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3B2E836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256EED9B" w:rsidR="00AE6801" w:rsidRPr="00E724F4" w:rsidRDefault="00D23CEF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BÁO CÁO </w:t>
      </w:r>
      <w:r w:rsidR="00C202B1" w:rsidRPr="00E724F4">
        <w:rPr>
          <w:b/>
          <w:bCs/>
          <w:sz w:val="32"/>
          <w:szCs w:val="32"/>
        </w:rPr>
        <w:t>BÀI TẬP LỚN</w:t>
      </w:r>
    </w:p>
    <w:p w14:paraId="2B9E1120" w14:textId="7870EFA5" w:rsidR="00C202B1" w:rsidRDefault="00C202B1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>HỌC PHẦN: &lt;TÊN HỌC PHẦN&gt;</w:t>
      </w:r>
    </w:p>
    <w:p w14:paraId="1FA692FE" w14:textId="6D50551D" w:rsidR="00B03F2E" w:rsidRPr="00E724F4" w:rsidRDefault="00B03F2E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MÃ HỌC PHẦN: &lt;MÃ HỌC PHẦN&gt;</w:t>
      </w:r>
    </w:p>
    <w:p w14:paraId="65D60E31" w14:textId="370BEC3B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419A312A" w:rsidR="004657F9" w:rsidRPr="00D23CEF" w:rsidRDefault="00C202B1" w:rsidP="004657F9">
      <w:pPr>
        <w:spacing w:before="120" w:after="0" w:line="240" w:lineRule="auto"/>
        <w:jc w:val="center"/>
        <w:rPr>
          <w:b/>
          <w:bCs/>
          <w:szCs w:val="24"/>
        </w:rPr>
      </w:pPr>
      <w:r>
        <w:rPr>
          <w:b/>
          <w:bCs/>
          <w:sz w:val="32"/>
          <w:szCs w:val="32"/>
        </w:rPr>
        <w:t>ĐỀ TÀI: &lt;TÊN ĐỀ TÀI&gt;</w:t>
      </w:r>
    </w:p>
    <w:p w14:paraId="32EAAF03" w14:textId="7048CA32" w:rsidR="001E589E" w:rsidRPr="00AE47E8" w:rsidRDefault="001E589E" w:rsidP="00A16434">
      <w:pPr>
        <w:spacing w:after="0" w:line="240" w:lineRule="auto"/>
      </w:pPr>
    </w:p>
    <w:p w14:paraId="7EC016A9" w14:textId="77777777" w:rsidR="004657F9" w:rsidRPr="00AE47E8" w:rsidRDefault="004657F9" w:rsidP="004657F9">
      <w:pPr>
        <w:jc w:val="center"/>
      </w:pPr>
    </w:p>
    <w:p w14:paraId="34329BA8" w14:textId="46E52295" w:rsidR="00C202B1" w:rsidRPr="008E7D06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D06">
        <w:rPr>
          <w:sz w:val="28"/>
          <w:szCs w:val="24"/>
          <w:lang w:val="en-US"/>
        </w:rPr>
        <w:tab/>
      </w:r>
      <w:r w:rsidRPr="008E7D06">
        <w:rPr>
          <w:sz w:val="28"/>
          <w:szCs w:val="24"/>
          <w:lang w:val="en-US"/>
        </w:rPr>
        <w:tab/>
        <w:t xml:space="preserve">  </w:t>
      </w:r>
    </w:p>
    <w:p w14:paraId="74F17E59" w14:textId="77777777" w:rsidR="00F57088" w:rsidRDefault="00F57088" w:rsidP="00F57088">
      <w:pPr>
        <w:ind w:left="1440" w:firstLine="720"/>
        <w:jc w:val="left"/>
        <w:rPr>
          <w:lang w:val="en-US"/>
        </w:rPr>
      </w:pPr>
      <w:proofErr w:type="spellStart"/>
      <w:r>
        <w:rPr>
          <w:sz w:val="28"/>
          <w:szCs w:val="24"/>
          <w:lang w:val="en-US"/>
        </w:rPr>
        <w:t>Các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</w:t>
      </w:r>
      <w:r w:rsidR="003E3490">
        <w:rPr>
          <w:sz w:val="28"/>
          <w:szCs w:val="24"/>
          <w:lang w:val="en-US"/>
        </w:rPr>
        <w:t>inh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viên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thực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hiện</w:t>
      </w:r>
      <w:proofErr w:type="spellEnd"/>
      <w:r w:rsidR="00E10AD7">
        <w:rPr>
          <w:sz w:val="28"/>
          <w:szCs w:val="24"/>
          <w:lang w:val="en-US"/>
        </w:rPr>
        <w:t xml:space="preserve"> (</w:t>
      </w:r>
      <w:proofErr w:type="spellStart"/>
      <w:r w:rsidR="00E10AD7">
        <w:rPr>
          <w:sz w:val="28"/>
          <w:szCs w:val="24"/>
          <w:lang w:val="en-US"/>
        </w:rPr>
        <w:t>trưởng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nhóm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xếp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số</w:t>
      </w:r>
      <w:proofErr w:type="spellEnd"/>
      <w:r w:rsidR="00E10AD7">
        <w:rPr>
          <w:sz w:val="28"/>
          <w:szCs w:val="24"/>
          <w:lang w:val="en-US"/>
        </w:rPr>
        <w:t xml:space="preserve"> 1)</w:t>
      </w:r>
      <w:r w:rsidR="003E3490">
        <w:rPr>
          <w:sz w:val="28"/>
          <w:szCs w:val="24"/>
          <w:lang w:val="en-US"/>
        </w:rPr>
        <w:t>:</w:t>
      </w:r>
    </w:p>
    <w:p w14:paraId="1CA6146A" w14:textId="489E1DFE" w:rsidR="004657F9" w:rsidRPr="003E3490" w:rsidRDefault="003E3490" w:rsidP="00F57088">
      <w:pPr>
        <w:ind w:left="2160" w:firstLine="720"/>
        <w:jc w:val="left"/>
        <w:rPr>
          <w:sz w:val="28"/>
          <w:szCs w:val="26"/>
        </w:rPr>
      </w:pPr>
      <w:r w:rsidRPr="003E3490">
        <w:rPr>
          <w:sz w:val="28"/>
          <w:szCs w:val="26"/>
          <w:lang w:val="en-US"/>
        </w:rPr>
        <w:t>&lt;</w:t>
      </w:r>
      <w:proofErr w:type="spellStart"/>
      <w:r w:rsidRPr="003E3490">
        <w:rPr>
          <w:sz w:val="28"/>
          <w:szCs w:val="26"/>
          <w:lang w:val="en-US"/>
        </w:rPr>
        <w:t>Mã</w:t>
      </w:r>
      <w:proofErr w:type="spellEnd"/>
      <w:r w:rsidRPr="003E3490">
        <w:rPr>
          <w:sz w:val="28"/>
          <w:szCs w:val="26"/>
          <w:lang w:val="en-US"/>
        </w:rPr>
        <w:t xml:space="preserve"> </w:t>
      </w:r>
      <w:proofErr w:type="spellStart"/>
      <w:r w:rsidRPr="003E3490">
        <w:rPr>
          <w:sz w:val="28"/>
          <w:szCs w:val="26"/>
          <w:lang w:val="en-US"/>
        </w:rPr>
        <w:t>sinh</w:t>
      </w:r>
      <w:proofErr w:type="spellEnd"/>
      <w:r w:rsidRPr="003E3490">
        <w:rPr>
          <w:sz w:val="28"/>
          <w:szCs w:val="26"/>
          <w:lang w:val="en-US"/>
        </w:rPr>
        <w:t xml:space="preserve"> </w:t>
      </w:r>
      <w:proofErr w:type="spellStart"/>
      <w:r w:rsidRPr="003E3490">
        <w:rPr>
          <w:sz w:val="28"/>
          <w:szCs w:val="26"/>
          <w:lang w:val="en-US"/>
        </w:rPr>
        <w:t>viên</w:t>
      </w:r>
      <w:proofErr w:type="spellEnd"/>
      <w:r w:rsidRPr="003E3490">
        <w:rPr>
          <w:sz w:val="28"/>
          <w:szCs w:val="26"/>
          <w:lang w:val="en-US"/>
        </w:rPr>
        <w:t>&gt;</w:t>
      </w:r>
      <w:r w:rsidRPr="003E3490">
        <w:rPr>
          <w:sz w:val="28"/>
          <w:szCs w:val="26"/>
          <w:lang w:val="en-US"/>
        </w:rPr>
        <w:tab/>
        <w:t>&lt;</w:t>
      </w:r>
      <w:proofErr w:type="spellStart"/>
      <w:r w:rsidRPr="003E3490">
        <w:rPr>
          <w:sz w:val="28"/>
          <w:szCs w:val="26"/>
          <w:lang w:val="en-US"/>
        </w:rPr>
        <w:t>Họ</w:t>
      </w:r>
      <w:proofErr w:type="spellEnd"/>
      <w:r w:rsidRPr="003E3490">
        <w:rPr>
          <w:sz w:val="28"/>
          <w:szCs w:val="26"/>
          <w:lang w:val="en-US"/>
        </w:rPr>
        <w:t xml:space="preserve"> </w:t>
      </w:r>
      <w:proofErr w:type="spellStart"/>
      <w:r w:rsidRPr="003E3490">
        <w:rPr>
          <w:sz w:val="28"/>
          <w:szCs w:val="26"/>
          <w:lang w:val="en-US"/>
        </w:rPr>
        <w:t>tên</w:t>
      </w:r>
      <w:proofErr w:type="spellEnd"/>
      <w:r w:rsidRPr="003E3490">
        <w:rPr>
          <w:sz w:val="28"/>
          <w:szCs w:val="26"/>
          <w:lang w:val="en-US"/>
        </w:rPr>
        <w:t xml:space="preserve"> </w:t>
      </w:r>
      <w:proofErr w:type="spellStart"/>
      <w:r w:rsidRPr="003E3490">
        <w:rPr>
          <w:sz w:val="28"/>
          <w:szCs w:val="26"/>
          <w:lang w:val="en-US"/>
        </w:rPr>
        <w:t>sinh</w:t>
      </w:r>
      <w:proofErr w:type="spellEnd"/>
      <w:r w:rsidRPr="003E3490">
        <w:rPr>
          <w:sz w:val="28"/>
          <w:szCs w:val="26"/>
          <w:lang w:val="en-US"/>
        </w:rPr>
        <w:t xml:space="preserve"> </w:t>
      </w:r>
      <w:proofErr w:type="spellStart"/>
      <w:r w:rsidRPr="003E3490">
        <w:rPr>
          <w:sz w:val="28"/>
          <w:szCs w:val="26"/>
          <w:lang w:val="en-US"/>
        </w:rPr>
        <w:t>viên</w:t>
      </w:r>
      <w:proofErr w:type="spellEnd"/>
      <w:r w:rsidRPr="003E3490">
        <w:rPr>
          <w:sz w:val="28"/>
          <w:szCs w:val="26"/>
          <w:lang w:val="en-US"/>
        </w:rPr>
        <w:t>&gt;</w:t>
      </w:r>
      <w:r w:rsidR="003A1049" w:rsidRPr="003E3490">
        <w:rPr>
          <w:sz w:val="28"/>
          <w:szCs w:val="26"/>
          <w:lang w:val="en-US"/>
        </w:rPr>
        <w:tab/>
      </w:r>
      <w:r w:rsidR="003A1049" w:rsidRPr="003E3490">
        <w:rPr>
          <w:sz w:val="28"/>
          <w:szCs w:val="26"/>
          <w:lang w:val="en-US"/>
        </w:rPr>
        <w:tab/>
      </w:r>
    </w:p>
    <w:p w14:paraId="39DC6A38" w14:textId="77777777" w:rsidR="004657F9" w:rsidRPr="00AE47E8" w:rsidRDefault="004657F9" w:rsidP="004657F9">
      <w:pPr>
        <w:jc w:val="center"/>
      </w:pPr>
    </w:p>
    <w:p w14:paraId="329BAF1B" w14:textId="77777777" w:rsidR="00F57088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nhóm</w:t>
      </w:r>
      <w:proofErr w:type="spellEnd"/>
      <w:r>
        <w:rPr>
          <w:sz w:val="28"/>
          <w:szCs w:val="24"/>
          <w:lang w:val="en-US"/>
        </w:rPr>
        <w:t>: &lt;</w:t>
      </w:r>
      <w:proofErr w:type="spellStart"/>
      <w:r>
        <w:rPr>
          <w:sz w:val="28"/>
          <w:szCs w:val="24"/>
          <w:lang w:val="en-US"/>
        </w:rPr>
        <w:t>số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nhóm</w:t>
      </w:r>
      <w:proofErr w:type="spellEnd"/>
      <w:r>
        <w:rPr>
          <w:sz w:val="28"/>
          <w:szCs w:val="24"/>
          <w:lang w:val="en-US"/>
        </w:rPr>
        <w:t>&gt;</w:t>
      </w:r>
    </w:p>
    <w:p w14:paraId="1999738E" w14:textId="53DBB1D0" w:rsidR="00F57088" w:rsidRPr="008E7D06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lớp</w:t>
      </w:r>
      <w:proofErr w:type="spellEnd"/>
      <w:r>
        <w:rPr>
          <w:sz w:val="28"/>
          <w:szCs w:val="24"/>
          <w:lang w:val="en-US"/>
        </w:rPr>
        <w:t>: &lt;</w:t>
      </w: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lớp</w:t>
      </w:r>
      <w:proofErr w:type="spellEnd"/>
      <w:r>
        <w:rPr>
          <w:sz w:val="28"/>
          <w:szCs w:val="24"/>
          <w:lang w:val="en-US"/>
        </w:rPr>
        <w:t>&gt;</w:t>
      </w:r>
      <w:r>
        <w:rPr>
          <w:sz w:val="28"/>
          <w:szCs w:val="24"/>
          <w:lang w:val="en-US"/>
        </w:rPr>
        <w:tab/>
      </w:r>
    </w:p>
    <w:p w14:paraId="573F5D85" w14:textId="77777777" w:rsidR="004657F9" w:rsidRPr="00AE47E8" w:rsidRDefault="004657F9" w:rsidP="004657F9">
      <w:pPr>
        <w:jc w:val="center"/>
      </w:pPr>
    </w:p>
    <w:p w14:paraId="02B7D34E" w14:textId="77777777" w:rsidR="004657F9" w:rsidRPr="00AE47E8" w:rsidRDefault="004657F9" w:rsidP="004657F9">
      <w:pPr>
        <w:jc w:val="center"/>
      </w:pPr>
    </w:p>
    <w:p w14:paraId="58E3D314" w14:textId="77777777" w:rsidR="004657F9" w:rsidRPr="00AE47E8" w:rsidRDefault="004657F9" w:rsidP="004657F9">
      <w:pPr>
        <w:jc w:val="center"/>
      </w:pPr>
    </w:p>
    <w:p w14:paraId="4C117705" w14:textId="0D990ADF" w:rsidR="004657F9" w:rsidRPr="00AE47E8" w:rsidRDefault="00C202B1" w:rsidP="00F57088">
      <w:pPr>
        <w:jc w:val="center"/>
      </w:pPr>
      <w:proofErr w:type="spellStart"/>
      <w:r w:rsidRPr="00C202B1">
        <w:rPr>
          <w:sz w:val="28"/>
          <w:szCs w:val="26"/>
        </w:rPr>
        <w:t>Giảng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viên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hướng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dẫn</w:t>
      </w:r>
      <w:proofErr w:type="spellEnd"/>
      <w:r w:rsidRPr="00C202B1">
        <w:rPr>
          <w:sz w:val="28"/>
          <w:szCs w:val="26"/>
        </w:rPr>
        <w:t>: &lt;</w:t>
      </w:r>
      <w:proofErr w:type="spellStart"/>
      <w:r w:rsidRPr="00C202B1">
        <w:rPr>
          <w:sz w:val="28"/>
          <w:szCs w:val="26"/>
        </w:rPr>
        <w:t>Chức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danh</w:t>
      </w:r>
      <w:proofErr w:type="spellEnd"/>
      <w:r w:rsidRPr="00C202B1">
        <w:rPr>
          <w:sz w:val="28"/>
          <w:szCs w:val="26"/>
        </w:rPr>
        <w:t>&gt; + &lt;</w:t>
      </w:r>
      <w:proofErr w:type="spellStart"/>
      <w:r w:rsidRPr="00C202B1">
        <w:rPr>
          <w:sz w:val="28"/>
          <w:szCs w:val="26"/>
        </w:rPr>
        <w:t>Họ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tên</w:t>
      </w:r>
      <w:proofErr w:type="spellEnd"/>
      <w:r w:rsidRPr="00C202B1">
        <w:rPr>
          <w:sz w:val="28"/>
          <w:szCs w:val="26"/>
        </w:rPr>
        <w:t xml:space="preserve"> GV&gt;</w:t>
      </w:r>
    </w:p>
    <w:p w14:paraId="44BAAB04" w14:textId="60135707" w:rsidR="004657F9" w:rsidRPr="00AE47E8" w:rsidRDefault="007918BA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AE47E8">
        <w:rPr>
          <w:b/>
          <w:bCs/>
          <w:sz w:val="28"/>
          <w:szCs w:val="26"/>
        </w:rPr>
        <w:t xml:space="preserve"> </w:t>
      </w:r>
      <w:r w:rsidR="004657F9" w:rsidRPr="00AE47E8">
        <w:rPr>
          <w:b/>
          <w:bCs/>
          <w:sz w:val="28"/>
          <w:szCs w:val="26"/>
          <w:lang w:val="vi-VN"/>
        </w:rPr>
        <w:t>202</w:t>
      </w:r>
      <w:r w:rsidR="00C202B1">
        <w:rPr>
          <w:b/>
          <w:bCs/>
          <w:sz w:val="28"/>
          <w:szCs w:val="26"/>
          <w:lang w:val="en-US"/>
        </w:rPr>
        <w:t>4</w:t>
      </w:r>
    </w:p>
    <w:p w14:paraId="1B6E7E4D" w14:textId="4A292A57" w:rsidR="00274447" w:rsidRPr="00B6285A" w:rsidRDefault="00274447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74447">
        <w:rPr>
          <w:b/>
          <w:bCs/>
          <w:sz w:val="28"/>
          <w:szCs w:val="24"/>
        </w:rPr>
        <w:lastRenderedPageBreak/>
        <w:t>PHÂN CÔNG NHIỆM VỤ NHÓM THỰC HIỆN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459"/>
        <w:gridCol w:w="2925"/>
        <w:gridCol w:w="1512"/>
      </w:tblGrid>
      <w:tr w:rsidR="00E10AD7" w:rsidRPr="00E10AD7" w14:paraId="482A71F3" w14:textId="77777777" w:rsidTr="00D41C81">
        <w:tc>
          <w:tcPr>
            <w:tcW w:w="562" w:type="dxa"/>
            <w:vAlign w:val="center"/>
          </w:tcPr>
          <w:p w14:paraId="21383632" w14:textId="7F1E67FE" w:rsidR="00E10AD7" w:rsidRP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4459" w:type="dxa"/>
            <w:vAlign w:val="center"/>
          </w:tcPr>
          <w:p w14:paraId="0483DE7B" w14:textId="18A3FF4C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2925" w:type="dxa"/>
            <w:vAlign w:val="center"/>
          </w:tcPr>
          <w:p w14:paraId="51FABEA5" w14:textId="1E4A96D3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512" w:type="dxa"/>
          </w:tcPr>
          <w:p w14:paraId="1B708EFE" w14:textId="2CEAFCC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</w:p>
        </w:tc>
      </w:tr>
      <w:tr w:rsidR="00E10AD7" w14:paraId="600076AF" w14:textId="77777777" w:rsidTr="00D41C81">
        <w:tc>
          <w:tcPr>
            <w:tcW w:w="562" w:type="dxa"/>
          </w:tcPr>
          <w:p w14:paraId="1F6262A7" w14:textId="2E88D885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4459" w:type="dxa"/>
          </w:tcPr>
          <w:p w14:paraId="1C6F5F4F" w14:textId="662905F1" w:rsidR="00E10AD7" w:rsidRDefault="00D41C81" w:rsidP="00E10AD7">
            <w:pPr>
              <w:pStyle w:val="CTDT-Text"/>
              <w:spacing w:before="0" w:line="264" w:lineRule="auto"/>
              <w:ind w:firstLine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Moodle LMS</w:t>
            </w:r>
          </w:p>
        </w:tc>
        <w:tc>
          <w:tcPr>
            <w:tcW w:w="2925" w:type="dxa"/>
          </w:tcPr>
          <w:p w14:paraId="77A82DD7" w14:textId="47351DD2" w:rsidR="00E10AD7" w:rsidRDefault="00D41C81" w:rsidP="00E10AD7">
            <w:pPr>
              <w:pStyle w:val="CTDT-Text"/>
              <w:spacing w:before="0" w:line="264" w:lineRule="auto"/>
              <w:ind w:firstLine="0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A</w:t>
            </w:r>
          </w:p>
        </w:tc>
        <w:tc>
          <w:tcPr>
            <w:tcW w:w="1512" w:type="dxa"/>
          </w:tcPr>
          <w:p w14:paraId="09F390A3" w14:textId="4BF7B245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15/9/2024</w:t>
            </w:r>
          </w:p>
        </w:tc>
      </w:tr>
      <w:tr w:rsidR="00E10AD7" w14:paraId="39C92D62" w14:textId="77777777" w:rsidTr="00D41C81">
        <w:tc>
          <w:tcPr>
            <w:tcW w:w="562" w:type="dxa"/>
          </w:tcPr>
          <w:p w14:paraId="0CD5FDA1" w14:textId="52E7452D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4459" w:type="dxa"/>
          </w:tcPr>
          <w:p w14:paraId="086FCC1A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43F5C747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46EAD3B9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57ED6DED" w14:textId="77777777" w:rsidTr="00D41C81">
        <w:tc>
          <w:tcPr>
            <w:tcW w:w="562" w:type="dxa"/>
          </w:tcPr>
          <w:p w14:paraId="75DEE5E2" w14:textId="0D55A78B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4459" w:type="dxa"/>
          </w:tcPr>
          <w:p w14:paraId="032614C7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66F7CB91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4B495923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0F21F800" w14:textId="77777777" w:rsidTr="00D41C81">
        <w:tc>
          <w:tcPr>
            <w:tcW w:w="562" w:type="dxa"/>
          </w:tcPr>
          <w:p w14:paraId="4A9F119C" w14:textId="2A092AF5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4459" w:type="dxa"/>
          </w:tcPr>
          <w:p w14:paraId="537378D2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0FEEE064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5A231679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7E0F3BFB" w14:textId="297CFF0D" w:rsidR="00E10AD7" w:rsidRDefault="00E10AD7" w:rsidP="00E10AD7">
      <w:pPr>
        <w:pStyle w:val="CTDT-Text"/>
        <w:ind w:firstLine="0"/>
      </w:pPr>
    </w:p>
    <w:p w14:paraId="41B2A12E" w14:textId="3B6FC6C4" w:rsidR="00704F00" w:rsidRPr="00B6285A" w:rsidRDefault="00704F00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74447">
        <w:rPr>
          <w:b/>
          <w:bCs/>
          <w:sz w:val="28"/>
          <w:szCs w:val="24"/>
        </w:rPr>
        <w:t>NHÓM THỰC HIỆN</w:t>
      </w:r>
      <w:r>
        <w:rPr>
          <w:b/>
          <w:bCs/>
          <w:sz w:val="28"/>
          <w:szCs w:val="24"/>
        </w:rPr>
        <w:t xml:space="preserve"> TỰ ĐÁNH GIÁ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1417"/>
        <w:gridCol w:w="1417"/>
        <w:gridCol w:w="1417"/>
        <w:gridCol w:w="1417"/>
      </w:tblGrid>
      <w:tr w:rsidR="00704F00" w:rsidRPr="00E10AD7" w14:paraId="0B557AEF" w14:textId="01523E66" w:rsidTr="00D8007E">
        <w:tc>
          <w:tcPr>
            <w:tcW w:w="562" w:type="dxa"/>
            <w:vAlign w:val="center"/>
          </w:tcPr>
          <w:p w14:paraId="7CDE2C30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1843" w:type="dxa"/>
            <w:vAlign w:val="center"/>
          </w:tcPr>
          <w:p w14:paraId="72521C67" w14:textId="5ACCA781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276" w:type="dxa"/>
            <w:vAlign w:val="center"/>
          </w:tcPr>
          <w:p w14:paraId="53189C12" w14:textId="4609726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417" w:type="dxa"/>
          </w:tcPr>
          <w:p w14:paraId="722833BB" w14:textId="22342EEA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CV</w:t>
            </w:r>
          </w:p>
        </w:tc>
        <w:tc>
          <w:tcPr>
            <w:tcW w:w="1417" w:type="dxa"/>
          </w:tcPr>
          <w:p w14:paraId="7301618C" w14:textId="018C4CAD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1417" w:type="dxa"/>
          </w:tcPr>
          <w:p w14:paraId="718C3509" w14:textId="0D99A9B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1417" w:type="dxa"/>
          </w:tcPr>
          <w:p w14:paraId="4B307259" w14:textId="463623F0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đạo</w:t>
            </w:r>
            <w:proofErr w:type="spellEnd"/>
          </w:p>
        </w:tc>
      </w:tr>
      <w:tr w:rsidR="00704F00" w14:paraId="46EDD024" w14:textId="1C9F9484" w:rsidTr="00D8007E">
        <w:tc>
          <w:tcPr>
            <w:tcW w:w="562" w:type="dxa"/>
          </w:tcPr>
          <w:p w14:paraId="6959C8D0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3479B0ED" w14:textId="23453FB3" w:rsidR="00704F00" w:rsidRDefault="00704F00" w:rsidP="00DA474C">
            <w:pPr>
              <w:pStyle w:val="CTDT-Text"/>
              <w:spacing w:before="0" w:line="264" w:lineRule="auto"/>
              <w:ind w:firstLine="0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A</w:t>
            </w:r>
          </w:p>
        </w:tc>
        <w:tc>
          <w:tcPr>
            <w:tcW w:w="1276" w:type="dxa"/>
          </w:tcPr>
          <w:p w14:paraId="3B853403" w14:textId="5524813A" w:rsidR="00704F00" w:rsidRDefault="00942225" w:rsidP="00942225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00292E9C" w14:textId="02624ABA" w:rsidR="00704F00" w:rsidRDefault="00942225" w:rsidP="00942225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2E05D60C" w14:textId="0FD96D2F" w:rsidR="00704F00" w:rsidRDefault="00942225" w:rsidP="00942225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42244F59" w14:textId="233E4C9D" w:rsidR="00704F00" w:rsidRDefault="00942225" w:rsidP="00942225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31113E75" w14:textId="280DF7C8" w:rsidR="00704F00" w:rsidRDefault="00942225" w:rsidP="00942225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</w:tr>
      <w:tr w:rsidR="00704F00" w14:paraId="4CF911B5" w14:textId="7D95D250" w:rsidTr="00D8007E">
        <w:tc>
          <w:tcPr>
            <w:tcW w:w="562" w:type="dxa"/>
          </w:tcPr>
          <w:p w14:paraId="2C56DB22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1B21785A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6E12D5B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639E5A3F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3569B79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032A509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7B22FA9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29BBB314" w14:textId="09DB561E" w:rsidTr="00D8007E">
        <w:tc>
          <w:tcPr>
            <w:tcW w:w="562" w:type="dxa"/>
          </w:tcPr>
          <w:p w14:paraId="0A291909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65B21E4C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7D41340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97507DE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2A1AB5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D598285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E8369C8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73A71DD3" w14:textId="527DEFED" w:rsidTr="00D8007E">
        <w:tc>
          <w:tcPr>
            <w:tcW w:w="562" w:type="dxa"/>
          </w:tcPr>
          <w:p w14:paraId="20D1E188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2EC5DB06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77704CFE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2A46A7F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FE39904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4EE8B9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46A41DF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3B515ABB" w14:textId="6A025BFA" w:rsidR="00E10AD7" w:rsidRDefault="005A00C7" w:rsidP="00B6285A">
      <w:pPr>
        <w:pStyle w:val="CTDT-Text"/>
        <w:spacing w:before="240" w:line="240" w:lineRule="auto"/>
      </w:pPr>
      <w:proofErr w:type="spellStart"/>
      <w:r w:rsidRPr="005A00C7">
        <w:rPr>
          <w:b/>
          <w:bCs/>
          <w:i/>
          <w:iCs/>
        </w:rPr>
        <w:t>Ghi</w:t>
      </w:r>
      <w:proofErr w:type="spellEnd"/>
      <w:r w:rsidRPr="005A00C7">
        <w:rPr>
          <w:b/>
          <w:bCs/>
          <w:i/>
          <w:iCs/>
        </w:rPr>
        <w:t xml:space="preserve"> </w:t>
      </w:r>
      <w:proofErr w:type="spellStart"/>
      <w:r w:rsidRPr="005A00C7">
        <w:rPr>
          <w:b/>
          <w:bCs/>
          <w:i/>
          <w:iCs/>
        </w:rPr>
        <w:t>chú</w:t>
      </w:r>
      <w:proofErr w:type="spellEnd"/>
      <w:r>
        <w:t>:</w:t>
      </w:r>
    </w:p>
    <w:p w14:paraId="0004B212" w14:textId="1A999ABE" w:rsidR="005A00C7" w:rsidRDefault="005A00C7" w:rsidP="005A00C7">
      <w:pPr>
        <w:pStyle w:val="CTDT-Bullet1"/>
      </w:pPr>
      <w:proofErr w:type="spellStart"/>
      <w:r w:rsidRPr="005A00C7">
        <w:t>Thái</w:t>
      </w:r>
      <w:proofErr w:type="spellEnd"/>
      <w:r w:rsidRPr="005A00C7">
        <w:t xml:space="preserve"> </w:t>
      </w:r>
      <w:proofErr w:type="spellStart"/>
      <w:r w:rsidRPr="005A00C7">
        <w:t>độ</w:t>
      </w:r>
      <w:proofErr w:type="spellEnd"/>
      <w:r w:rsidRPr="005A00C7">
        <w:t xml:space="preserve"> </w:t>
      </w:r>
      <w:proofErr w:type="spellStart"/>
      <w:r w:rsidRPr="005A00C7">
        <w:t>tham</w:t>
      </w:r>
      <w:proofErr w:type="spellEnd"/>
      <w:r w:rsidRPr="005A00C7">
        <w:t xml:space="preserve"> </w:t>
      </w:r>
      <w:proofErr w:type="spellStart"/>
      <w:r w:rsidRPr="005A00C7">
        <w:t>gia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>).</w:t>
      </w:r>
    </w:p>
    <w:p w14:paraId="73C5A8DF" w14:textId="7BDE056C" w:rsidR="005A00C7" w:rsidRDefault="005A00C7" w:rsidP="005A00C7">
      <w:pPr>
        <w:pStyle w:val="CTDT-Bullet1"/>
      </w:pPr>
      <w:proofErr w:type="spellStart"/>
      <w:r w:rsidRPr="005A00C7">
        <w:t>Mức</w:t>
      </w:r>
      <w:proofErr w:type="spellEnd"/>
      <w:r w:rsidRPr="005A00C7"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CV</w:t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</w:t>
      </w:r>
      <w:r w:rsidRPr="005A00C7">
        <w:t>ức</w:t>
      </w:r>
      <w:proofErr w:type="spellEnd"/>
      <w:r w:rsidRPr="005A00C7"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29A8802A" w14:textId="405A0DA3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giao</w:t>
      </w:r>
      <w:proofErr w:type="spellEnd"/>
      <w:r w:rsidRPr="005A00C7">
        <w:t xml:space="preserve"> </w:t>
      </w:r>
      <w:proofErr w:type="spellStart"/>
      <w:r w:rsidRPr="005A00C7">
        <w:t>tiếp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538C84D4" w14:textId="1DBF1B19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hợp</w:t>
      </w:r>
      <w:proofErr w:type="spellEnd"/>
      <w:r w:rsidRPr="005A00C7">
        <w:t xml:space="preserve"> </w:t>
      </w:r>
      <w:proofErr w:type="spellStart"/>
      <w:r w:rsidRPr="005A00C7">
        <w:t>tác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 w:rsidR="00942225">
        <w:t xml:space="preserve">, </w:t>
      </w:r>
      <w:proofErr w:type="spellStart"/>
      <w:r w:rsidR="00942225">
        <w:t>giải</w:t>
      </w:r>
      <w:proofErr w:type="spellEnd"/>
      <w:r w:rsidR="00942225">
        <w:t xml:space="preserve"> </w:t>
      </w:r>
      <w:proofErr w:type="spellStart"/>
      <w:r w:rsidR="00942225">
        <w:t>quyết</w:t>
      </w:r>
      <w:proofErr w:type="spellEnd"/>
      <w:r w:rsidR="00942225">
        <w:t xml:space="preserve"> </w:t>
      </w:r>
      <w:proofErr w:type="spellStart"/>
      <w:r w:rsidR="00942225">
        <w:t>mâu</w:t>
      </w:r>
      <w:proofErr w:type="spellEnd"/>
      <w:r w:rsidR="00942225">
        <w:t xml:space="preserve"> </w:t>
      </w:r>
      <w:proofErr w:type="spellStart"/>
      <w:r w:rsidR="00942225">
        <w:t>thuẫn</w:t>
      </w:r>
      <w:proofErr w:type="spellEnd"/>
      <w:r w:rsidR="00942225">
        <w:t xml:space="preserve">, </w:t>
      </w:r>
      <w:proofErr w:type="spellStart"/>
      <w:r w:rsidR="00942225">
        <w:t>xung</w:t>
      </w:r>
      <w:proofErr w:type="spellEnd"/>
      <w:r w:rsidR="00942225">
        <w:t xml:space="preserve"> </w:t>
      </w:r>
      <w:proofErr w:type="spellStart"/>
      <w:r w:rsidR="00942225">
        <w:t>đột</w:t>
      </w:r>
      <w:proofErr w:type="spellEnd"/>
    </w:p>
    <w:p w14:paraId="778F7C6E" w14:textId="13A5A7D6" w:rsidR="005A00C7" w:rsidRPr="00AE47E8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lãnh</w:t>
      </w:r>
      <w:proofErr w:type="spellEnd"/>
      <w:r w:rsidRPr="005A00C7">
        <w:t xml:space="preserve"> </w:t>
      </w:r>
      <w:proofErr w:type="spellStart"/>
      <w:r w:rsidRPr="005A00C7">
        <w:t>đạo</w:t>
      </w:r>
      <w:proofErr w:type="spellEnd"/>
      <w:r w:rsidR="00942225">
        <w:t xml:space="preserve">: </w:t>
      </w:r>
      <w:proofErr w:type="spellStart"/>
      <w:r w:rsidR="00942225">
        <w:t>Đánh</w:t>
      </w:r>
      <w:proofErr w:type="spellEnd"/>
      <w:r w:rsidR="00942225">
        <w:t xml:space="preserve"> </w:t>
      </w:r>
      <w:proofErr w:type="spellStart"/>
      <w:r w:rsidR="00942225">
        <w:t>giá</w:t>
      </w:r>
      <w:proofErr w:type="spellEnd"/>
      <w:r w:rsidR="00942225">
        <w:t xml:space="preserve"> </w:t>
      </w:r>
      <w:proofErr w:type="spellStart"/>
      <w:r w:rsidR="00942225">
        <w:t>điểm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(</w:t>
      </w:r>
      <w:proofErr w:type="spellStart"/>
      <w:r w:rsidR="00942225">
        <w:t>từ</w:t>
      </w:r>
      <w:proofErr w:type="spellEnd"/>
      <w:r w:rsidR="00942225">
        <w:t xml:space="preserve"> 0: </w:t>
      </w:r>
      <w:proofErr w:type="spellStart"/>
      <w:r w:rsidR="00942225">
        <w:t>không</w:t>
      </w:r>
      <w:proofErr w:type="spellEnd"/>
      <w:r w:rsidR="00942225">
        <w:t xml:space="preserve">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, </w:t>
      </w:r>
      <w:proofErr w:type="spellStart"/>
      <w:r w:rsidR="00942225">
        <w:t>đến</w:t>
      </w:r>
      <w:proofErr w:type="spellEnd"/>
      <w:r w:rsidR="00942225">
        <w:t xml:space="preserve"> 5: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</w:t>
      </w:r>
      <w:proofErr w:type="spellStart"/>
      <w:r w:rsidR="00942225">
        <w:t>tốt</w:t>
      </w:r>
      <w:proofErr w:type="spellEnd"/>
      <w:r w:rsidR="00942225">
        <w:t xml:space="preserve">, </w:t>
      </w:r>
      <w:proofErr w:type="spellStart"/>
      <w:r w:rsidR="00942225">
        <w:t>tổ</w:t>
      </w:r>
      <w:proofErr w:type="spellEnd"/>
      <w:r w:rsidR="00942225">
        <w:t xml:space="preserve"> </w:t>
      </w:r>
      <w:proofErr w:type="spellStart"/>
      <w:r w:rsidR="00942225">
        <w:t>chức</w:t>
      </w:r>
      <w:proofErr w:type="spellEnd"/>
      <w:r w:rsidR="00942225">
        <w:t xml:space="preserve"> </w:t>
      </w:r>
      <w:proofErr w:type="spellStart"/>
      <w:r w:rsidR="00942225">
        <w:t>và</w:t>
      </w:r>
      <w:proofErr w:type="spellEnd"/>
      <w:r w:rsidR="00942225">
        <w:t xml:space="preserve"> </w:t>
      </w:r>
      <w:proofErr w:type="spellStart"/>
      <w:r w:rsidR="00942225">
        <w:t>điều</w:t>
      </w:r>
      <w:proofErr w:type="spellEnd"/>
      <w:r w:rsidR="00942225">
        <w:t xml:space="preserve"> </w:t>
      </w:r>
      <w:proofErr w:type="spellStart"/>
      <w:r w:rsidR="00942225">
        <w:t>phối</w:t>
      </w:r>
      <w:proofErr w:type="spellEnd"/>
      <w:r w:rsidR="00942225">
        <w:t xml:space="preserve"> </w:t>
      </w:r>
      <w:proofErr w:type="spellStart"/>
      <w:r w:rsidR="00942225">
        <w:t>công</w:t>
      </w:r>
      <w:proofErr w:type="spellEnd"/>
      <w:r w:rsidR="00942225">
        <w:t xml:space="preserve"> </w:t>
      </w:r>
      <w:proofErr w:type="spellStart"/>
      <w:r w:rsidR="00942225">
        <w:t>việc</w:t>
      </w:r>
      <w:proofErr w:type="spellEnd"/>
      <w:r w:rsidR="00942225">
        <w:t xml:space="preserve"> </w:t>
      </w:r>
      <w:proofErr w:type="spellStart"/>
      <w:r w:rsidR="00942225">
        <w:t>trong</w:t>
      </w:r>
      <w:proofErr w:type="spellEnd"/>
      <w:r w:rsidR="00942225">
        <w:t xml:space="preserve"> </w:t>
      </w:r>
      <w:proofErr w:type="spellStart"/>
      <w:r w:rsidR="00942225">
        <w:t>nhóm</w:t>
      </w:r>
      <w:proofErr w:type="spellEnd"/>
      <w:r w:rsidR="00942225">
        <w:t xml:space="preserve"> </w:t>
      </w:r>
      <w:proofErr w:type="spellStart"/>
      <w:r w:rsidR="00942225">
        <w:t>hiệu</w:t>
      </w:r>
      <w:proofErr w:type="spellEnd"/>
      <w:r w:rsidR="00942225">
        <w:t xml:space="preserve"> </w:t>
      </w:r>
      <w:proofErr w:type="spellStart"/>
      <w:r w:rsidR="00942225">
        <w:t>quả</w:t>
      </w:r>
      <w:proofErr w:type="spellEnd"/>
      <w:r w:rsidR="00942225">
        <w:t>).</w:t>
      </w:r>
    </w:p>
    <w:p w14:paraId="52A20CF4" w14:textId="60AD5126" w:rsidR="00E10AD7" w:rsidRDefault="00E10AD7">
      <w:pPr>
        <w:spacing w:after="160" w:line="259" w:lineRule="auto"/>
        <w:jc w:val="left"/>
      </w:pPr>
      <w:r>
        <w:br w:type="page"/>
      </w:r>
    </w:p>
    <w:p w14:paraId="75271FD2" w14:textId="77777777" w:rsidR="00E10AD7" w:rsidRPr="00AE47E8" w:rsidRDefault="00E10AD7" w:rsidP="00E10AD7">
      <w:pPr>
        <w:pStyle w:val="CTDT-H0"/>
      </w:pPr>
      <w:bookmarkStart w:id="0" w:name="_Toc182297925"/>
      <w:r w:rsidRPr="00AE47E8">
        <w:lastRenderedPageBreak/>
        <w:t>MỤC LỤC</w:t>
      </w:r>
      <w:bookmarkEnd w:id="0"/>
    </w:p>
    <w:p w14:paraId="174772C1" w14:textId="2768E460" w:rsidR="00C17AAF" w:rsidRDefault="00C17AAF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r>
        <w:fldChar w:fldCharType="begin"/>
      </w:r>
      <w:r>
        <w:instrText xml:space="preserve"> TOC \h \z \u \t "CTDT-H1,1,CTDT-H2,2,CTDT-H3,3,CTDT-H0,1,CTDT-H3.1,3,CTDT-H3.0,3" </w:instrText>
      </w:r>
      <w:r>
        <w:fldChar w:fldCharType="separate"/>
      </w:r>
      <w:hyperlink w:anchor="_Toc182297925" w:history="1">
        <w:r w:rsidRPr="000D5E6D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_Toc182297925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0A1009" w14:textId="2406DE92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26" w:history="1">
        <w:r w:rsidR="00C17AAF" w:rsidRPr="000D5E6D">
          <w:rPr>
            <w:rStyle w:val="Hyperlink"/>
            <w:noProof/>
          </w:rPr>
          <w:t>DANH MỤC CÁC HÌNH VẼ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_Toc182297926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4</w:t>
        </w:r>
        <w:r w:rsidR="00C17AAF">
          <w:rPr>
            <w:noProof/>
            <w:webHidden/>
          </w:rPr>
          <w:fldChar w:fldCharType="end"/>
        </w:r>
      </w:hyperlink>
    </w:p>
    <w:p w14:paraId="3C15EC68" w14:textId="19759F61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27" w:history="1">
        <w:r w:rsidR="00C17AAF" w:rsidRPr="000D5E6D">
          <w:rPr>
            <w:rStyle w:val="Hyperlink"/>
            <w:noProof/>
          </w:rPr>
          <w:t>DANH MỤC CÁC BẢNG BIỂU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_Toc182297927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4</w:t>
        </w:r>
        <w:r w:rsidR="00C17AAF">
          <w:rPr>
            <w:noProof/>
            <w:webHidden/>
          </w:rPr>
          <w:fldChar w:fldCharType="end"/>
        </w:r>
      </w:hyperlink>
    </w:p>
    <w:p w14:paraId="301B2208" w14:textId="1726706C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28" w:history="1">
        <w:r w:rsidR="00C17AAF" w:rsidRPr="000D5E6D">
          <w:rPr>
            <w:rStyle w:val="Hyperlink"/>
            <w:noProof/>
          </w:rPr>
          <w:t>DANH MỤC CÁC TỪ VIẾT TẮT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_Toc182297928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5</w:t>
        </w:r>
        <w:r w:rsidR="00C17AAF">
          <w:rPr>
            <w:noProof/>
            <w:webHidden/>
          </w:rPr>
          <w:fldChar w:fldCharType="end"/>
        </w:r>
      </w:hyperlink>
    </w:p>
    <w:p w14:paraId="1BF554FD" w14:textId="07CE6D2F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29" w:history="1">
        <w:r w:rsidR="00C17AAF" w:rsidRPr="000D5E6D">
          <w:rPr>
            <w:rStyle w:val="Hyperlink"/>
            <w:noProof/>
          </w:rPr>
          <w:t>MỞ ĐẦU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_Toc182297929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6</w:t>
        </w:r>
        <w:r w:rsidR="00C17AAF">
          <w:rPr>
            <w:noProof/>
            <w:webHidden/>
          </w:rPr>
          <w:fldChar w:fldCharType="end"/>
        </w:r>
      </w:hyperlink>
    </w:p>
    <w:p w14:paraId="2DCA3DB6" w14:textId="5E060AA8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0" w:history="1">
        <w:r w:rsidR="00C17AAF" w:rsidRPr="000D5E6D">
          <w:rPr>
            <w:rStyle w:val="Hyperlink"/>
            <w:rFonts w:ascii="Times New Roman Bold" w:hAnsi="Times New Roman Bold"/>
            <w:noProof/>
          </w:rPr>
          <w:t>CHƯƠNG 1.</w:t>
        </w:r>
        <w:r w:rsidR="00C17AAF" w:rsidRPr="000D5E6D">
          <w:rPr>
            <w:rStyle w:val="Hyperlink"/>
            <w:noProof/>
          </w:rPr>
          <w:t xml:space="preserve"> TỔNG QUAN VỀ HỆ THỐNG MOODLE LMS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_Toc182297930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7</w:t>
        </w:r>
        <w:r w:rsidR="00C17AAF">
          <w:rPr>
            <w:noProof/>
            <w:webHidden/>
          </w:rPr>
          <w:fldChar w:fldCharType="end"/>
        </w:r>
      </w:hyperlink>
    </w:p>
    <w:p w14:paraId="42AE33C0" w14:textId="6750FF2B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1" w:history="1">
        <w:r w:rsidR="00C17AAF" w:rsidRPr="000D5E6D">
          <w:rPr>
            <w:rStyle w:val="Hyperlink"/>
            <w:noProof/>
          </w:rPr>
          <w:t>1.1 Giới thiệu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_Toc182297931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7</w:t>
        </w:r>
        <w:r w:rsidR="00C17AAF">
          <w:rPr>
            <w:noProof/>
            <w:webHidden/>
          </w:rPr>
          <w:fldChar w:fldCharType="end"/>
        </w:r>
      </w:hyperlink>
    </w:p>
    <w:p w14:paraId="30043547" w14:textId="543C0F12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2" w:history="1">
        <w:r w:rsidR="00C17AAF" w:rsidRPr="000D5E6D">
          <w:rPr>
            <w:rStyle w:val="Hyperlink"/>
            <w:noProof/>
          </w:rPr>
          <w:t>1.2 Kiến trúc và tính năng của Moodle LMS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_Toc182297932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7</w:t>
        </w:r>
        <w:r w:rsidR="00C17AAF">
          <w:rPr>
            <w:noProof/>
            <w:webHidden/>
          </w:rPr>
          <w:fldChar w:fldCharType="end"/>
        </w:r>
      </w:hyperlink>
    </w:p>
    <w:p w14:paraId="2C7CA72E" w14:textId="013D1559" w:rsidR="00C17AAF" w:rsidRDefault="00E9661C" w:rsidP="00C17AAF">
      <w:pPr>
        <w:pStyle w:val="TOC3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3" w:history="1">
        <w:r w:rsidR="00C17AAF" w:rsidRPr="000D5E6D">
          <w:rPr>
            <w:rStyle w:val="Hyperlink"/>
            <w:rFonts w:ascii="Times New Roman Bold" w:hAnsi="Times New Roman Bold"/>
            <w:noProof/>
          </w:rPr>
          <w:t>1.2.1</w:t>
        </w:r>
        <w:r w:rsidR="00C17AAF" w:rsidRPr="000D5E6D">
          <w:rPr>
            <w:rStyle w:val="Hyperlink"/>
            <w:noProof/>
          </w:rPr>
          <w:t xml:space="preserve"> Kiến trúc và các thành phần của Moodle LMS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_Toc182297933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7</w:t>
        </w:r>
        <w:r w:rsidR="00C17AAF">
          <w:rPr>
            <w:noProof/>
            <w:webHidden/>
          </w:rPr>
          <w:fldChar w:fldCharType="end"/>
        </w:r>
      </w:hyperlink>
    </w:p>
    <w:p w14:paraId="45266701" w14:textId="0E67BE41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4" w:history="1">
        <w:r w:rsidR="00C17AAF" w:rsidRPr="000D5E6D">
          <w:rPr>
            <w:rStyle w:val="Hyperlink"/>
            <w:noProof/>
          </w:rPr>
          <w:t>1.3 Kết chương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_Toc182297934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7</w:t>
        </w:r>
        <w:r w:rsidR="00C17AAF">
          <w:rPr>
            <w:noProof/>
            <w:webHidden/>
          </w:rPr>
          <w:fldChar w:fldCharType="end"/>
        </w:r>
      </w:hyperlink>
    </w:p>
    <w:p w14:paraId="6D4A5C4A" w14:textId="4ADEC9C8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5" w:history="1">
        <w:r w:rsidR="00C17AAF" w:rsidRPr="000D5E6D">
          <w:rPr>
            <w:rStyle w:val="Hyperlink"/>
            <w:rFonts w:ascii="Times New Roman Bold" w:hAnsi="Times New Roman Bold"/>
            <w:noProof/>
          </w:rPr>
          <w:t>CHƯƠNG 2.</w:t>
        </w:r>
        <w:r w:rsidR="00C17AAF" w:rsidRPr="000D5E6D">
          <w:rPr>
            <w:rStyle w:val="Hyperlink"/>
            <w:noProof/>
          </w:rPr>
          <w:t xml:space="preserve"> THIẾT KẾ VÀ CÀI ĐẶT CÁC PLUGIN CHO MOODLE LMS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_Toc182297935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8</w:t>
        </w:r>
        <w:r w:rsidR="00C17AAF">
          <w:rPr>
            <w:noProof/>
            <w:webHidden/>
          </w:rPr>
          <w:fldChar w:fldCharType="end"/>
        </w:r>
      </w:hyperlink>
    </w:p>
    <w:p w14:paraId="58C3754C" w14:textId="210B7748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6" w:history="1">
        <w:r w:rsidR="00C17AAF" w:rsidRPr="000D5E6D">
          <w:rPr>
            <w:rStyle w:val="Hyperlink"/>
            <w:noProof/>
          </w:rPr>
          <w:t>2.1 Khái quát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_Toc182297936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8</w:t>
        </w:r>
        <w:r w:rsidR="00C17AAF">
          <w:rPr>
            <w:noProof/>
            <w:webHidden/>
          </w:rPr>
          <w:fldChar w:fldCharType="end"/>
        </w:r>
      </w:hyperlink>
    </w:p>
    <w:p w14:paraId="5D77CC89" w14:textId="1F5FAC9A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7" w:history="1">
        <w:r w:rsidR="00C17AAF" w:rsidRPr="000D5E6D">
          <w:rPr>
            <w:rStyle w:val="Hyperlink"/>
            <w:noProof/>
          </w:rPr>
          <w:t>2.2 Thiết kế và cài đặt các plugin hỗ trợ quản trị ngân hàng câu hỏi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_Toc182297937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8</w:t>
        </w:r>
        <w:r w:rsidR="00C17AAF">
          <w:rPr>
            <w:noProof/>
            <w:webHidden/>
          </w:rPr>
          <w:fldChar w:fldCharType="end"/>
        </w:r>
      </w:hyperlink>
    </w:p>
    <w:p w14:paraId="57EE7B23" w14:textId="579EB571" w:rsidR="00C17AAF" w:rsidRDefault="00E9661C" w:rsidP="00C17AAF">
      <w:pPr>
        <w:pStyle w:val="TOC3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8" w:history="1">
        <w:r w:rsidR="00C17AAF" w:rsidRPr="000D5E6D">
          <w:rPr>
            <w:rStyle w:val="Hyperlink"/>
            <w:rFonts w:ascii="Times New Roman Bold" w:hAnsi="Times New Roman Bold"/>
            <w:noProof/>
          </w:rPr>
          <w:t>2.2.1</w:t>
        </w:r>
        <w:r w:rsidR="00C17AAF" w:rsidRPr="000D5E6D">
          <w:rPr>
            <w:rStyle w:val="Hyperlink"/>
            <w:noProof/>
          </w:rPr>
          <w:t xml:space="preserve"> Các yêu cầu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_Toc182297938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8</w:t>
        </w:r>
        <w:r w:rsidR="00C17AAF">
          <w:rPr>
            <w:noProof/>
            <w:webHidden/>
          </w:rPr>
          <w:fldChar w:fldCharType="end"/>
        </w:r>
      </w:hyperlink>
    </w:p>
    <w:p w14:paraId="72F6BF9C" w14:textId="6A1D3498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39" w:history="1">
        <w:r w:rsidR="00C17AAF" w:rsidRPr="000D5E6D">
          <w:rPr>
            <w:rStyle w:val="Hyperlink"/>
            <w:noProof/>
          </w:rPr>
          <w:t>2.3 Kết chương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_Toc182297939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8</w:t>
        </w:r>
        <w:r w:rsidR="00C17AAF">
          <w:rPr>
            <w:noProof/>
            <w:webHidden/>
          </w:rPr>
          <w:fldChar w:fldCharType="end"/>
        </w:r>
      </w:hyperlink>
    </w:p>
    <w:p w14:paraId="7F21B1F6" w14:textId="6DCF9977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0" w:history="1">
        <w:r w:rsidR="00C17AAF" w:rsidRPr="000D5E6D">
          <w:rPr>
            <w:rStyle w:val="Hyperlink"/>
            <w:rFonts w:ascii="Times New Roman Bold" w:hAnsi="Times New Roman Bold"/>
            <w:noProof/>
          </w:rPr>
          <w:t>CHƯƠNG 3.</w:t>
        </w:r>
        <w:r w:rsidR="00C17AAF" w:rsidRPr="000D5E6D">
          <w:rPr>
            <w:rStyle w:val="Hyperlink"/>
            <w:noProof/>
          </w:rPr>
          <w:t xml:space="preserve"> THỬ NGHIỆM VÀ ĐÁNH GIÁ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_Toc182297940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9</w:t>
        </w:r>
        <w:r w:rsidR="00C17AAF">
          <w:rPr>
            <w:noProof/>
            <w:webHidden/>
          </w:rPr>
          <w:fldChar w:fldCharType="end"/>
        </w:r>
      </w:hyperlink>
    </w:p>
    <w:p w14:paraId="4AB538F5" w14:textId="6A6A0954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1" w:history="1">
        <w:r w:rsidR="00C17AAF" w:rsidRPr="000D5E6D">
          <w:rPr>
            <w:rStyle w:val="Hyperlink"/>
            <w:noProof/>
          </w:rPr>
          <w:t>3.1 Triển khai và thử nghiệm trên hệ thống Moodle LMS cục bộ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_Toc182297941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9</w:t>
        </w:r>
        <w:r w:rsidR="00C17AAF">
          <w:rPr>
            <w:noProof/>
            <w:webHidden/>
          </w:rPr>
          <w:fldChar w:fldCharType="end"/>
        </w:r>
      </w:hyperlink>
    </w:p>
    <w:p w14:paraId="2556DBF5" w14:textId="7A24EC56" w:rsidR="00C17AAF" w:rsidRDefault="00E9661C" w:rsidP="00C17AAF">
      <w:pPr>
        <w:pStyle w:val="TOC3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2" w:history="1">
        <w:r w:rsidR="00C17AAF" w:rsidRPr="000D5E6D">
          <w:rPr>
            <w:rStyle w:val="Hyperlink"/>
            <w:rFonts w:ascii="Times New Roman Bold" w:hAnsi="Times New Roman Bold"/>
            <w:noProof/>
          </w:rPr>
          <w:t>3.1.1</w:t>
        </w:r>
        <w:r w:rsidR="00C17AAF" w:rsidRPr="000D5E6D">
          <w:rPr>
            <w:rStyle w:val="Hyperlink"/>
            <w:noProof/>
          </w:rPr>
          <w:t xml:space="preserve"> Triển khai trên hệ thống Moodle LMS cục bộ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_Toc182297942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9</w:t>
        </w:r>
        <w:r w:rsidR="00C17AAF">
          <w:rPr>
            <w:noProof/>
            <w:webHidden/>
          </w:rPr>
          <w:fldChar w:fldCharType="end"/>
        </w:r>
      </w:hyperlink>
    </w:p>
    <w:p w14:paraId="10410E63" w14:textId="300E804C" w:rsidR="00C17AAF" w:rsidRDefault="00E9661C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3" w:history="1">
        <w:r w:rsidR="00C17AAF" w:rsidRPr="000D5E6D">
          <w:rPr>
            <w:rStyle w:val="Hyperlink"/>
            <w:noProof/>
          </w:rPr>
          <w:t>3.2 Kết chương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_Toc182297943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9</w:t>
        </w:r>
        <w:r w:rsidR="00C17AAF">
          <w:rPr>
            <w:noProof/>
            <w:webHidden/>
          </w:rPr>
          <w:fldChar w:fldCharType="end"/>
        </w:r>
      </w:hyperlink>
    </w:p>
    <w:p w14:paraId="2AD1B146" w14:textId="1F9BA713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4" w:history="1">
        <w:r w:rsidR="00C17AAF" w:rsidRPr="000D5E6D">
          <w:rPr>
            <w:rStyle w:val="Hyperlink"/>
            <w:noProof/>
          </w:rPr>
          <w:t>KẾT LUẬN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_Toc182297944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10</w:t>
        </w:r>
        <w:r w:rsidR="00C17AAF">
          <w:rPr>
            <w:noProof/>
            <w:webHidden/>
          </w:rPr>
          <w:fldChar w:fldCharType="end"/>
        </w:r>
      </w:hyperlink>
    </w:p>
    <w:p w14:paraId="498AA4F1" w14:textId="66E02AAB" w:rsidR="00C17AAF" w:rsidRDefault="00E9661C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945" w:history="1">
        <w:r w:rsidR="00C17AAF" w:rsidRPr="000D5E6D">
          <w:rPr>
            <w:rStyle w:val="Hyperlink"/>
            <w:noProof/>
          </w:rPr>
          <w:t>TÀI LIỆU THAM KHẢO</w:t>
        </w:r>
        <w:r w:rsidR="00C17AAF">
          <w:rPr>
            <w:noProof/>
            <w:webHidden/>
          </w:rPr>
          <w:tab/>
        </w:r>
        <w:r w:rsidR="00C17AAF">
          <w:rPr>
            <w:noProof/>
            <w:webHidden/>
          </w:rPr>
          <w:fldChar w:fldCharType="begin"/>
        </w:r>
        <w:r w:rsidR="00C17AAF">
          <w:rPr>
            <w:noProof/>
            <w:webHidden/>
          </w:rPr>
          <w:instrText xml:space="preserve"> PAGEREF _Toc182297945 \h </w:instrText>
        </w:r>
        <w:r w:rsidR="00C17AAF">
          <w:rPr>
            <w:noProof/>
            <w:webHidden/>
          </w:rPr>
        </w:r>
        <w:r w:rsidR="00C17AAF">
          <w:rPr>
            <w:noProof/>
            <w:webHidden/>
          </w:rPr>
          <w:fldChar w:fldCharType="separate"/>
        </w:r>
        <w:r w:rsidR="00C17AAF">
          <w:rPr>
            <w:noProof/>
            <w:webHidden/>
          </w:rPr>
          <w:t>11</w:t>
        </w:r>
        <w:r w:rsidR="00C17AAF">
          <w:rPr>
            <w:noProof/>
            <w:webHidden/>
          </w:rPr>
          <w:fldChar w:fldCharType="end"/>
        </w:r>
      </w:hyperlink>
    </w:p>
    <w:p w14:paraId="0411AA26" w14:textId="66E69B92" w:rsidR="00706FA7" w:rsidRPr="00AE47E8" w:rsidRDefault="00C17AAF" w:rsidP="006E1517">
      <w:pPr>
        <w:pStyle w:val="CTDT-Text"/>
      </w:pPr>
      <w:r>
        <w:rPr>
          <w:sz w:val="24"/>
        </w:rPr>
        <w:fldChar w:fldCharType="end"/>
      </w:r>
    </w:p>
    <w:p w14:paraId="72B6119F" w14:textId="77777777" w:rsidR="00706FA7" w:rsidRPr="00AE47E8" w:rsidRDefault="00706FA7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19A71590" w14:textId="3AA10A40" w:rsidR="00BB2848" w:rsidRPr="00BB2848" w:rsidRDefault="00BB2848" w:rsidP="00BB2848">
      <w:pPr>
        <w:pStyle w:val="CTDT-H0"/>
        <w:rPr>
          <w:sz w:val="24"/>
          <w:szCs w:val="20"/>
        </w:rPr>
      </w:pPr>
      <w:bookmarkStart w:id="1" w:name="_Toc153572008"/>
      <w:bookmarkStart w:id="2" w:name="_Toc182297926"/>
      <w:r w:rsidRPr="00AE47E8">
        <w:lastRenderedPageBreak/>
        <w:t>DANH MỤC CÁC HÌNH VẼ</w:t>
      </w:r>
      <w:bookmarkEnd w:id="1"/>
      <w:bookmarkEnd w:id="2"/>
      <w:r>
        <w:rPr>
          <w:sz w:val="24"/>
        </w:rPr>
        <w:fldChar w:fldCharType="begin"/>
      </w:r>
      <w:r>
        <w:rPr>
          <w:sz w:val="24"/>
        </w:rPr>
        <w:instrText xml:space="preserve"> TOC \f F \h \z \t "CTDT-Hinh" \c </w:instrText>
      </w:r>
      <w:r>
        <w:rPr>
          <w:sz w:val="24"/>
        </w:rPr>
        <w:fldChar w:fldCharType="separate"/>
      </w:r>
    </w:p>
    <w:p w14:paraId="39F2E2CB" w14:textId="2425D79E" w:rsidR="00BB2848" w:rsidRDefault="00E9661C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019" w:history="1">
        <w:r w:rsidR="00BB2848" w:rsidRPr="00CE6C35">
          <w:rPr>
            <w:rStyle w:val="Hyperlink"/>
            <w:rFonts w:cs="Times New Roman"/>
            <w:noProof/>
          </w:rPr>
          <w:t>Hình 1</w:t>
        </w:r>
        <w:r w:rsidR="00BB2848" w:rsidRPr="00CE6C35">
          <w:rPr>
            <w:rStyle w:val="Hyperlink"/>
            <w:noProof/>
          </w:rPr>
          <w:t xml:space="preserve"> - Top 7 ưu điểm nổi bật của Moodle LMS</w:t>
        </w:r>
        <w:r w:rsidR="00BB2848">
          <w:rPr>
            <w:noProof/>
            <w:webHidden/>
          </w:rPr>
          <w:tab/>
        </w:r>
        <w:r w:rsidR="00BB2848">
          <w:rPr>
            <w:noProof/>
            <w:webHidden/>
          </w:rPr>
          <w:fldChar w:fldCharType="begin"/>
        </w:r>
        <w:r w:rsidR="00BB2848">
          <w:rPr>
            <w:noProof/>
            <w:webHidden/>
          </w:rPr>
          <w:instrText xml:space="preserve"> PAGEREF _Toc182297019 \h </w:instrText>
        </w:r>
        <w:r w:rsidR="00BB2848">
          <w:rPr>
            <w:noProof/>
            <w:webHidden/>
          </w:rPr>
        </w:r>
        <w:r w:rsidR="00BB2848">
          <w:rPr>
            <w:noProof/>
            <w:webHidden/>
          </w:rPr>
          <w:fldChar w:fldCharType="separate"/>
        </w:r>
        <w:r w:rsidR="00BB2848">
          <w:rPr>
            <w:noProof/>
            <w:webHidden/>
          </w:rPr>
          <w:t>7</w:t>
        </w:r>
        <w:r w:rsidR="00BB2848">
          <w:rPr>
            <w:noProof/>
            <w:webHidden/>
          </w:rPr>
          <w:fldChar w:fldCharType="end"/>
        </w:r>
      </w:hyperlink>
    </w:p>
    <w:p w14:paraId="35F36967" w14:textId="0B876D2B" w:rsidR="00BB2848" w:rsidRDefault="00E9661C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2297020" w:history="1">
        <w:r w:rsidR="00BB2848" w:rsidRPr="00CE6C35">
          <w:rPr>
            <w:rStyle w:val="Hyperlink"/>
            <w:rFonts w:cs="Times New Roman"/>
            <w:noProof/>
          </w:rPr>
          <w:t>Hình 2</w:t>
        </w:r>
        <w:r w:rsidR="00BB2848" w:rsidRPr="00CE6C35">
          <w:rPr>
            <w:rStyle w:val="Hyperlink"/>
            <w:noProof/>
          </w:rPr>
          <w:t xml:space="preserve"> - Giao diện hệ thống Moodle LMS cục bộ</w:t>
        </w:r>
        <w:r w:rsidR="00BB2848">
          <w:rPr>
            <w:noProof/>
            <w:webHidden/>
          </w:rPr>
          <w:tab/>
        </w:r>
        <w:r w:rsidR="00BB2848">
          <w:rPr>
            <w:noProof/>
            <w:webHidden/>
          </w:rPr>
          <w:fldChar w:fldCharType="begin"/>
        </w:r>
        <w:r w:rsidR="00BB2848">
          <w:rPr>
            <w:noProof/>
            <w:webHidden/>
          </w:rPr>
          <w:instrText xml:space="preserve"> PAGEREF _Toc182297020 \h </w:instrText>
        </w:r>
        <w:r w:rsidR="00BB2848">
          <w:rPr>
            <w:noProof/>
            <w:webHidden/>
          </w:rPr>
        </w:r>
        <w:r w:rsidR="00BB2848">
          <w:rPr>
            <w:noProof/>
            <w:webHidden/>
          </w:rPr>
          <w:fldChar w:fldCharType="separate"/>
        </w:r>
        <w:r w:rsidR="00BB2848">
          <w:rPr>
            <w:noProof/>
            <w:webHidden/>
          </w:rPr>
          <w:t>9</w:t>
        </w:r>
        <w:r w:rsidR="00BB2848">
          <w:rPr>
            <w:noProof/>
            <w:webHidden/>
          </w:rPr>
          <w:fldChar w:fldCharType="end"/>
        </w:r>
      </w:hyperlink>
    </w:p>
    <w:p w14:paraId="7AC5BD85" w14:textId="15D9CF54" w:rsidR="00706FA7" w:rsidRDefault="00BB2848" w:rsidP="00B9705E">
      <w:pPr>
        <w:pStyle w:val="CTDT-Text"/>
      </w:pPr>
      <w:r>
        <w:fldChar w:fldCharType="end"/>
      </w:r>
    </w:p>
    <w:p w14:paraId="5FF37D37" w14:textId="77777777" w:rsidR="00B9705E" w:rsidRDefault="00B9705E" w:rsidP="00B9705E">
      <w:pPr>
        <w:pStyle w:val="CTDT-Text"/>
      </w:pPr>
    </w:p>
    <w:p w14:paraId="3992F3AC" w14:textId="77777777" w:rsidR="00B9705E" w:rsidRDefault="00B9705E" w:rsidP="00B9705E">
      <w:pPr>
        <w:pStyle w:val="CTDT-H0"/>
      </w:pPr>
      <w:bookmarkStart w:id="3" w:name="_Toc153572007"/>
      <w:bookmarkStart w:id="4" w:name="_Toc182297927"/>
      <w:r w:rsidRPr="00AE47E8">
        <w:t>DANH MỤC CÁC BẢNG BIỂU</w:t>
      </w:r>
      <w:bookmarkEnd w:id="3"/>
      <w:bookmarkEnd w:id="4"/>
    </w:p>
    <w:p w14:paraId="25130F21" w14:textId="704D656A" w:rsidR="00B9705E" w:rsidRDefault="00B9705E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\f E \h \z \t "CTDT-Bang" \c </w:instrText>
      </w:r>
      <w:r>
        <w:rPr>
          <w:szCs w:val="20"/>
        </w:rPr>
        <w:fldChar w:fldCharType="separate"/>
      </w:r>
      <w:hyperlink w:anchor="_Toc182297113" w:history="1">
        <w:r w:rsidRPr="004E5870">
          <w:rPr>
            <w:rStyle w:val="Hyperlink"/>
            <w:noProof/>
          </w:rPr>
          <w:t>Bảng 1. Định dạng Aiken của file các câu hỏi trắc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_Toc182297113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37F59" w14:textId="673829B2" w:rsidR="007B5F16" w:rsidRDefault="00B9705E" w:rsidP="00B9705E">
      <w:pPr>
        <w:pStyle w:val="CTDT-Text"/>
        <w:rPr>
          <w:sz w:val="24"/>
          <w:szCs w:val="20"/>
        </w:rPr>
      </w:pPr>
      <w:r>
        <w:rPr>
          <w:sz w:val="24"/>
          <w:szCs w:val="20"/>
        </w:rPr>
        <w:fldChar w:fldCharType="end"/>
      </w:r>
    </w:p>
    <w:p w14:paraId="482B1FF4" w14:textId="77777777" w:rsidR="007B5F16" w:rsidRDefault="007B5F16" w:rsidP="00B9705E">
      <w:pPr>
        <w:pStyle w:val="CTDT-Text"/>
        <w:rPr>
          <w:szCs w:val="20"/>
        </w:rPr>
      </w:pPr>
      <w:r>
        <w:rPr>
          <w:szCs w:val="20"/>
        </w:rPr>
        <w:br w:type="page"/>
      </w:r>
    </w:p>
    <w:p w14:paraId="7AA4BFCC" w14:textId="6BEF82E7" w:rsidR="00F24C64" w:rsidRPr="00AE47E8" w:rsidRDefault="00F24C64" w:rsidP="00F24C64">
      <w:pPr>
        <w:pStyle w:val="CTDT-H0"/>
      </w:pPr>
      <w:bookmarkStart w:id="5" w:name="_Toc153572009"/>
      <w:bookmarkStart w:id="6" w:name="_Toc182297928"/>
      <w:bookmarkStart w:id="7" w:name="_Hlk92102585"/>
      <w:r w:rsidRPr="00AE47E8">
        <w:lastRenderedPageBreak/>
        <w:t xml:space="preserve">DANH MỤC CÁC </w:t>
      </w:r>
      <w:r>
        <w:t>TỪ VIẾT TẮT</w:t>
      </w:r>
      <w:bookmarkEnd w:id="5"/>
      <w:bookmarkEnd w:id="6"/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23"/>
        <w:gridCol w:w="4088"/>
        <w:gridCol w:w="3969"/>
      </w:tblGrid>
      <w:tr w:rsidR="00F24C64" w:rsidRPr="00A76C93" w14:paraId="33807E09" w14:textId="77777777" w:rsidTr="00C202B1">
        <w:tc>
          <w:tcPr>
            <w:tcW w:w="1123" w:type="dxa"/>
          </w:tcPr>
          <w:p w14:paraId="11E8F3CC" w14:textId="7777777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 xml:space="preserve">Từ </w:t>
            </w:r>
            <w:r w:rsidRPr="00A76C93">
              <w:rPr>
                <w:rFonts w:cs="Times New Roman"/>
                <w:b/>
                <w:szCs w:val="24"/>
                <w:lang w:val="vi-VN"/>
              </w:rPr>
              <w:br/>
              <w:t>viết tắt</w:t>
            </w:r>
          </w:p>
        </w:tc>
        <w:tc>
          <w:tcPr>
            <w:tcW w:w="4088" w:type="dxa"/>
            <w:vAlign w:val="center"/>
          </w:tcPr>
          <w:p w14:paraId="30DDA191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Anh/Giải thích</w:t>
            </w:r>
          </w:p>
        </w:tc>
        <w:tc>
          <w:tcPr>
            <w:tcW w:w="3969" w:type="dxa"/>
            <w:vAlign w:val="center"/>
          </w:tcPr>
          <w:p w14:paraId="418C03F4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Việt/Giải thích</w:t>
            </w:r>
          </w:p>
        </w:tc>
      </w:tr>
      <w:tr w:rsidR="00F24C64" w:rsidRPr="00A76C93" w14:paraId="472DB01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4A4222E" w14:textId="3DB3F707" w:rsidR="00F24C64" w:rsidRPr="00A76C93" w:rsidRDefault="00B03F2E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LMS</w:t>
            </w:r>
          </w:p>
        </w:tc>
        <w:tc>
          <w:tcPr>
            <w:tcW w:w="4088" w:type="dxa"/>
            <w:vAlign w:val="center"/>
          </w:tcPr>
          <w:p w14:paraId="47C01627" w14:textId="44BFEF9F" w:rsidR="00F24C64" w:rsidRPr="00EF5831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Learning Management System</w:t>
            </w:r>
          </w:p>
        </w:tc>
        <w:tc>
          <w:tcPr>
            <w:tcW w:w="3969" w:type="dxa"/>
            <w:vAlign w:val="center"/>
          </w:tcPr>
          <w:p w14:paraId="2F1EAF09" w14:textId="2ECD2A8E" w:rsidR="00F24C64" w:rsidRPr="00A76C93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Hệ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thống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quản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lý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học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tập</w:t>
            </w:r>
            <w:proofErr w:type="spellEnd"/>
          </w:p>
        </w:tc>
      </w:tr>
      <w:tr w:rsidR="00DB33E4" w:rsidRPr="00A76C93" w14:paraId="44D05808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64231BAB" w14:textId="37CC1012" w:rsidR="00DB33E4" w:rsidRPr="00A76C93" w:rsidRDefault="00DB33E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1E95C25" w14:textId="77777777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080B5EE" w14:textId="6DAD98CE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F24C64" w:rsidRPr="00A76C93" w14:paraId="5597A56B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D0A2501" w14:textId="7E3B2FB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93A528E" w14:textId="24FC4DA3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2D7DFE75" w14:textId="2A91587C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7A7529F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43E347C4" w14:textId="3BEE1FAC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0145004D" w14:textId="592001B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293222" w14:textId="3FA286F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19680E6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7BD84923" w14:textId="2DAF905D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7AC485" w14:textId="77777777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07D1DF16" w14:textId="3941D5B0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695D80" w:rsidRPr="00A76C93" w14:paraId="4ED86A5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22BBF" w14:textId="071C2D4E" w:rsidR="00695D80" w:rsidRPr="00A76C93" w:rsidRDefault="00695D80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1D44FCE1" w14:textId="57377F5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7AA609F1" w14:textId="434207F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A06BEE" w:rsidRPr="00A76C93" w14:paraId="418EA311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178B43" w14:textId="78D98035" w:rsidR="00A06BEE" w:rsidRPr="00A76C93" w:rsidRDefault="00A06BEE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0E467DDB" w14:textId="09540F3E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156FF58" w14:textId="5F02CBDF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4C683713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A13C5CF" w14:textId="533AE9A2" w:rsidR="002550BB" w:rsidRPr="00A76C93" w:rsidRDefault="002550BB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3985DFC" w14:textId="01D13DC2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75A4079" w14:textId="4B18646B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23C9232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A74F5" w14:textId="7D66C043" w:rsidR="00D44803" w:rsidRPr="00A76C93" w:rsidRDefault="00D44803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B2598F8" w14:textId="28090738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6A4440" w14:textId="1621C180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71D7D709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F3658C7" w14:textId="13A27943" w:rsidR="002550BB" w:rsidRPr="00A76C93" w:rsidRDefault="002550BB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2F8A063" w14:textId="7065FCDC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72DC47E" w14:textId="69EAD122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886D5C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511B53A" w14:textId="1446369C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623761" w14:textId="79FDAF97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F35EC0" w14:textId="5B12C433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DF117AD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7C3E798" w14:textId="0EFE08A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9883D1" w14:textId="5CF06FCE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305BB58" w14:textId="64A9B0CC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46F22880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5263996" w14:textId="51ED15D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67C2581" w14:textId="05FCE515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3B7A2EC" w14:textId="429FC2B1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3D4D72" w:rsidRPr="00974306" w14:paraId="78C5E4D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0BF269" w14:textId="3DC1B5F6" w:rsidR="003D4D72" w:rsidRPr="00CA6FA7" w:rsidRDefault="003D4D72" w:rsidP="003D4D72">
            <w:pPr>
              <w:spacing w:before="60" w:after="60"/>
              <w:jc w:val="center"/>
              <w:rPr>
                <w:sz w:val="22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5F88D3" w14:textId="5BBB5BE8" w:rsidR="003D4D72" w:rsidRPr="00CA6FA7" w:rsidRDefault="003D4D72" w:rsidP="003D4D72">
            <w:pPr>
              <w:spacing w:before="60" w:after="60"/>
              <w:jc w:val="left"/>
              <w:rPr>
                <w:sz w:val="22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10E8F5" w14:textId="0F6CCB2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tr w:rsidR="003D4D72" w:rsidRPr="00974306" w14:paraId="7AC3947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59B2D1C" w14:textId="32656573" w:rsidR="003D4D72" w:rsidRPr="00695D80" w:rsidRDefault="003D4D72" w:rsidP="003D4D72">
            <w:pPr>
              <w:spacing w:before="60" w:after="60"/>
              <w:jc w:val="center"/>
              <w:rPr>
                <w:sz w:val="22"/>
              </w:rPr>
            </w:pPr>
          </w:p>
        </w:tc>
        <w:tc>
          <w:tcPr>
            <w:tcW w:w="4088" w:type="dxa"/>
            <w:vAlign w:val="center"/>
          </w:tcPr>
          <w:p w14:paraId="2D1E4A1D" w14:textId="55582A8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  <w:tc>
          <w:tcPr>
            <w:tcW w:w="3969" w:type="dxa"/>
            <w:vAlign w:val="center"/>
          </w:tcPr>
          <w:p w14:paraId="7E0E0430" w14:textId="42E13918" w:rsidR="003D4D72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bookmarkEnd w:id="7"/>
    </w:tbl>
    <w:p w14:paraId="1D3B95A7" w14:textId="77777777" w:rsidR="00F24C64" w:rsidRPr="00AE47E8" w:rsidRDefault="00F24C64" w:rsidP="00F24C64">
      <w:pPr>
        <w:pStyle w:val="CTDT-Text"/>
      </w:pPr>
    </w:p>
    <w:p w14:paraId="75251B66" w14:textId="77777777" w:rsidR="00DF76DB" w:rsidRDefault="00DF76DB" w:rsidP="00F24C64">
      <w:pPr>
        <w:pStyle w:val="CTDT-Text"/>
        <w:rPr>
          <w:b/>
          <w:caps/>
        </w:rPr>
      </w:pPr>
      <w:r>
        <w:br w:type="page"/>
      </w:r>
    </w:p>
    <w:p w14:paraId="2B990826" w14:textId="77A979A1" w:rsidR="00DF76DB" w:rsidRPr="00AE47E8" w:rsidRDefault="00DF76DB" w:rsidP="00DF76DB">
      <w:pPr>
        <w:pStyle w:val="CTDT-H0"/>
      </w:pPr>
      <w:bookmarkStart w:id="8" w:name="_Toc153572010"/>
      <w:bookmarkStart w:id="9" w:name="_Toc182297929"/>
      <w:r>
        <w:lastRenderedPageBreak/>
        <w:t>MỞ ĐẦU</w:t>
      </w:r>
      <w:bookmarkEnd w:id="8"/>
      <w:bookmarkEnd w:id="9"/>
    </w:p>
    <w:p w14:paraId="0B0CC741" w14:textId="4DA4ED42" w:rsidR="00B9705E" w:rsidRDefault="00B9705E" w:rsidP="00B9705E">
      <w:pPr>
        <w:pStyle w:val="CTDT-Text"/>
        <w:spacing w:line="288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Moodle (Moodle LMS – Moodle Learning Management System) </w:t>
      </w:r>
      <w:r>
        <w:fldChar w:fldCharType="begin"/>
      </w:r>
      <w:r>
        <w:instrText xml:space="preserve"> REF _Ref152926959 \r \h </w:instrText>
      </w:r>
      <w:r>
        <w:fldChar w:fldCharType="separate"/>
      </w:r>
      <w:r>
        <w:t>[1]</w:t>
      </w:r>
      <w:r>
        <w:fldChar w:fldCharType="end"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Moodle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…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Moodle bao </w:t>
      </w:r>
      <w:proofErr w:type="spellStart"/>
      <w:r>
        <w:t>gồm</w:t>
      </w:r>
      <w:proofErr w:type="spellEnd"/>
      <w:r>
        <w:t>:</w:t>
      </w:r>
    </w:p>
    <w:p w14:paraId="0444CC47" w14:textId="77777777" w:rsidR="00B9705E" w:rsidRDefault="00B9705E" w:rsidP="00B9705E">
      <w:pPr>
        <w:pStyle w:val="CTDT-Text"/>
        <w:spacing w:line="288" w:lineRule="auto"/>
      </w:pPr>
      <w:r>
        <w:t>-</w:t>
      </w:r>
      <w:r>
        <w:tab/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E5D7417" w14:textId="48A7F08E" w:rsidR="00B9705E" w:rsidRDefault="00B9705E" w:rsidP="00B9705E">
      <w:pPr>
        <w:pStyle w:val="CTDT-Text"/>
        <w:spacing w:line="288" w:lineRule="auto"/>
      </w:pPr>
      <w:r>
        <w:t>-</w:t>
      </w:r>
      <w:r>
        <w:tab/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….</w:t>
      </w:r>
    </w:p>
    <w:p w14:paraId="6DC4595D" w14:textId="20A54690" w:rsidR="00B9705E" w:rsidRDefault="00B9705E" w:rsidP="00B9705E">
      <w:pPr>
        <w:pStyle w:val="CTDT-Text"/>
        <w:spacing w:line="288" w:lineRule="auto"/>
      </w:pPr>
    </w:p>
    <w:p w14:paraId="7F90CCDD" w14:textId="71103038" w:rsidR="00B9705E" w:rsidRDefault="00B9705E" w:rsidP="00B9705E">
      <w:pPr>
        <w:pStyle w:val="CTDT-Text"/>
        <w:spacing w:line="288" w:lineRule="auto"/>
      </w:pPr>
    </w:p>
    <w:p w14:paraId="1516D0F4" w14:textId="275AD6D1" w:rsidR="00B9705E" w:rsidRDefault="00B9705E" w:rsidP="00B9705E">
      <w:pPr>
        <w:pStyle w:val="CTDT-Text"/>
        <w:spacing w:line="288" w:lineRule="auto"/>
      </w:pPr>
    </w:p>
    <w:p w14:paraId="62EFCFEA" w14:textId="2508227F" w:rsidR="00B9705E" w:rsidRDefault="00B9705E" w:rsidP="00B9705E">
      <w:pPr>
        <w:pStyle w:val="CTDT-Text"/>
        <w:spacing w:line="288" w:lineRule="auto"/>
      </w:pPr>
    </w:p>
    <w:p w14:paraId="4420177C" w14:textId="1E31D67A" w:rsidR="00B9705E" w:rsidRDefault="00B9705E" w:rsidP="00B9705E">
      <w:pPr>
        <w:pStyle w:val="CTDT-Text"/>
        <w:spacing w:line="288" w:lineRule="auto"/>
      </w:pPr>
    </w:p>
    <w:p w14:paraId="78FDC568" w14:textId="3A8B24BD" w:rsidR="00B9705E" w:rsidRDefault="00B9705E" w:rsidP="00B9705E">
      <w:pPr>
        <w:pStyle w:val="CTDT-Text"/>
        <w:spacing w:line="288" w:lineRule="auto"/>
      </w:pPr>
    </w:p>
    <w:p w14:paraId="070D272D" w14:textId="1EA4ABE3" w:rsidR="00B9705E" w:rsidRDefault="00B9705E" w:rsidP="00B9705E">
      <w:pPr>
        <w:pStyle w:val="CTDT-Text"/>
        <w:spacing w:line="288" w:lineRule="auto"/>
      </w:pPr>
    </w:p>
    <w:p w14:paraId="2E62E255" w14:textId="22919991" w:rsidR="00B9705E" w:rsidRDefault="00B9705E" w:rsidP="00B9705E">
      <w:pPr>
        <w:pStyle w:val="CTDT-Text"/>
        <w:spacing w:line="288" w:lineRule="auto"/>
      </w:pPr>
    </w:p>
    <w:p w14:paraId="46BD1C7A" w14:textId="5FFA5520" w:rsidR="00B9705E" w:rsidRDefault="00B9705E" w:rsidP="00B9705E">
      <w:pPr>
        <w:pStyle w:val="CTDT-Text"/>
        <w:spacing w:line="288" w:lineRule="auto"/>
      </w:pPr>
    </w:p>
    <w:p w14:paraId="21A0A08B" w14:textId="77777777" w:rsidR="00B9705E" w:rsidRDefault="00B9705E" w:rsidP="00B9705E">
      <w:pPr>
        <w:pStyle w:val="CTDT-Text"/>
        <w:spacing w:line="288" w:lineRule="auto"/>
      </w:pPr>
    </w:p>
    <w:p w14:paraId="0E9188FF" w14:textId="5C1910D7" w:rsidR="00B9705E" w:rsidRDefault="00B9705E" w:rsidP="00B9705E">
      <w:pPr>
        <w:pStyle w:val="CTDT-Text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4164A0" w14:textId="77777777" w:rsidR="00B9705E" w:rsidRDefault="00B9705E" w:rsidP="00B9705E">
      <w:pPr>
        <w:pStyle w:val="CTDT-Text"/>
      </w:pPr>
      <w:r>
        <w:t xml:space="preserve">- </w:t>
      </w:r>
      <w:proofErr w:type="spellStart"/>
      <w:r w:rsidRPr="008D53DE">
        <w:t>Chương</w:t>
      </w:r>
      <w:proofErr w:type="spellEnd"/>
      <w:r w:rsidRPr="008D53DE">
        <w:t xml:space="preserve"> 1 </w:t>
      </w:r>
      <w:proofErr w:type="spellStart"/>
      <w:r w:rsidRPr="008D53DE">
        <w:t>nghiên</w:t>
      </w:r>
      <w:proofErr w:type="spellEnd"/>
      <w:r w:rsidRPr="008D53DE">
        <w:t xml:space="preserve"> </w:t>
      </w:r>
      <w:proofErr w:type="spellStart"/>
      <w:r w:rsidRPr="008D53DE">
        <w:t>cứu</w:t>
      </w:r>
      <w:proofErr w:type="spellEnd"/>
      <w:r w:rsidRPr="008D53DE">
        <w:t xml:space="preserve"> </w:t>
      </w:r>
      <w:proofErr w:type="spellStart"/>
      <w:r w:rsidRPr="008D53DE">
        <w:t>tổng</w:t>
      </w:r>
      <w:proofErr w:type="spellEnd"/>
      <w:r w:rsidRPr="008D53DE">
        <w:t xml:space="preserve"> </w:t>
      </w:r>
      <w:proofErr w:type="spellStart"/>
      <w:r w:rsidRPr="008D53DE">
        <w:t>quan</w:t>
      </w:r>
      <w:proofErr w:type="spellEnd"/>
      <w:r w:rsidRPr="008D53DE">
        <w:t xml:space="preserve"> </w:t>
      </w:r>
      <w:proofErr w:type="spellStart"/>
      <w:r w:rsidRPr="008D53DE">
        <w:t>về</w:t>
      </w:r>
      <w:proofErr w:type="spellEnd"/>
      <w:r w:rsidRPr="008D53DE">
        <w:t xml:space="preserve"> Moodle LMS, Moodle plugin </w:t>
      </w:r>
      <w:proofErr w:type="spellStart"/>
      <w:r w:rsidRPr="008D53DE">
        <w:t>và</w:t>
      </w:r>
      <w:proofErr w:type="spellEnd"/>
      <w:r w:rsidRPr="008D53DE">
        <w:t xml:space="preserve"> </w:t>
      </w:r>
      <w:proofErr w:type="spellStart"/>
      <w:r w:rsidRPr="008D53DE">
        <w:t>vấn</w:t>
      </w:r>
      <w:proofErr w:type="spellEnd"/>
      <w:r w:rsidRPr="008D53DE">
        <w:t xml:space="preserve"> </w:t>
      </w:r>
      <w:proofErr w:type="spellStart"/>
      <w:r w:rsidRPr="008D53DE">
        <w:t>đề</w:t>
      </w:r>
      <w:proofErr w:type="spellEnd"/>
      <w:r w:rsidRPr="008D53DE">
        <w:t xml:space="preserve"> </w:t>
      </w:r>
      <w:proofErr w:type="spellStart"/>
      <w:r w:rsidRPr="008D53DE">
        <w:t>phát</w:t>
      </w:r>
      <w:proofErr w:type="spellEnd"/>
      <w:r w:rsidRPr="008D53DE">
        <w:t xml:space="preserve"> </w:t>
      </w:r>
      <w:proofErr w:type="spellStart"/>
      <w:r w:rsidRPr="008D53DE">
        <w:t>triển</w:t>
      </w:r>
      <w:proofErr w:type="spellEnd"/>
      <w:r w:rsidRPr="008D53DE">
        <w:t xml:space="preserve"> plugin </w:t>
      </w:r>
      <w:proofErr w:type="spellStart"/>
      <w:r w:rsidRPr="008D53DE">
        <w:t>cho</w:t>
      </w:r>
      <w:proofErr w:type="spellEnd"/>
      <w:r w:rsidRPr="008D53DE">
        <w:t xml:space="preserve"> Moodle, bao </w:t>
      </w:r>
      <w:proofErr w:type="spellStart"/>
      <w:r w:rsidRPr="008D53DE">
        <w:t>gồm</w:t>
      </w:r>
      <w:proofErr w:type="spellEnd"/>
      <w:r w:rsidRPr="008D53DE">
        <w:t xml:space="preserve"> </w:t>
      </w:r>
      <w:proofErr w:type="spellStart"/>
      <w:r w:rsidRPr="008D53DE">
        <w:t>các</w:t>
      </w:r>
      <w:proofErr w:type="spellEnd"/>
      <w:r w:rsidRPr="008D53DE">
        <w:t xml:space="preserve"> </w:t>
      </w:r>
      <w:proofErr w:type="spellStart"/>
      <w:r w:rsidRPr="008D53DE">
        <w:t>nội</w:t>
      </w:r>
      <w:proofErr w:type="spellEnd"/>
      <w:r w:rsidRPr="008D53DE">
        <w:t xml:space="preserve"> dung </w:t>
      </w:r>
      <w:proofErr w:type="spellStart"/>
      <w:r w:rsidRPr="008D53DE">
        <w:t>khái</w:t>
      </w:r>
      <w:proofErr w:type="spellEnd"/>
      <w:r w:rsidRPr="008D53DE">
        <w:t xml:space="preserve"> </w:t>
      </w:r>
      <w:proofErr w:type="spellStart"/>
      <w:r w:rsidRPr="008D53DE">
        <w:t>quát</w:t>
      </w:r>
      <w:proofErr w:type="spellEnd"/>
      <w:r w:rsidRPr="008D53DE">
        <w:t xml:space="preserve"> </w:t>
      </w:r>
      <w:proofErr w:type="spellStart"/>
      <w:r w:rsidRPr="008D53DE">
        <w:t>về</w:t>
      </w:r>
      <w:proofErr w:type="spellEnd"/>
      <w:r w:rsidRPr="008D53DE">
        <w:t xml:space="preserve"> </w:t>
      </w:r>
      <w:proofErr w:type="spellStart"/>
      <w:r w:rsidRPr="008D53DE">
        <w:t>kiến</w:t>
      </w:r>
      <w:proofErr w:type="spellEnd"/>
      <w:r w:rsidRPr="008D53DE">
        <w:t xml:space="preserve"> </w:t>
      </w:r>
      <w:proofErr w:type="spellStart"/>
      <w:r w:rsidRPr="008D53DE">
        <w:t>trúc</w:t>
      </w:r>
      <w:proofErr w:type="spellEnd"/>
      <w:r w:rsidRPr="008D53DE">
        <w:t xml:space="preserve">, </w:t>
      </w:r>
      <w:proofErr w:type="spellStart"/>
      <w:r w:rsidRPr="008D53DE">
        <w:t>tính</w:t>
      </w:r>
      <w:proofErr w:type="spellEnd"/>
      <w:r w:rsidRPr="008D53DE">
        <w:t xml:space="preserve"> </w:t>
      </w:r>
      <w:proofErr w:type="spellStart"/>
      <w:r w:rsidRPr="008D53DE">
        <w:t>năng</w:t>
      </w:r>
      <w:proofErr w:type="spellEnd"/>
      <w:r w:rsidRPr="008D53DE">
        <w:t xml:space="preserve"> </w:t>
      </w:r>
      <w:proofErr w:type="spellStart"/>
      <w:r w:rsidRPr="008D53DE">
        <w:t>của</w:t>
      </w:r>
      <w:proofErr w:type="spellEnd"/>
      <w:r w:rsidRPr="008D53DE">
        <w:t xml:space="preserve"> Moodle LMS, </w:t>
      </w:r>
      <w:proofErr w:type="spellStart"/>
      <w:r w:rsidRPr="008D53DE">
        <w:t>vấn</w:t>
      </w:r>
      <w:proofErr w:type="spellEnd"/>
      <w:r w:rsidRPr="008D53DE">
        <w:t xml:space="preserve"> </w:t>
      </w:r>
      <w:proofErr w:type="spellStart"/>
      <w:r w:rsidRPr="008D53DE">
        <w:t>đề</w:t>
      </w:r>
      <w:proofErr w:type="spellEnd"/>
      <w:r w:rsidRPr="008D53DE">
        <w:t xml:space="preserve"> </w:t>
      </w:r>
      <w:proofErr w:type="spellStart"/>
      <w:r w:rsidRPr="008D53DE">
        <w:t>cài</w:t>
      </w:r>
      <w:proofErr w:type="spellEnd"/>
      <w:r w:rsidRPr="008D53DE">
        <w:t xml:space="preserve"> </w:t>
      </w:r>
      <w:proofErr w:type="spellStart"/>
      <w:r w:rsidRPr="008D53DE">
        <w:t>đặt</w:t>
      </w:r>
      <w:proofErr w:type="spellEnd"/>
      <w:r w:rsidRPr="008D53DE">
        <w:t xml:space="preserve">, </w:t>
      </w:r>
      <w:proofErr w:type="spellStart"/>
      <w:r w:rsidRPr="008D53DE">
        <w:t>quản</w:t>
      </w:r>
      <w:proofErr w:type="spellEnd"/>
      <w:r w:rsidRPr="008D53DE">
        <w:t xml:space="preserve"> </w:t>
      </w:r>
      <w:proofErr w:type="spellStart"/>
      <w:r w:rsidRPr="008D53DE">
        <w:t>trị</w:t>
      </w:r>
      <w:proofErr w:type="spellEnd"/>
      <w:r w:rsidRPr="008D53DE">
        <w:t xml:space="preserve"> Moodle LMS, </w:t>
      </w:r>
      <w:proofErr w:type="spellStart"/>
      <w:r w:rsidRPr="008D53DE">
        <w:t>giới</w:t>
      </w:r>
      <w:proofErr w:type="spellEnd"/>
      <w:r w:rsidRPr="008D53DE">
        <w:t xml:space="preserve"> </w:t>
      </w:r>
      <w:proofErr w:type="spellStart"/>
      <w:r w:rsidRPr="008D53DE">
        <w:t>thiệu</w:t>
      </w:r>
      <w:proofErr w:type="spellEnd"/>
      <w:r w:rsidRPr="008D53DE">
        <w:t xml:space="preserve"> </w:t>
      </w:r>
      <w:proofErr w:type="spellStart"/>
      <w:r w:rsidRPr="008D53DE">
        <w:t>về</w:t>
      </w:r>
      <w:proofErr w:type="spellEnd"/>
      <w:r w:rsidRPr="008D53DE">
        <w:t xml:space="preserve"> Moodle plugin </w:t>
      </w:r>
      <w:proofErr w:type="spellStart"/>
      <w:r w:rsidRPr="008D53DE">
        <w:t>và</w:t>
      </w:r>
      <w:proofErr w:type="spellEnd"/>
      <w:r w:rsidRPr="008D53DE">
        <w:t xml:space="preserve"> </w:t>
      </w:r>
      <w:proofErr w:type="spellStart"/>
      <w:r w:rsidRPr="008D53DE">
        <w:t>phát</w:t>
      </w:r>
      <w:proofErr w:type="spellEnd"/>
      <w:r w:rsidRPr="008D53DE">
        <w:t xml:space="preserve"> </w:t>
      </w:r>
      <w:proofErr w:type="spellStart"/>
      <w:r w:rsidRPr="008D53DE">
        <w:t>triển</w:t>
      </w:r>
      <w:proofErr w:type="spellEnd"/>
      <w:r w:rsidRPr="008D53DE">
        <w:t xml:space="preserve"> plugin </w:t>
      </w:r>
      <w:proofErr w:type="spellStart"/>
      <w:r w:rsidRPr="008D53DE">
        <w:t>để</w:t>
      </w:r>
      <w:proofErr w:type="spellEnd"/>
      <w:r w:rsidRPr="008D53DE">
        <w:t xml:space="preserve"> </w:t>
      </w:r>
      <w:proofErr w:type="spellStart"/>
      <w:r w:rsidRPr="008D53DE">
        <w:t>bổ</w:t>
      </w:r>
      <w:proofErr w:type="spellEnd"/>
      <w:r w:rsidRPr="008D53DE">
        <w:t xml:space="preserve"> sung </w:t>
      </w:r>
      <w:proofErr w:type="spellStart"/>
      <w:r w:rsidRPr="008D53DE">
        <w:t>tính</w:t>
      </w:r>
      <w:proofErr w:type="spellEnd"/>
      <w:r w:rsidRPr="008D53DE">
        <w:t xml:space="preserve"> </w:t>
      </w:r>
      <w:proofErr w:type="spellStart"/>
      <w:r w:rsidRPr="008D53DE">
        <w:t>năng</w:t>
      </w:r>
      <w:proofErr w:type="spellEnd"/>
      <w:r w:rsidRPr="008D53DE">
        <w:t xml:space="preserve"> </w:t>
      </w:r>
      <w:proofErr w:type="spellStart"/>
      <w:r w:rsidRPr="008D53DE">
        <w:t>cho</w:t>
      </w:r>
      <w:proofErr w:type="spellEnd"/>
      <w:r w:rsidRPr="008D53DE">
        <w:t xml:space="preserve"> Moodle LMS.</w:t>
      </w:r>
    </w:p>
    <w:p w14:paraId="67BDF443" w14:textId="77777777" w:rsidR="00B9705E" w:rsidRDefault="00B9705E" w:rsidP="00B9705E">
      <w:pPr>
        <w:pStyle w:val="CTDT-Text"/>
      </w:pPr>
      <w:r>
        <w:t xml:space="preserve">- </w:t>
      </w:r>
      <w:proofErr w:type="spellStart"/>
      <w:r w:rsidRPr="008D53DE">
        <w:t>Chương</w:t>
      </w:r>
      <w:proofErr w:type="spellEnd"/>
      <w:r w:rsidRPr="008D53DE">
        <w:t xml:space="preserve"> 2 </w:t>
      </w:r>
      <w:proofErr w:type="spellStart"/>
      <w:r w:rsidRPr="008D53DE">
        <w:t>thực</w:t>
      </w:r>
      <w:proofErr w:type="spellEnd"/>
      <w:r w:rsidRPr="008D53DE">
        <w:t xml:space="preserve"> </w:t>
      </w:r>
      <w:proofErr w:type="spellStart"/>
      <w:r w:rsidRPr="008D53DE">
        <w:t>hiện</w:t>
      </w:r>
      <w:proofErr w:type="spellEnd"/>
      <w:r w:rsidRPr="008D53DE">
        <w:t xml:space="preserve"> </w:t>
      </w:r>
      <w:proofErr w:type="spellStart"/>
      <w:r w:rsidRPr="008D53DE">
        <w:t>việc</w:t>
      </w:r>
      <w:proofErr w:type="spellEnd"/>
      <w:r w:rsidRPr="008D53DE">
        <w:t xml:space="preserve"> </w:t>
      </w:r>
      <w:proofErr w:type="spellStart"/>
      <w:r w:rsidRPr="008D53DE">
        <w:t>phân</w:t>
      </w:r>
      <w:proofErr w:type="spellEnd"/>
      <w:r w:rsidRPr="008D53DE">
        <w:t xml:space="preserve"> </w:t>
      </w:r>
      <w:proofErr w:type="spellStart"/>
      <w:r w:rsidRPr="008D53DE">
        <w:t>tích</w:t>
      </w:r>
      <w:proofErr w:type="spellEnd"/>
      <w:r w:rsidRPr="008D53DE">
        <w:t xml:space="preserve">, </w:t>
      </w:r>
      <w:proofErr w:type="spellStart"/>
      <w:r w:rsidRPr="008D53DE">
        <w:t>thiết</w:t>
      </w:r>
      <w:proofErr w:type="spellEnd"/>
      <w:r w:rsidRPr="008D53DE">
        <w:t xml:space="preserve"> </w:t>
      </w:r>
      <w:proofErr w:type="spellStart"/>
      <w:r w:rsidRPr="008D53DE">
        <w:t>kế</w:t>
      </w:r>
      <w:proofErr w:type="spellEnd"/>
      <w:r w:rsidRPr="008D53DE">
        <w:t xml:space="preserve"> </w:t>
      </w:r>
      <w:proofErr w:type="spellStart"/>
      <w:r w:rsidRPr="008D53DE">
        <w:t>và</w:t>
      </w:r>
      <w:proofErr w:type="spellEnd"/>
      <w:r w:rsidRPr="008D53DE">
        <w:t xml:space="preserve"> </w:t>
      </w:r>
      <w:proofErr w:type="spellStart"/>
      <w:r w:rsidRPr="008D53DE">
        <w:t>cài</w:t>
      </w:r>
      <w:proofErr w:type="spellEnd"/>
      <w:r w:rsidRPr="008D53DE">
        <w:t xml:space="preserve"> </w:t>
      </w:r>
      <w:proofErr w:type="spellStart"/>
      <w:r w:rsidRPr="008D53DE">
        <w:t>đặt</w:t>
      </w:r>
      <w:proofErr w:type="spellEnd"/>
      <w:r w:rsidRPr="008D53DE">
        <w:t xml:space="preserve"> </w:t>
      </w:r>
      <w:proofErr w:type="spellStart"/>
      <w:r w:rsidRPr="008D53DE">
        <w:t>các</w:t>
      </w:r>
      <w:proofErr w:type="spellEnd"/>
      <w:r w:rsidRPr="008D53DE">
        <w:t xml:space="preserve"> plug-in </w:t>
      </w:r>
      <w:proofErr w:type="spellStart"/>
      <w:r w:rsidRPr="008D53DE">
        <w:t>phần</w:t>
      </w:r>
      <w:proofErr w:type="spellEnd"/>
      <w:r w:rsidRPr="008D53DE">
        <w:t xml:space="preserve"> </w:t>
      </w:r>
      <w:proofErr w:type="spellStart"/>
      <w:r w:rsidRPr="008D53DE">
        <w:t>mềm</w:t>
      </w:r>
      <w:proofErr w:type="spellEnd"/>
      <w:r w:rsidRPr="008D53DE">
        <w:t xml:space="preserve"> </w:t>
      </w:r>
      <w:proofErr w:type="spellStart"/>
      <w:r w:rsidRPr="008D53DE">
        <w:t>cho</w:t>
      </w:r>
      <w:proofErr w:type="spellEnd"/>
      <w:r w:rsidRPr="008D53DE">
        <w:t xml:space="preserve"> </w:t>
      </w:r>
      <w:proofErr w:type="spellStart"/>
      <w:r w:rsidRPr="008D53DE">
        <w:t>hệ</w:t>
      </w:r>
      <w:proofErr w:type="spellEnd"/>
      <w:r w:rsidRPr="008D53DE">
        <w:t xml:space="preserve"> </w:t>
      </w:r>
      <w:proofErr w:type="spellStart"/>
      <w:r w:rsidRPr="008D53DE">
        <w:t>thống</w:t>
      </w:r>
      <w:proofErr w:type="spellEnd"/>
      <w:r w:rsidRPr="008D53DE">
        <w:t xml:space="preserve"> Moodle LMS, </w:t>
      </w:r>
      <w:proofErr w:type="spellStart"/>
      <w:r w:rsidRPr="008D53DE">
        <w:t>trong</w:t>
      </w:r>
      <w:proofErr w:type="spellEnd"/>
      <w:r w:rsidRPr="008D53DE">
        <w:t xml:space="preserve"> </w:t>
      </w:r>
      <w:proofErr w:type="spellStart"/>
      <w:r w:rsidRPr="008D53DE">
        <w:t>đó</w:t>
      </w:r>
      <w:proofErr w:type="spellEnd"/>
      <w:r w:rsidRPr="008D53DE">
        <w:t xml:space="preserve"> bao </w:t>
      </w:r>
      <w:proofErr w:type="spellStart"/>
      <w:r w:rsidRPr="008D53DE">
        <w:t>gồm</w:t>
      </w:r>
      <w:proofErr w:type="spellEnd"/>
      <w:r w:rsidRPr="008D53DE">
        <w:t xml:space="preserve"> </w:t>
      </w:r>
      <w:proofErr w:type="spellStart"/>
      <w:r w:rsidRPr="008D53DE">
        <w:t>các</w:t>
      </w:r>
      <w:proofErr w:type="spellEnd"/>
      <w:r w:rsidRPr="008D53DE">
        <w:t xml:space="preserve"> plug-in </w:t>
      </w:r>
      <w:proofErr w:type="spellStart"/>
      <w:r w:rsidRPr="008D53DE">
        <w:t>phần</w:t>
      </w:r>
      <w:proofErr w:type="spellEnd"/>
      <w:r w:rsidRPr="008D53DE">
        <w:t xml:space="preserve"> </w:t>
      </w:r>
      <w:proofErr w:type="spellStart"/>
      <w:r w:rsidRPr="008D53DE">
        <w:t>mềm</w:t>
      </w:r>
      <w:proofErr w:type="spellEnd"/>
      <w:r w:rsidRPr="008D53DE">
        <w:t xml:space="preserve"> </w:t>
      </w:r>
      <w:proofErr w:type="spellStart"/>
      <w:r w:rsidRPr="008D53DE">
        <w:t>hỗ</w:t>
      </w:r>
      <w:proofErr w:type="spellEnd"/>
      <w:r w:rsidRPr="008D53DE">
        <w:t xml:space="preserve"> </w:t>
      </w:r>
      <w:proofErr w:type="spellStart"/>
      <w:r w:rsidRPr="008D53DE">
        <w:t>trợ</w:t>
      </w:r>
      <w:proofErr w:type="spellEnd"/>
      <w:r w:rsidRPr="008D53DE">
        <w:t xml:space="preserve"> </w:t>
      </w:r>
      <w:proofErr w:type="spellStart"/>
      <w:r w:rsidRPr="008D53DE">
        <w:t>quản</w:t>
      </w:r>
      <w:proofErr w:type="spellEnd"/>
      <w:r w:rsidRPr="008D53DE">
        <w:t xml:space="preserve"> </w:t>
      </w:r>
      <w:proofErr w:type="spellStart"/>
      <w:r w:rsidRPr="008D53DE">
        <w:t>trị</w:t>
      </w:r>
      <w:proofErr w:type="spellEnd"/>
      <w:r w:rsidRPr="008D53DE">
        <w:t xml:space="preserve"> </w:t>
      </w:r>
      <w:proofErr w:type="spellStart"/>
      <w:r w:rsidRPr="008D53DE">
        <w:t>ngân</w:t>
      </w:r>
      <w:proofErr w:type="spellEnd"/>
      <w:r w:rsidRPr="008D53DE">
        <w:t xml:space="preserve"> </w:t>
      </w:r>
      <w:proofErr w:type="spellStart"/>
      <w:r w:rsidRPr="008D53DE">
        <w:t>hàng</w:t>
      </w:r>
      <w:proofErr w:type="spellEnd"/>
      <w:r w:rsidRPr="008D53DE">
        <w:t xml:space="preserve"> </w:t>
      </w:r>
      <w:proofErr w:type="spellStart"/>
      <w:r w:rsidRPr="008D53DE">
        <w:t>câu</w:t>
      </w:r>
      <w:proofErr w:type="spellEnd"/>
      <w:r w:rsidRPr="008D53DE">
        <w:t xml:space="preserve"> </w:t>
      </w:r>
      <w:proofErr w:type="spellStart"/>
      <w:r w:rsidRPr="008D53DE">
        <w:t>hỏi</w:t>
      </w:r>
      <w:proofErr w:type="spellEnd"/>
      <w:r w:rsidRPr="008D53DE">
        <w:t xml:space="preserve"> </w:t>
      </w:r>
      <w:proofErr w:type="spellStart"/>
      <w:r w:rsidRPr="008D53DE">
        <w:t>và</w:t>
      </w:r>
      <w:proofErr w:type="spellEnd"/>
      <w:r w:rsidRPr="008D53DE">
        <w:t xml:space="preserve"> </w:t>
      </w:r>
      <w:proofErr w:type="spellStart"/>
      <w:r w:rsidRPr="008D53DE">
        <w:t>các</w:t>
      </w:r>
      <w:proofErr w:type="spellEnd"/>
      <w:r w:rsidRPr="008D53DE">
        <w:t xml:space="preserve"> plug-in </w:t>
      </w:r>
      <w:proofErr w:type="spellStart"/>
      <w:r w:rsidRPr="008D53DE">
        <w:t>phần</w:t>
      </w:r>
      <w:proofErr w:type="spellEnd"/>
      <w:r w:rsidRPr="008D53DE">
        <w:t xml:space="preserve"> </w:t>
      </w:r>
      <w:proofErr w:type="spellStart"/>
      <w:r w:rsidRPr="008D53DE">
        <w:t>mềm</w:t>
      </w:r>
      <w:proofErr w:type="spellEnd"/>
      <w:r w:rsidRPr="008D53DE">
        <w:t xml:space="preserve"> </w:t>
      </w:r>
      <w:proofErr w:type="spellStart"/>
      <w:r w:rsidRPr="008D53DE">
        <w:t>hỗ</w:t>
      </w:r>
      <w:proofErr w:type="spellEnd"/>
      <w:r w:rsidRPr="008D53DE">
        <w:t xml:space="preserve"> </w:t>
      </w:r>
      <w:proofErr w:type="spellStart"/>
      <w:r w:rsidRPr="008D53DE">
        <w:t>trợ</w:t>
      </w:r>
      <w:proofErr w:type="spellEnd"/>
      <w:r w:rsidRPr="008D53DE">
        <w:t xml:space="preserve"> </w:t>
      </w:r>
      <w:proofErr w:type="spellStart"/>
      <w:r w:rsidRPr="008D53DE">
        <w:t>quản</w:t>
      </w:r>
      <w:proofErr w:type="spellEnd"/>
      <w:r w:rsidRPr="008D53DE">
        <w:t xml:space="preserve"> </w:t>
      </w:r>
      <w:proofErr w:type="spellStart"/>
      <w:r w:rsidRPr="008D53DE">
        <w:t>trị</w:t>
      </w:r>
      <w:proofErr w:type="spellEnd"/>
      <w:r w:rsidRPr="008D53DE">
        <w:t xml:space="preserve"> </w:t>
      </w:r>
      <w:proofErr w:type="spellStart"/>
      <w:r w:rsidRPr="008D53DE">
        <w:t>nhóm</w:t>
      </w:r>
      <w:proofErr w:type="spellEnd"/>
      <w:r w:rsidRPr="008D53DE">
        <w:t xml:space="preserve"> </w:t>
      </w:r>
      <w:proofErr w:type="spellStart"/>
      <w:r w:rsidRPr="008D53DE">
        <w:t>học</w:t>
      </w:r>
      <w:proofErr w:type="spellEnd"/>
      <w:r w:rsidRPr="008D53DE">
        <w:t xml:space="preserve"> </w:t>
      </w:r>
      <w:proofErr w:type="spellStart"/>
      <w:r w:rsidRPr="008D53DE">
        <w:t>viên</w:t>
      </w:r>
      <w:proofErr w:type="spellEnd"/>
      <w:r w:rsidRPr="008D53DE">
        <w:t>.</w:t>
      </w:r>
    </w:p>
    <w:p w14:paraId="5692059A" w14:textId="7D5099A3" w:rsidR="006E1517" w:rsidRPr="008D53DE" w:rsidRDefault="00B9705E" w:rsidP="00B9705E">
      <w:pPr>
        <w:pStyle w:val="CTDT-Text"/>
      </w:pPr>
      <w:r>
        <w:t xml:space="preserve">- </w:t>
      </w:r>
      <w:r>
        <w:tab/>
      </w:r>
      <w:proofErr w:type="spellStart"/>
      <w:r w:rsidRPr="00EA2BF2">
        <w:t>Chương</w:t>
      </w:r>
      <w:proofErr w:type="spellEnd"/>
      <w:r w:rsidRPr="00EA2BF2">
        <w:t xml:space="preserve"> 3 </w:t>
      </w:r>
      <w:proofErr w:type="spellStart"/>
      <w:r w:rsidRPr="00EA2BF2">
        <w:t>thực</w:t>
      </w:r>
      <w:proofErr w:type="spellEnd"/>
      <w:r w:rsidRPr="00EA2BF2">
        <w:t xml:space="preserve"> </w:t>
      </w:r>
      <w:proofErr w:type="spellStart"/>
      <w:r w:rsidRPr="00EA2BF2">
        <w:t>hiện</w:t>
      </w:r>
      <w:proofErr w:type="spellEnd"/>
      <w:r w:rsidRPr="00EA2BF2">
        <w:t xml:space="preserve"> </w:t>
      </w:r>
      <w:proofErr w:type="spellStart"/>
      <w:r w:rsidRPr="00EA2BF2">
        <w:t>việc</w:t>
      </w:r>
      <w:proofErr w:type="spellEnd"/>
      <w:r w:rsidRPr="00EA2BF2">
        <w:t xml:space="preserve"> </w:t>
      </w:r>
      <w:proofErr w:type="spellStart"/>
      <w:r w:rsidRPr="00EA2BF2">
        <w:t>thử</w:t>
      </w:r>
      <w:proofErr w:type="spellEnd"/>
      <w:r w:rsidRPr="00EA2BF2">
        <w:t xml:space="preserve"> </w:t>
      </w:r>
      <w:proofErr w:type="spellStart"/>
      <w:r w:rsidRPr="00EA2BF2">
        <w:t>nghiệm</w:t>
      </w:r>
      <w:proofErr w:type="spellEnd"/>
      <w:r w:rsidRPr="00EA2BF2">
        <w:t xml:space="preserve"> </w:t>
      </w:r>
      <w:proofErr w:type="spellStart"/>
      <w:r w:rsidRPr="00EA2BF2">
        <w:t>và</w:t>
      </w:r>
      <w:proofErr w:type="spellEnd"/>
      <w:r w:rsidRPr="00EA2BF2">
        <w:t xml:space="preserve"> </w:t>
      </w:r>
      <w:proofErr w:type="spellStart"/>
      <w:r w:rsidRPr="00EA2BF2">
        <w:t>đánh</w:t>
      </w:r>
      <w:proofErr w:type="spellEnd"/>
      <w:r w:rsidRPr="00EA2BF2">
        <w:t xml:space="preserve"> </w:t>
      </w:r>
      <w:proofErr w:type="spellStart"/>
      <w:r w:rsidRPr="00EA2BF2">
        <w:t>giá</w:t>
      </w:r>
      <w:proofErr w:type="spellEnd"/>
      <w:r w:rsidRPr="00EA2BF2">
        <w:t xml:space="preserve"> </w:t>
      </w:r>
      <w:proofErr w:type="spellStart"/>
      <w:r w:rsidRPr="00EA2BF2">
        <w:t>bộ</w:t>
      </w:r>
      <w:proofErr w:type="spellEnd"/>
      <w:r w:rsidRPr="00EA2BF2">
        <w:t xml:space="preserve"> plug-in </w:t>
      </w:r>
      <w:proofErr w:type="spellStart"/>
      <w:r w:rsidRPr="00EA2BF2">
        <w:t>phần</w:t>
      </w:r>
      <w:proofErr w:type="spellEnd"/>
      <w:r w:rsidRPr="00EA2BF2">
        <w:t xml:space="preserve"> </w:t>
      </w:r>
      <w:proofErr w:type="spellStart"/>
      <w:r w:rsidRPr="00EA2BF2">
        <w:t>mềm</w:t>
      </w:r>
      <w:proofErr w:type="spellEnd"/>
      <w:r w:rsidRPr="00EA2BF2">
        <w:t xml:space="preserve"> </w:t>
      </w:r>
      <w:proofErr w:type="spellStart"/>
      <w:r w:rsidRPr="00EA2BF2">
        <w:t>bổ</w:t>
      </w:r>
      <w:proofErr w:type="spellEnd"/>
      <w:r w:rsidRPr="00EA2BF2">
        <w:t xml:space="preserve"> sung </w:t>
      </w:r>
      <w:proofErr w:type="spellStart"/>
      <w:r w:rsidRPr="00EA2BF2">
        <w:t>các</w:t>
      </w:r>
      <w:proofErr w:type="spellEnd"/>
      <w:r w:rsidRPr="00EA2BF2">
        <w:t xml:space="preserve"> </w:t>
      </w:r>
      <w:proofErr w:type="spellStart"/>
      <w:r w:rsidRPr="00EA2BF2">
        <w:t>tính</w:t>
      </w:r>
      <w:proofErr w:type="spellEnd"/>
      <w:r w:rsidRPr="00EA2BF2">
        <w:t xml:space="preserve"> </w:t>
      </w:r>
      <w:proofErr w:type="spellStart"/>
      <w:r w:rsidRPr="00EA2BF2">
        <w:t>năng</w:t>
      </w:r>
      <w:proofErr w:type="spellEnd"/>
      <w:r w:rsidRPr="00EA2BF2">
        <w:t xml:space="preserve"> </w:t>
      </w:r>
      <w:proofErr w:type="spellStart"/>
      <w:r w:rsidRPr="00EA2BF2">
        <w:t>quản</w:t>
      </w:r>
      <w:proofErr w:type="spellEnd"/>
      <w:r w:rsidRPr="00EA2BF2">
        <w:t xml:space="preserve"> </w:t>
      </w:r>
      <w:proofErr w:type="spellStart"/>
      <w:r w:rsidRPr="00EA2BF2">
        <w:t>trị</w:t>
      </w:r>
      <w:proofErr w:type="spellEnd"/>
      <w:r w:rsidRPr="00EA2BF2">
        <w:t xml:space="preserve"> </w:t>
      </w:r>
      <w:proofErr w:type="spellStart"/>
      <w:r w:rsidRPr="00EA2BF2">
        <w:t>nhóm</w:t>
      </w:r>
      <w:proofErr w:type="spellEnd"/>
      <w:r w:rsidRPr="00EA2BF2">
        <w:t xml:space="preserve"> </w:t>
      </w:r>
      <w:proofErr w:type="spellStart"/>
      <w:r w:rsidRPr="00EA2BF2">
        <w:t>học</w:t>
      </w:r>
      <w:proofErr w:type="spellEnd"/>
      <w:r w:rsidRPr="00EA2BF2">
        <w:t xml:space="preserve"> </w:t>
      </w:r>
      <w:proofErr w:type="spellStart"/>
      <w:r w:rsidRPr="00EA2BF2">
        <w:t>viên</w:t>
      </w:r>
      <w:proofErr w:type="spellEnd"/>
      <w:r w:rsidRPr="00EA2BF2">
        <w:t xml:space="preserve"> </w:t>
      </w:r>
      <w:proofErr w:type="spellStart"/>
      <w:r w:rsidRPr="00EA2BF2">
        <w:t>và</w:t>
      </w:r>
      <w:proofErr w:type="spellEnd"/>
      <w:r w:rsidRPr="00EA2BF2">
        <w:t xml:space="preserve"> </w:t>
      </w:r>
      <w:proofErr w:type="spellStart"/>
      <w:r w:rsidRPr="00EA2BF2">
        <w:t>quản</w:t>
      </w:r>
      <w:proofErr w:type="spellEnd"/>
      <w:r w:rsidRPr="00EA2BF2">
        <w:t xml:space="preserve"> </w:t>
      </w:r>
      <w:proofErr w:type="spellStart"/>
      <w:r w:rsidRPr="00EA2BF2">
        <w:t>trị</w:t>
      </w:r>
      <w:proofErr w:type="spellEnd"/>
      <w:r w:rsidRPr="00EA2BF2">
        <w:t xml:space="preserve"> </w:t>
      </w:r>
      <w:proofErr w:type="spellStart"/>
      <w:r w:rsidRPr="00EA2BF2">
        <w:t>ngân</w:t>
      </w:r>
      <w:proofErr w:type="spellEnd"/>
      <w:r w:rsidRPr="00EA2BF2">
        <w:t xml:space="preserve"> </w:t>
      </w:r>
      <w:proofErr w:type="spellStart"/>
      <w:r w:rsidRPr="00EA2BF2">
        <w:t>hàng</w:t>
      </w:r>
      <w:proofErr w:type="spellEnd"/>
      <w:r w:rsidRPr="00EA2BF2">
        <w:t xml:space="preserve"> </w:t>
      </w:r>
      <w:proofErr w:type="spellStart"/>
      <w:r w:rsidRPr="00EA2BF2">
        <w:t>câu</w:t>
      </w:r>
      <w:proofErr w:type="spellEnd"/>
      <w:r w:rsidRPr="00EA2BF2">
        <w:t xml:space="preserve"> </w:t>
      </w:r>
      <w:proofErr w:type="spellStart"/>
      <w:r w:rsidRPr="00EA2BF2">
        <w:t>hỏi</w:t>
      </w:r>
      <w:proofErr w:type="spellEnd"/>
      <w:r w:rsidRPr="00EA2BF2">
        <w:t xml:space="preserve"> </w:t>
      </w:r>
      <w:proofErr w:type="spellStart"/>
      <w:r w:rsidRPr="00EA2BF2">
        <w:t>cho</w:t>
      </w:r>
      <w:proofErr w:type="spellEnd"/>
      <w:r w:rsidRPr="00EA2BF2">
        <w:t xml:space="preserve"> Moodle LMS, </w:t>
      </w:r>
      <w:proofErr w:type="spellStart"/>
      <w:r w:rsidRPr="00EA2BF2">
        <w:t>trong</w:t>
      </w:r>
      <w:proofErr w:type="spellEnd"/>
      <w:r w:rsidRPr="00EA2BF2">
        <w:t xml:space="preserve"> </w:t>
      </w:r>
      <w:proofErr w:type="spellStart"/>
      <w:r w:rsidRPr="00EA2BF2">
        <w:t>đó</w:t>
      </w:r>
      <w:proofErr w:type="spellEnd"/>
      <w:r w:rsidRPr="00EA2BF2">
        <w:t xml:space="preserve"> bao </w:t>
      </w:r>
      <w:proofErr w:type="spellStart"/>
      <w:r w:rsidRPr="00EA2BF2">
        <w:t>gồm</w:t>
      </w:r>
      <w:proofErr w:type="spellEnd"/>
      <w:r w:rsidRPr="00EA2BF2">
        <w:t xml:space="preserve"> </w:t>
      </w:r>
      <w:proofErr w:type="spellStart"/>
      <w:r w:rsidRPr="00EA2BF2">
        <w:t>việc</w:t>
      </w:r>
      <w:proofErr w:type="spellEnd"/>
      <w:r w:rsidRPr="00EA2BF2">
        <w:t xml:space="preserve"> </w:t>
      </w:r>
      <w:proofErr w:type="spellStart"/>
      <w:r w:rsidRPr="00EA2BF2">
        <w:t>triển</w:t>
      </w:r>
      <w:proofErr w:type="spellEnd"/>
      <w:r w:rsidRPr="00EA2BF2">
        <w:t xml:space="preserve"> </w:t>
      </w:r>
      <w:proofErr w:type="spellStart"/>
      <w:r w:rsidRPr="00EA2BF2">
        <w:t>khai</w:t>
      </w:r>
      <w:proofErr w:type="spellEnd"/>
      <w:r w:rsidRPr="00EA2BF2">
        <w:t xml:space="preserve"> </w:t>
      </w:r>
      <w:proofErr w:type="spellStart"/>
      <w:r w:rsidRPr="00EA2BF2">
        <w:t>và</w:t>
      </w:r>
      <w:proofErr w:type="spellEnd"/>
      <w:r w:rsidRPr="00EA2BF2">
        <w:t xml:space="preserve"> </w:t>
      </w:r>
      <w:proofErr w:type="spellStart"/>
      <w:r w:rsidRPr="00EA2BF2">
        <w:t>chạy</w:t>
      </w:r>
      <w:proofErr w:type="spellEnd"/>
      <w:r w:rsidRPr="00EA2BF2">
        <w:t xml:space="preserve"> </w:t>
      </w:r>
      <w:proofErr w:type="spellStart"/>
      <w:r w:rsidRPr="00EA2BF2">
        <w:t>thử</w:t>
      </w:r>
      <w:proofErr w:type="spellEnd"/>
      <w:r w:rsidRPr="00EA2BF2">
        <w:t xml:space="preserve"> </w:t>
      </w:r>
      <w:proofErr w:type="spellStart"/>
      <w:r w:rsidRPr="00EA2BF2">
        <w:t>bộ</w:t>
      </w:r>
      <w:proofErr w:type="spellEnd"/>
      <w:r w:rsidRPr="00EA2BF2">
        <w:t xml:space="preserve"> plug-in </w:t>
      </w:r>
      <w:proofErr w:type="spellStart"/>
      <w:r w:rsidRPr="00EA2BF2">
        <w:t>phần</w:t>
      </w:r>
      <w:proofErr w:type="spellEnd"/>
      <w:r w:rsidRPr="00EA2BF2">
        <w:t xml:space="preserve"> </w:t>
      </w:r>
      <w:proofErr w:type="spellStart"/>
      <w:r w:rsidRPr="00EA2BF2">
        <w:t>mềm</w:t>
      </w:r>
      <w:proofErr w:type="spellEnd"/>
      <w:r w:rsidRPr="00EA2BF2">
        <w:t xml:space="preserve"> </w:t>
      </w:r>
      <w:proofErr w:type="spellStart"/>
      <w:r w:rsidRPr="00EA2BF2">
        <w:t>trên</w:t>
      </w:r>
      <w:proofErr w:type="spellEnd"/>
      <w:r w:rsidRPr="00EA2BF2">
        <w:t xml:space="preserve"> </w:t>
      </w:r>
      <w:proofErr w:type="spellStart"/>
      <w:r w:rsidRPr="00EA2BF2">
        <w:t>hệ</w:t>
      </w:r>
      <w:proofErr w:type="spellEnd"/>
      <w:r w:rsidRPr="00EA2BF2">
        <w:t xml:space="preserve"> </w:t>
      </w:r>
      <w:proofErr w:type="spellStart"/>
      <w:r w:rsidRPr="00EA2BF2">
        <w:t>thống</w:t>
      </w:r>
      <w:proofErr w:type="spellEnd"/>
      <w:r w:rsidRPr="00EA2BF2">
        <w:t xml:space="preserve"> </w:t>
      </w:r>
      <w:proofErr w:type="spellStart"/>
      <w:r w:rsidRPr="00EA2BF2">
        <w:t>thử</w:t>
      </w:r>
      <w:proofErr w:type="spellEnd"/>
      <w:r w:rsidRPr="00EA2BF2">
        <w:t xml:space="preserve"> </w:t>
      </w:r>
      <w:proofErr w:type="spellStart"/>
      <w:r w:rsidRPr="00EA2BF2">
        <w:t>nghiệm</w:t>
      </w:r>
      <w:proofErr w:type="spellEnd"/>
      <w:r w:rsidRPr="00EA2BF2">
        <w:t xml:space="preserve"> Moodle LMS</w:t>
      </w:r>
      <w:r>
        <w:t xml:space="preserve"> </w:t>
      </w:r>
      <w:proofErr w:type="spellStart"/>
      <w:r w:rsidRPr="00EA2BF2">
        <w:t>cục</w:t>
      </w:r>
      <w:proofErr w:type="spellEnd"/>
      <w:r w:rsidRPr="00EA2BF2">
        <w:t xml:space="preserve"> </w:t>
      </w:r>
      <w:proofErr w:type="spellStart"/>
      <w:r w:rsidRPr="00EA2BF2">
        <w:t>bộ</w:t>
      </w:r>
      <w:proofErr w:type="spellEnd"/>
      <w:r w:rsidRPr="00EA2BF2">
        <w:t xml:space="preserve"> </w:t>
      </w:r>
      <w:proofErr w:type="spellStart"/>
      <w:r w:rsidRPr="00EA2BF2">
        <w:t>và</w:t>
      </w:r>
      <w:proofErr w:type="spellEnd"/>
      <w:r w:rsidRPr="00EA2BF2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 w:rsidRPr="00EA2BF2">
        <w:t xml:space="preserve"> </w:t>
      </w:r>
      <w:proofErr w:type="spellStart"/>
      <w:r w:rsidRPr="00EA2BF2">
        <w:t>đang</w:t>
      </w:r>
      <w:proofErr w:type="spellEnd"/>
      <w:r w:rsidRPr="00EA2BF2">
        <w:t xml:space="preserve"> </w:t>
      </w:r>
      <w:proofErr w:type="spellStart"/>
      <w:r w:rsidRPr="00EA2BF2">
        <w:t>vận</w:t>
      </w:r>
      <w:proofErr w:type="spellEnd"/>
      <w:r w:rsidRPr="00EA2BF2">
        <w:t xml:space="preserve"> </w:t>
      </w:r>
      <w:proofErr w:type="spellStart"/>
      <w:r w:rsidRPr="00EA2BF2">
        <w:t>hành</w:t>
      </w:r>
      <w:proofErr w:type="spellEnd"/>
      <w:r w:rsidRPr="00EA2BF2">
        <w:t xml:space="preserve"> </w:t>
      </w:r>
      <w:proofErr w:type="spellStart"/>
      <w:r w:rsidRPr="00EA2BF2">
        <w:t>của</w:t>
      </w:r>
      <w:proofErr w:type="spellEnd"/>
      <w:r w:rsidRPr="00EA2BF2">
        <w:t xml:space="preserve"> Khoa An </w:t>
      </w:r>
      <w:proofErr w:type="spellStart"/>
      <w:r w:rsidRPr="00EA2BF2">
        <w:t>toàn</w:t>
      </w:r>
      <w:proofErr w:type="spellEnd"/>
      <w:r w:rsidRPr="00EA2BF2">
        <w:t xml:space="preserve"> </w:t>
      </w:r>
      <w:proofErr w:type="spellStart"/>
      <w:r w:rsidRPr="00EA2BF2">
        <w:t>thông</w:t>
      </w:r>
      <w:proofErr w:type="spellEnd"/>
      <w:r w:rsidRPr="00EA2BF2">
        <w:t xml:space="preserve"> tin</w:t>
      </w:r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BCVT</w:t>
      </w:r>
      <w:r w:rsidRPr="00EA2BF2">
        <w:t>.</w:t>
      </w:r>
      <w:r w:rsidR="006E1517" w:rsidRPr="008D53DE">
        <w:br w:type="page"/>
      </w:r>
    </w:p>
    <w:p w14:paraId="088FB12B" w14:textId="77A75143" w:rsidR="001E589E" w:rsidRDefault="00B23D86" w:rsidP="00775BC5">
      <w:pPr>
        <w:pStyle w:val="CTDT-H1"/>
      </w:pPr>
      <w:bookmarkStart w:id="10" w:name="_Toc153572011"/>
      <w:bookmarkStart w:id="11" w:name="_Toc182297930"/>
      <w:r>
        <w:lastRenderedPageBreak/>
        <w:t>TỔNG QUAN VỀ HỆ THỐNG MOODLE LMS</w:t>
      </w:r>
      <w:bookmarkEnd w:id="10"/>
      <w:bookmarkEnd w:id="11"/>
    </w:p>
    <w:p w14:paraId="4AAC9E81" w14:textId="3CBCAB8F" w:rsidR="00610D47" w:rsidRDefault="00B23D86" w:rsidP="00610D47">
      <w:pPr>
        <w:pStyle w:val="CTDT-H2"/>
      </w:pPr>
      <w:bookmarkStart w:id="12" w:name="_Toc153572012"/>
      <w:bookmarkStart w:id="13" w:name="_Toc182297931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12"/>
      <w:bookmarkEnd w:id="13"/>
      <w:proofErr w:type="spellEnd"/>
    </w:p>
    <w:p w14:paraId="2D0E6165" w14:textId="19C61458" w:rsidR="009A4E75" w:rsidRDefault="009A4E75" w:rsidP="009A4E75">
      <w:pPr>
        <w:pStyle w:val="CTDT-H1"/>
      </w:pPr>
      <w:r>
        <w:t>ICS100</w:t>
      </w:r>
    </w:p>
    <w:p w14:paraId="5F072FAF" w14:textId="77777777" w:rsidR="009A4E75" w:rsidRDefault="009A4E75" w:rsidP="009A4E75">
      <w:pPr>
        <w:pStyle w:val="CTDT-Text"/>
      </w:pPr>
    </w:p>
    <w:p w14:paraId="74E9F851" w14:textId="79BB4AE0" w:rsidR="009A4E75" w:rsidRDefault="009A4E75" w:rsidP="009A4E75">
      <w:pPr>
        <w:pStyle w:val="CTDT-H2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1346EDC" w14:textId="77777777" w:rsidR="009A4E75" w:rsidRDefault="009A4E75" w:rsidP="009A4E75">
      <w:pPr>
        <w:pStyle w:val="CTDT-Text"/>
      </w:pPr>
    </w:p>
    <w:p w14:paraId="5105C1B3" w14:textId="77777777" w:rsidR="009A4E75" w:rsidRDefault="009A4E75" w:rsidP="009A4E7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hAnsi="Segoe UI" w:cs="Segoe UI"/>
          <w:color w:val="CCCCCC"/>
          <w:sz w:val="27"/>
        </w:rPr>
      </w:pPr>
      <w:r>
        <w:rPr>
          <w:rFonts w:ascii="Segoe UI" w:hAnsi="Segoe UI" w:cs="Segoe UI"/>
          <w:b/>
          <w:bCs/>
          <w:color w:val="CCCCCC"/>
        </w:rPr>
        <w:t>1. PLC (Programmable Logic Controller)</w:t>
      </w:r>
    </w:p>
    <w:p w14:paraId="64E4C1FF" w14:textId="77777777" w:rsidR="009A4E75" w:rsidRDefault="009A4E75" w:rsidP="009A4E75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Khái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niệm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Bộ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não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của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móc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36F348E6" w14:textId="77777777" w:rsidR="009A4E75" w:rsidRDefault="009A4E75" w:rsidP="009A4E75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Chức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năng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Nhận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tín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hiệu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từ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cảm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biến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xử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lý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theo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logic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đã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lập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trình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ra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lệnh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các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thiết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bị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động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cơ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van,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cánh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tay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robot)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hoạt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động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2E4083A9" w14:textId="77777777" w:rsidR="009A4E75" w:rsidRDefault="009A4E75" w:rsidP="009A4E7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b/>
          <w:bCs/>
          <w:color w:val="CCCCCC"/>
        </w:rPr>
        <w:t>2. HMI (Human-Machine Interface)</w:t>
      </w:r>
    </w:p>
    <w:p w14:paraId="7C07B7A4" w14:textId="77777777" w:rsidR="009A4E75" w:rsidRDefault="009A4E75" w:rsidP="009A4E75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Khái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niệm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Màn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hình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điều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khiển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r>
        <w:rPr>
          <w:rFonts w:ascii="Segoe UI" w:hAnsi="Segoe UI" w:cs="Segoe UI"/>
          <w:color w:val="CCCCCC"/>
          <w:sz w:val="20"/>
          <w:szCs w:val="20"/>
        </w:rPr>
        <w:t xml:space="preserve"> (Giao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diện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người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-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4F1D1932" w14:textId="77777777" w:rsidR="009A4E75" w:rsidRDefault="009A4E75" w:rsidP="009A4E75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Chức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năng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Giúp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người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giao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tiếp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với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móc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.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Người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vận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hành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dùng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HMI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để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xem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thông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số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nhiệt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độ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tốc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độ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),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nhấn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nút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Start/Stop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hoặc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cài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đặt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các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giá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trị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vận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hành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2A5C6E81" w14:textId="77777777" w:rsidR="009A4E75" w:rsidRDefault="009A4E75" w:rsidP="009A4E7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b/>
          <w:bCs/>
          <w:color w:val="CCCCCC"/>
        </w:rPr>
        <w:t>3. Network (</w:t>
      </w:r>
      <w:proofErr w:type="spellStart"/>
      <w:r>
        <w:rPr>
          <w:rFonts w:ascii="Segoe UI" w:hAnsi="Segoe UI" w:cs="Segoe UI"/>
          <w:b/>
          <w:bCs/>
          <w:color w:val="CCCCCC"/>
        </w:rPr>
        <w:t>Mạng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công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nghiệp</w:t>
      </w:r>
      <w:proofErr w:type="spellEnd"/>
      <w:r>
        <w:rPr>
          <w:rFonts w:ascii="Segoe UI" w:hAnsi="Segoe UI" w:cs="Segoe UI"/>
          <w:b/>
          <w:bCs/>
          <w:color w:val="CCCCCC"/>
        </w:rPr>
        <w:t>)</w:t>
      </w:r>
    </w:p>
    <w:p w14:paraId="37080E73" w14:textId="77777777" w:rsidR="009A4E75" w:rsidRDefault="009A4E75" w:rsidP="009A4E7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Khái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niệm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Hệ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thống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dây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thần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kinh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nối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các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thiết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bị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4B1F2579" w14:textId="77777777" w:rsidR="009A4E75" w:rsidRDefault="009A4E75" w:rsidP="009A4E7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Chức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năng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 xml:space="preserve"> Cho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phép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PLC, HMI,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cảm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biến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tính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trung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tâm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truyền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dữ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liệu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qua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lại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với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nhau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thông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qua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các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chuẩn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như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Ethernet/IP,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Profinet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 Modbus...).</w:t>
      </w:r>
    </w:p>
    <w:p w14:paraId="04ED68AE" w14:textId="77777777" w:rsidR="009A4E75" w:rsidRDefault="009A4E75" w:rsidP="009A4E7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b/>
          <w:bCs/>
          <w:color w:val="CCCCCC"/>
        </w:rPr>
        <w:t>4. SMI (Smart Machine Interface)</w:t>
      </w:r>
    </w:p>
    <w:p w14:paraId="22D586E5" w14:textId="77777777" w:rsidR="009A4E75" w:rsidRDefault="009A4E75" w:rsidP="009A4E75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Khái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niệm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"Giao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diện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máy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thông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minh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"</w:t>
      </w:r>
      <w:r>
        <w:rPr>
          <w:rFonts w:ascii="Segoe UI" w:hAnsi="Segoe UI" w:cs="Segoe UI"/>
          <w:color w:val="CCCCCC"/>
          <w:sz w:val="20"/>
          <w:szCs w:val="20"/>
        </w:rPr>
        <w:t> 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thường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một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dạng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HMI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cao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cấp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hoặc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cổng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nối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dữ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liệu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74A4D50E" w14:textId="77777777" w:rsidR="009A4E75" w:rsidRDefault="009A4E75" w:rsidP="009A4E75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Chức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năng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Tập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trung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việc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nối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móc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với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hệ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thống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quản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lý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cấp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cao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hơn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như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Cloud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hoặc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phần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mềm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quản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lý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),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giúp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thập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dữ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liệu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thông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minh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để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phân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tích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hiệu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suất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bảo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trì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dự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báo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728E806E" w14:textId="77777777" w:rsidR="009A4E75" w:rsidRDefault="009A4E75" w:rsidP="009A4E7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Tóm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lại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PLC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điều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khiển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HMI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để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người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ra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lệnh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Network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kết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nối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tất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cả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lại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E5E7EB" w:frame="1"/>
        </w:rPr>
        <w:t>SMI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giúp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máy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móc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trở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nên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thông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minh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"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hơn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trong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việc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chia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sẻ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dữ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liệu</w:t>
      </w:r>
      <w:proofErr w:type="spellEnd"/>
    </w:p>
    <w:p w14:paraId="33B8509A" w14:textId="3CE551E8" w:rsidR="009A4E75" w:rsidRDefault="009A4E75" w:rsidP="009A4E75">
      <w:pPr>
        <w:pStyle w:val="CTDT-Text"/>
      </w:pPr>
    </w:p>
    <w:p w14:paraId="44840B6C" w14:textId="2666FEBB" w:rsidR="009A4E75" w:rsidRDefault="009A4E75" w:rsidP="009A4E75">
      <w:pPr>
        <w:pStyle w:val="CTDT-Text"/>
      </w:pPr>
    </w:p>
    <w:p w14:paraId="58470148" w14:textId="2C9488BD" w:rsidR="00371D79" w:rsidRDefault="00371D79" w:rsidP="00371D79">
      <w:pPr>
        <w:pStyle w:val="CTDT-H2"/>
      </w:pPr>
      <w:r>
        <w:t>ICS100</w:t>
      </w:r>
    </w:p>
    <w:p w14:paraId="7B81BBF9" w14:textId="13F68CB8" w:rsidR="00371D79" w:rsidRDefault="00966A61" w:rsidP="00966A61">
      <w:pPr>
        <w:pStyle w:val="CTDT-H2"/>
      </w:pPr>
      <w:r w:rsidRPr="00966A61">
        <w:t>210W-03 Common ICS Components</w:t>
      </w:r>
    </w:p>
    <w:p w14:paraId="74811FF5" w14:textId="71B33AC1" w:rsidR="00966A61" w:rsidRDefault="00966A61" w:rsidP="00966A61">
      <w:pPr>
        <w:pStyle w:val="CTDT-Text"/>
      </w:pPr>
      <w:r>
        <w:t>ICS: Industrial control system</w:t>
      </w:r>
      <w:r w:rsidR="00364CC1">
        <w:t xml:space="preserve">( </w:t>
      </w:r>
      <w:proofErr w:type="spellStart"/>
      <w:r w:rsidR="00364CC1">
        <w:t>hệ</w:t>
      </w:r>
      <w:proofErr w:type="spellEnd"/>
      <w:r w:rsidR="00364CC1">
        <w:t xml:space="preserve"> </w:t>
      </w:r>
      <w:proofErr w:type="spellStart"/>
      <w:r w:rsidR="00364CC1">
        <w:t>thống</w:t>
      </w:r>
      <w:proofErr w:type="spellEnd"/>
      <w:r w:rsidR="00364CC1">
        <w:t xml:space="preserve"> </w:t>
      </w:r>
      <w:proofErr w:type="spellStart"/>
      <w:r w:rsidR="00364CC1">
        <w:t>điều</w:t>
      </w:r>
      <w:proofErr w:type="spellEnd"/>
      <w:r w:rsidR="00364CC1">
        <w:t xml:space="preserve"> </w:t>
      </w:r>
      <w:proofErr w:type="spellStart"/>
      <w:r w:rsidR="00364CC1">
        <w:t>khiển</w:t>
      </w:r>
      <w:proofErr w:type="spellEnd"/>
      <w:r w:rsidR="00364CC1">
        <w:t xml:space="preserve"> </w:t>
      </w:r>
      <w:proofErr w:type="spellStart"/>
      <w:r w:rsidR="00364CC1">
        <w:t>công</w:t>
      </w:r>
      <w:proofErr w:type="spellEnd"/>
      <w:r w:rsidR="00364CC1">
        <w:t xml:space="preserve"> </w:t>
      </w:r>
      <w:proofErr w:type="spellStart"/>
      <w:r w:rsidR="00364CC1">
        <w:t>nghiệp</w:t>
      </w:r>
      <w:proofErr w:type="spellEnd"/>
      <w:r w:rsidR="00364CC1">
        <w:t>)</w:t>
      </w:r>
    </w:p>
    <w:p w14:paraId="03E1F1E2" w14:textId="647B5E33" w:rsidR="00364CC1" w:rsidRDefault="00855C52" w:rsidP="00966A61">
      <w:pPr>
        <w:pStyle w:val="CTDT-Text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</w:p>
    <w:p w14:paraId="766C483D" w14:textId="171431AE" w:rsidR="00855C52" w:rsidRDefault="00855C52" w:rsidP="00EB171A">
      <w:pPr>
        <w:pStyle w:val="CTDT-H2"/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video</w:t>
      </w:r>
    </w:p>
    <w:p w14:paraId="35E16C42" w14:textId="77777777" w:rsidR="00EB171A" w:rsidRDefault="00EB171A" w:rsidP="00EB171A">
      <w:pPr>
        <w:pStyle w:val="CTDT-Text"/>
      </w:pPr>
      <w:r>
        <w:t xml:space="preserve">54%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qua.</w:t>
      </w:r>
    </w:p>
    <w:p w14:paraId="7CC2A1C5" w14:textId="1F25B065" w:rsidR="00EB171A" w:rsidRDefault="00EB171A" w:rsidP="00EB171A">
      <w:pPr>
        <w:pStyle w:val="CTDT-Text"/>
      </w:pPr>
      <w:r>
        <w:t xml:space="preserve">16%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03ECE318" w14:textId="05F46E2F" w:rsidR="00EB171A" w:rsidRDefault="00EB171A" w:rsidP="00EB171A">
      <w:pPr>
        <w:pStyle w:val="CTDT-Text"/>
        <w:numPr>
          <w:ilvl w:val="1"/>
          <w:numId w:val="12"/>
        </w:numPr>
      </w:pPr>
      <w:proofErr w:type="spellStart"/>
      <w:r>
        <w:t>Nên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ICS </w:t>
      </w:r>
    </w:p>
    <w:p w14:paraId="0D33A844" w14:textId="1C176EBF" w:rsidR="00EB171A" w:rsidRDefault="00EB171A" w:rsidP="00EB171A">
      <w:pPr>
        <w:pStyle w:val="CTDT-H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9"/>
        <w:gridCol w:w="4729"/>
      </w:tblGrid>
      <w:tr w:rsidR="00EB171A" w14:paraId="29823EB3" w14:textId="77777777" w:rsidTr="00EB171A">
        <w:tc>
          <w:tcPr>
            <w:tcW w:w="4729" w:type="dxa"/>
          </w:tcPr>
          <w:p w14:paraId="2FF54575" w14:textId="79F0D3E5" w:rsidR="00EB171A" w:rsidRDefault="00EB171A" w:rsidP="00EB171A">
            <w:pPr>
              <w:pStyle w:val="CTDT-Text"/>
              <w:ind w:firstLine="0"/>
            </w:pPr>
            <w:proofErr w:type="spellStart"/>
            <w:r>
              <w:t>Miêu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ICS</w:t>
            </w:r>
          </w:p>
        </w:tc>
        <w:tc>
          <w:tcPr>
            <w:tcW w:w="4729" w:type="dxa"/>
          </w:tcPr>
          <w:p w14:paraId="6F765405" w14:textId="77777777" w:rsidR="00EB171A" w:rsidRDefault="00EB171A" w:rsidP="00EB171A">
            <w:pPr>
              <w:pStyle w:val="CTDT-Text"/>
              <w:ind w:firstLine="0"/>
            </w:pPr>
          </w:p>
        </w:tc>
      </w:tr>
      <w:tr w:rsidR="00EB171A" w14:paraId="4CD1394D" w14:textId="77777777" w:rsidTr="00EB171A">
        <w:tc>
          <w:tcPr>
            <w:tcW w:w="4729" w:type="dxa"/>
          </w:tcPr>
          <w:p w14:paraId="04AC2EAD" w14:textId="0D1D1845" w:rsidR="00EB171A" w:rsidRDefault="00EB171A" w:rsidP="00EB171A">
            <w:pPr>
              <w:pStyle w:val="CTDT-Text"/>
              <w:ind w:firstLine="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ICS</w:t>
            </w:r>
          </w:p>
        </w:tc>
        <w:tc>
          <w:tcPr>
            <w:tcW w:w="4729" w:type="dxa"/>
          </w:tcPr>
          <w:p w14:paraId="5C874790" w14:textId="77777777" w:rsidR="00EB171A" w:rsidRDefault="00EB171A" w:rsidP="00EB171A">
            <w:pPr>
              <w:pStyle w:val="CTDT-Text"/>
              <w:ind w:firstLine="0"/>
            </w:pPr>
          </w:p>
        </w:tc>
      </w:tr>
      <w:tr w:rsidR="00EB171A" w14:paraId="40A771C5" w14:textId="77777777" w:rsidTr="00EB171A">
        <w:tc>
          <w:tcPr>
            <w:tcW w:w="4729" w:type="dxa"/>
          </w:tcPr>
          <w:p w14:paraId="11901E96" w14:textId="41E1EBB5" w:rsidR="00EB171A" w:rsidRDefault="00EB171A" w:rsidP="00EB171A">
            <w:pPr>
              <w:pStyle w:val="CTDT-Text"/>
              <w:ind w:firstLine="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data </w:t>
            </w:r>
            <w:proofErr w:type="spellStart"/>
            <w:r>
              <w:t>trong</w:t>
            </w:r>
            <w:proofErr w:type="spellEnd"/>
            <w:r>
              <w:t xml:space="preserve"> ICS</w:t>
            </w:r>
          </w:p>
        </w:tc>
        <w:tc>
          <w:tcPr>
            <w:tcW w:w="4729" w:type="dxa"/>
          </w:tcPr>
          <w:p w14:paraId="60F20B46" w14:textId="77777777" w:rsidR="00EB171A" w:rsidRDefault="00EB171A" w:rsidP="00EB171A">
            <w:pPr>
              <w:pStyle w:val="CTDT-Text"/>
              <w:ind w:firstLine="0"/>
            </w:pPr>
          </w:p>
        </w:tc>
      </w:tr>
      <w:tr w:rsidR="00EB171A" w14:paraId="661DCD5C" w14:textId="77777777" w:rsidTr="00EB171A">
        <w:tc>
          <w:tcPr>
            <w:tcW w:w="4729" w:type="dxa"/>
          </w:tcPr>
          <w:p w14:paraId="72C45746" w14:textId="4A2C9DC0" w:rsidR="00EB171A" w:rsidRDefault="00EB171A" w:rsidP="00EB171A">
            <w:pPr>
              <w:pStyle w:val="CTDT-Text"/>
              <w:ind w:firstLine="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4729" w:type="dxa"/>
          </w:tcPr>
          <w:p w14:paraId="715507EC" w14:textId="77777777" w:rsidR="00EB171A" w:rsidRDefault="00EB171A" w:rsidP="00EB171A">
            <w:pPr>
              <w:pStyle w:val="CTDT-Text"/>
              <w:ind w:firstLine="0"/>
            </w:pPr>
          </w:p>
        </w:tc>
      </w:tr>
      <w:tr w:rsidR="00EB171A" w14:paraId="21216790" w14:textId="77777777" w:rsidTr="00EB171A">
        <w:tc>
          <w:tcPr>
            <w:tcW w:w="4729" w:type="dxa"/>
          </w:tcPr>
          <w:p w14:paraId="205C4087" w14:textId="7C53378B" w:rsidR="00EB171A" w:rsidRDefault="00EB171A" w:rsidP="00EB171A">
            <w:pPr>
              <w:pStyle w:val="CTDT-Text"/>
              <w:ind w:firstLine="0"/>
            </w:pP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trogn</w:t>
            </w:r>
            <w:proofErr w:type="spellEnd"/>
            <w:r>
              <w:t xml:space="preserve"> ICS</w:t>
            </w:r>
          </w:p>
        </w:tc>
        <w:tc>
          <w:tcPr>
            <w:tcW w:w="4729" w:type="dxa"/>
          </w:tcPr>
          <w:p w14:paraId="0E24496C" w14:textId="77777777" w:rsidR="00EB171A" w:rsidRDefault="00EB171A" w:rsidP="00EB171A">
            <w:pPr>
              <w:pStyle w:val="CTDT-Text"/>
              <w:ind w:firstLine="0"/>
            </w:pPr>
          </w:p>
        </w:tc>
      </w:tr>
      <w:tr w:rsidR="00EB171A" w14:paraId="1143D1C1" w14:textId="77777777" w:rsidTr="00EB171A">
        <w:tc>
          <w:tcPr>
            <w:tcW w:w="4729" w:type="dxa"/>
          </w:tcPr>
          <w:p w14:paraId="198EC30D" w14:textId="77777777" w:rsidR="00EB171A" w:rsidRDefault="00EB171A" w:rsidP="00EB171A">
            <w:pPr>
              <w:pStyle w:val="CTDT-Text"/>
              <w:ind w:firstLine="0"/>
            </w:pPr>
          </w:p>
        </w:tc>
        <w:tc>
          <w:tcPr>
            <w:tcW w:w="4729" w:type="dxa"/>
          </w:tcPr>
          <w:p w14:paraId="14DD84FE" w14:textId="77777777" w:rsidR="00EB171A" w:rsidRDefault="00EB171A" w:rsidP="00EB171A">
            <w:pPr>
              <w:pStyle w:val="CTDT-Text"/>
              <w:ind w:firstLine="0"/>
            </w:pPr>
          </w:p>
        </w:tc>
      </w:tr>
    </w:tbl>
    <w:p w14:paraId="4A0059B9" w14:textId="3D5C8866" w:rsidR="00EB171A" w:rsidRDefault="00EB171A" w:rsidP="00EB171A">
      <w:pPr>
        <w:pStyle w:val="CTDT-Text"/>
      </w:pPr>
    </w:p>
    <w:p w14:paraId="21E98221" w14:textId="53F28B55" w:rsidR="00BC3289" w:rsidRDefault="00BC3289" w:rsidP="00EB171A">
      <w:pPr>
        <w:pStyle w:val="CTDT-Text"/>
      </w:pPr>
      <w:r>
        <w:t xml:space="preserve">ICS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thiets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AD81A5E" w14:textId="6D9F9EFB" w:rsidR="00BC3289" w:rsidRDefault="00BC3289" w:rsidP="00BC3289">
      <w:pPr>
        <w:pStyle w:val="CTDT-H2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ICS</w:t>
      </w:r>
    </w:p>
    <w:p w14:paraId="1FA2E2B8" w14:textId="77777777" w:rsidR="00BC3289" w:rsidRDefault="00BC3289" w:rsidP="00BC3289">
      <w:pPr>
        <w:pStyle w:val="CTDT-Text"/>
      </w:pPr>
    </w:p>
    <w:p w14:paraId="24E2FF0F" w14:textId="2F7A697A" w:rsidR="00BC3289" w:rsidRDefault="00BC3289" w:rsidP="00EB171A">
      <w:pPr>
        <w:pStyle w:val="CTDT-Text"/>
      </w:pPr>
      <w:r w:rsidRPr="00BC3289">
        <w:drawing>
          <wp:inline distT="0" distB="0" distL="0" distR="0" wp14:anchorId="67824CEE" wp14:editId="34DD7912">
            <wp:extent cx="6012180" cy="335216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412B" w14:textId="36717256" w:rsidR="00BC3289" w:rsidDel="003C683A" w:rsidRDefault="00BC3289" w:rsidP="00EB171A">
      <w:pPr>
        <w:pStyle w:val="CTDT-Text"/>
        <w:rPr>
          <w:moveFrom w:id="14" w:author="Vũ Đức Thông (VinSOC-ANBM-ANBMOT)" w:date="2026-04-17T12:10:00Z"/>
        </w:rPr>
      </w:pPr>
      <w:moveFromRangeStart w:id="15" w:author="Vũ Đức Thông (VinSOC-ANBM-ANBMOT)" w:date="2026-04-17T12:10:00Z" w:name="move227320271"/>
      <w:moveFrom w:id="16" w:author="Vũ Đức Thông (VinSOC-ANBM-ANBMOT)" w:date="2026-04-17T12:10:00Z">
        <w:r w:rsidDel="003C683A">
          <w:t xml:space="preserve">HMI: human machine interface: giao diện cho công nhâm kỹ sư biết các tốc độ máy , nhiệt độ, </w:t>
        </w:r>
        <w:r w:rsidR="00D15C3B" w:rsidDel="003C683A">
          <w:t>hiển thị thông báo cánh tay bị kẹt</w:t>
        </w:r>
      </w:moveFrom>
    </w:p>
    <w:moveFromRangeEnd w:id="15"/>
    <w:p w14:paraId="5D95AEBD" w14:textId="77777777" w:rsidR="00D15C3B" w:rsidRDefault="00D15C3B" w:rsidP="00EB171A">
      <w:pPr>
        <w:pStyle w:val="CTDT-Text"/>
      </w:pPr>
    </w:p>
    <w:p w14:paraId="38F93EF5" w14:textId="525D680B" w:rsidR="00BC3289" w:rsidRDefault="00BC3289" w:rsidP="00EB171A">
      <w:pPr>
        <w:pStyle w:val="CTDT-Text"/>
      </w:pPr>
      <w:r>
        <w:lastRenderedPageBreak/>
        <w:t xml:space="preserve">Historian Server: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646D509A" w14:textId="15C650EB" w:rsidR="00D15C3B" w:rsidRDefault="00D15C3B" w:rsidP="00D15C3B">
      <w:pPr>
        <w:pStyle w:val="CTDT-Text"/>
        <w:jc w:val="center"/>
        <w:rPr>
          <w:ins w:id="17" w:author="Vũ Đức Thông (VinSOC-ANBM-ANBMOT)" w:date="2026-04-17T11:25:00Z"/>
          <w:b/>
          <w:bCs/>
        </w:rPr>
      </w:pPr>
      <w:r w:rsidRPr="00D15C3B">
        <w:rPr>
          <w:b/>
          <w:bCs/>
        </w:rPr>
        <w:t>SERVER</w:t>
      </w:r>
    </w:p>
    <w:p w14:paraId="741B1345" w14:textId="71A64B34" w:rsidR="00D15C3B" w:rsidRDefault="00D15C3B" w:rsidP="00D15C3B">
      <w:pPr>
        <w:pStyle w:val="CTDT-Text"/>
        <w:rPr>
          <w:ins w:id="18" w:author="Vũ Đức Thông (VinSOC-ANBM-ANBMOT)" w:date="2026-04-17T11:25:00Z"/>
        </w:rPr>
      </w:pPr>
      <w:ins w:id="19" w:author="Vũ Đức Thông (VinSOC-ANBM-ANBMOT)" w:date="2026-04-17T11:25:00Z">
        <w:r>
          <w:rPr>
            <w:b/>
            <w:bCs/>
          </w:rPr>
          <w:t xml:space="preserve">Server </w:t>
        </w:r>
        <w:proofErr w:type="spellStart"/>
        <w:r>
          <w:t>gồm</w:t>
        </w:r>
        <w:proofErr w:type="spellEnd"/>
        <w:r>
          <w:t xml:space="preserve">: </w:t>
        </w:r>
      </w:ins>
    </w:p>
    <w:p w14:paraId="139FF7F7" w14:textId="050890A4" w:rsidR="00D15C3B" w:rsidRDefault="00D15C3B" w:rsidP="00D15C3B">
      <w:pPr>
        <w:pStyle w:val="CTDT-Text"/>
        <w:rPr>
          <w:ins w:id="20" w:author="Vũ Đức Thông (VinSOC-ANBM-ANBMOT)" w:date="2026-04-17T11:47:00Z"/>
        </w:rPr>
      </w:pPr>
      <w:ins w:id="21" w:author="Vũ Đức Thông (VinSOC-ANBM-ANBMOT)" w:date="2026-04-17T11:25:00Z">
        <w:r>
          <w:tab/>
          <w:t xml:space="preserve">+ Historian Server: </w:t>
        </w:r>
      </w:ins>
      <w:proofErr w:type="spellStart"/>
      <w:ins w:id="22" w:author="Vũ Đức Thông (VinSOC-ANBM-ANBMOT)" w:date="2026-04-17T11:26:00Z">
        <w:r>
          <w:t>gom</w:t>
        </w:r>
        <w:proofErr w:type="spellEnd"/>
        <w:r>
          <w:t xml:space="preserve"> </w:t>
        </w:r>
        <w:proofErr w:type="spellStart"/>
        <w:r>
          <w:t>thông</w:t>
        </w:r>
        <w:proofErr w:type="spellEnd"/>
        <w:r>
          <w:t xml:space="preserve"> tin </w:t>
        </w:r>
        <w:proofErr w:type="spellStart"/>
        <w:r>
          <w:t>toàn</w:t>
        </w:r>
        <w:proofErr w:type="spellEnd"/>
        <w:r>
          <w:t xml:space="preserve"> </w:t>
        </w:r>
        <w:proofErr w:type="spellStart"/>
        <w:r>
          <w:t>bộ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từ</w:t>
        </w:r>
        <w:proofErr w:type="spellEnd"/>
        <w:r>
          <w:t xml:space="preserve"> 5-10 </w:t>
        </w:r>
        <w:proofErr w:type="spellStart"/>
        <w:r>
          <w:t>năm</w:t>
        </w:r>
        <w:proofErr w:type="spellEnd"/>
        <w:r>
          <w:t xml:space="preserve"> </w:t>
        </w:r>
        <w:proofErr w:type="spellStart"/>
        <w:r>
          <w:t>trước</w:t>
        </w:r>
        <w:proofErr w:type="spellEnd"/>
        <w:r>
          <w:t xml:space="preserve"> </w:t>
        </w:r>
        <w:proofErr w:type="spellStart"/>
        <w:r>
          <w:t>để</w:t>
        </w:r>
        <w:proofErr w:type="spellEnd"/>
        <w:r>
          <w:t xml:space="preserve"> </w:t>
        </w:r>
        <w:proofErr w:type="spellStart"/>
        <w:r>
          <w:t>hiểu</w:t>
        </w:r>
        <w:proofErr w:type="spellEnd"/>
        <w:r>
          <w:t xml:space="preserve"> : </w:t>
        </w:r>
        <w:proofErr w:type="spellStart"/>
        <w:r>
          <w:t>tại</w:t>
        </w:r>
        <w:proofErr w:type="spellEnd"/>
        <w:r>
          <w:t xml:space="preserve"> </w:t>
        </w:r>
        <w:proofErr w:type="spellStart"/>
        <w:r>
          <w:t>sao</w:t>
        </w:r>
        <w:proofErr w:type="spellEnd"/>
        <w:r>
          <w:t xml:space="preserve"> </w:t>
        </w:r>
        <w:proofErr w:type="spellStart"/>
        <w:r>
          <w:t>hôm</w:t>
        </w:r>
        <w:proofErr w:type="spellEnd"/>
        <w:r>
          <w:t xml:space="preserve"> </w:t>
        </w:r>
        <w:proofErr w:type="spellStart"/>
        <w:r>
          <w:t>đó</w:t>
        </w:r>
        <w:proofErr w:type="spellEnd"/>
        <w:r>
          <w:t xml:space="preserve"> </w:t>
        </w:r>
        <w:proofErr w:type="spellStart"/>
        <w:r>
          <w:t>xe</w:t>
        </w:r>
        <w:proofErr w:type="spellEnd"/>
        <w:r>
          <w:t xml:space="preserve"> </w:t>
        </w:r>
        <w:proofErr w:type="spellStart"/>
        <w:r>
          <w:t>bị</w:t>
        </w:r>
        <w:proofErr w:type="spellEnd"/>
        <w:r>
          <w:t xml:space="preserve"> </w:t>
        </w:r>
        <w:proofErr w:type="spellStart"/>
        <w:r>
          <w:t>lỗi</w:t>
        </w:r>
      </w:ins>
      <w:proofErr w:type="spellEnd"/>
      <w:ins w:id="23" w:author="Vũ Đức Thông (VinSOC-ANBM-ANBMOT)" w:date="2026-04-17T11:46:00Z">
        <w:r w:rsidR="00D2674E">
          <w:t xml:space="preserve">, </w:t>
        </w:r>
        <w:proofErr w:type="spellStart"/>
        <w:r w:rsidR="00D2674E">
          <w:t>có</w:t>
        </w:r>
        <w:proofErr w:type="spellEnd"/>
        <w:r w:rsidR="00D2674E">
          <w:t xml:space="preserve"> </w:t>
        </w:r>
        <w:proofErr w:type="spellStart"/>
        <w:r w:rsidR="00D2674E">
          <w:t>cho</w:t>
        </w:r>
        <w:proofErr w:type="spellEnd"/>
        <w:r w:rsidR="00D2674E">
          <w:t xml:space="preserve"> </w:t>
        </w:r>
        <w:proofErr w:type="spellStart"/>
        <w:r w:rsidR="00D2674E">
          <w:t>phéo</w:t>
        </w:r>
        <w:proofErr w:type="spellEnd"/>
        <w:r w:rsidR="00D2674E">
          <w:t xml:space="preserve"> remote, </w:t>
        </w:r>
        <w:proofErr w:type="spellStart"/>
        <w:r w:rsidR="00D2674E">
          <w:t>vận</w:t>
        </w:r>
        <w:proofErr w:type="spellEnd"/>
        <w:r w:rsidR="00D2674E">
          <w:t xml:space="preserve"> </w:t>
        </w:r>
        <w:proofErr w:type="spellStart"/>
        <w:r w:rsidR="00D2674E">
          <w:t>hành</w:t>
        </w:r>
        <w:proofErr w:type="spellEnd"/>
        <w:r w:rsidR="00D2674E">
          <w:t xml:space="preserve"> </w:t>
        </w:r>
        <w:proofErr w:type="spellStart"/>
        <w:r w:rsidR="00D2674E">
          <w:t>tư</w:t>
        </w:r>
        <w:proofErr w:type="spellEnd"/>
        <w:r w:rsidR="00D2674E">
          <w:t xml:space="preserve"> </w:t>
        </w:r>
        <w:proofErr w:type="spellStart"/>
        <w:r w:rsidR="00D2674E">
          <w:t>xa</w:t>
        </w:r>
        <w:proofErr w:type="spellEnd"/>
        <w:r w:rsidR="00D2674E">
          <w:t xml:space="preserve">, </w:t>
        </w:r>
        <w:proofErr w:type="spellStart"/>
        <w:r w:rsidR="00D2674E">
          <w:t>để</w:t>
        </w:r>
        <w:proofErr w:type="spellEnd"/>
        <w:r w:rsidR="00D2674E">
          <w:t xml:space="preserve"> </w:t>
        </w:r>
        <w:proofErr w:type="spellStart"/>
        <w:r w:rsidR="00D2674E">
          <w:t>nâng</w:t>
        </w:r>
        <w:proofErr w:type="spellEnd"/>
        <w:r w:rsidR="00D2674E">
          <w:t xml:space="preserve"> </w:t>
        </w:r>
        <w:proofErr w:type="spellStart"/>
        <w:r w:rsidR="00D2674E">
          <w:t>cao</w:t>
        </w:r>
        <w:proofErr w:type="spellEnd"/>
        <w:r w:rsidR="00D2674E">
          <w:t xml:space="preserve"> </w:t>
        </w:r>
        <w:proofErr w:type="spellStart"/>
        <w:r w:rsidR="00D2674E">
          <w:t>hiệu</w:t>
        </w:r>
        <w:proofErr w:type="spellEnd"/>
        <w:r w:rsidR="00D2674E">
          <w:t xml:space="preserve"> </w:t>
        </w:r>
        <w:proofErr w:type="spellStart"/>
        <w:r w:rsidR="00D2674E">
          <w:t>suất</w:t>
        </w:r>
      </w:ins>
      <w:proofErr w:type="spellEnd"/>
    </w:p>
    <w:p w14:paraId="34A1945C" w14:textId="7A5EC2E6" w:rsidR="00D2674E" w:rsidRDefault="00D2674E" w:rsidP="00D15C3B">
      <w:pPr>
        <w:pStyle w:val="CTDT-Text"/>
        <w:rPr>
          <w:ins w:id="24" w:author="Vũ Đức Thông (VinSOC-ANBM-ANBMOT)" w:date="2026-04-17T11:26:00Z"/>
        </w:rPr>
      </w:pPr>
      <w:proofErr w:type="spellStart"/>
      <w:ins w:id="25" w:author="Vũ Đức Thông (VinSOC-ANBM-ANBMOT)" w:date="2026-04-17T11:47:00Z">
        <w:r w:rsidRPr="00D2674E">
          <w:t>Vì</w:t>
        </w:r>
        <w:proofErr w:type="spellEnd"/>
        <w:r w:rsidRPr="00D2674E">
          <w:t xml:space="preserve"> </w:t>
        </w:r>
        <w:proofErr w:type="spellStart"/>
        <w:r w:rsidRPr="00D2674E">
          <w:t>các</w:t>
        </w:r>
        <w:proofErr w:type="spellEnd"/>
        <w:r w:rsidRPr="00D2674E">
          <w:t xml:space="preserve"> Server </w:t>
        </w:r>
        <w:proofErr w:type="spellStart"/>
        <w:r w:rsidRPr="00D2674E">
          <w:t>này</w:t>
        </w:r>
        <w:proofErr w:type="spellEnd"/>
        <w:r w:rsidRPr="00D2674E">
          <w:t xml:space="preserve"> "</w:t>
        </w:r>
        <w:proofErr w:type="spellStart"/>
        <w:r w:rsidRPr="00D2674E">
          <w:t>kết</w:t>
        </w:r>
        <w:proofErr w:type="spellEnd"/>
        <w:r w:rsidRPr="00D2674E">
          <w:t xml:space="preserve"> </w:t>
        </w:r>
        <w:proofErr w:type="spellStart"/>
        <w:r w:rsidRPr="00D2674E">
          <w:t>nối</w:t>
        </w:r>
        <w:proofErr w:type="spellEnd"/>
        <w:r w:rsidRPr="00D2674E">
          <w:t xml:space="preserve"> </w:t>
        </w:r>
        <w:proofErr w:type="spellStart"/>
        <w:r w:rsidRPr="00D2674E">
          <w:t>với</w:t>
        </w:r>
        <w:proofErr w:type="spellEnd"/>
        <w:r w:rsidRPr="00D2674E">
          <w:t xml:space="preserve"> </w:t>
        </w:r>
        <w:proofErr w:type="spellStart"/>
        <w:r w:rsidRPr="00D2674E">
          <w:t>mạng</w:t>
        </w:r>
        <w:proofErr w:type="spellEnd"/>
        <w:r w:rsidRPr="00D2674E">
          <w:t xml:space="preserve"> </w:t>
        </w:r>
        <w:proofErr w:type="spellStart"/>
        <w:r w:rsidRPr="00D2674E">
          <w:t>doanh</w:t>
        </w:r>
        <w:proofErr w:type="spellEnd"/>
        <w:r w:rsidRPr="00D2674E">
          <w:t xml:space="preserve"> </w:t>
        </w:r>
        <w:proofErr w:type="spellStart"/>
        <w:r w:rsidRPr="00D2674E">
          <w:t>nghiệp</w:t>
        </w:r>
        <w:proofErr w:type="spellEnd"/>
        <w:r w:rsidRPr="00D2674E">
          <w:t>" (</w:t>
        </w:r>
        <w:proofErr w:type="spellStart"/>
        <w:r w:rsidRPr="00D2674E">
          <w:t>để</w:t>
        </w:r>
        <w:proofErr w:type="spellEnd"/>
        <w:r w:rsidRPr="00D2674E">
          <w:t xml:space="preserve"> </w:t>
        </w:r>
        <w:proofErr w:type="spellStart"/>
        <w:r w:rsidRPr="00D2674E">
          <w:t>sếp</w:t>
        </w:r>
        <w:proofErr w:type="spellEnd"/>
        <w:r w:rsidRPr="00D2674E">
          <w:t xml:space="preserve"> </w:t>
        </w:r>
        <w:proofErr w:type="spellStart"/>
        <w:r w:rsidRPr="00D2674E">
          <w:t>có</w:t>
        </w:r>
        <w:proofErr w:type="spellEnd"/>
        <w:r w:rsidRPr="00D2674E">
          <w:t xml:space="preserve"> </w:t>
        </w:r>
        <w:proofErr w:type="spellStart"/>
        <w:r w:rsidRPr="00D2674E">
          <w:t>thể</w:t>
        </w:r>
        <w:proofErr w:type="spellEnd"/>
        <w:r w:rsidRPr="00D2674E">
          <w:t xml:space="preserve"> </w:t>
        </w:r>
        <w:proofErr w:type="spellStart"/>
        <w:r w:rsidRPr="00D2674E">
          <w:t>xem</w:t>
        </w:r>
        <w:proofErr w:type="spellEnd"/>
        <w:r w:rsidRPr="00D2674E">
          <w:t xml:space="preserve"> </w:t>
        </w:r>
        <w:proofErr w:type="spellStart"/>
        <w:r w:rsidRPr="00D2674E">
          <w:t>báo</w:t>
        </w:r>
        <w:proofErr w:type="spellEnd"/>
        <w:r w:rsidRPr="00D2674E">
          <w:t xml:space="preserve"> </w:t>
        </w:r>
        <w:proofErr w:type="spellStart"/>
        <w:r w:rsidRPr="00D2674E">
          <w:t>cáo</w:t>
        </w:r>
        <w:proofErr w:type="spellEnd"/>
        <w:r w:rsidRPr="00D2674E">
          <w:t xml:space="preserve"> </w:t>
        </w:r>
        <w:proofErr w:type="spellStart"/>
        <w:r w:rsidRPr="00D2674E">
          <w:t>từ</w:t>
        </w:r>
        <w:proofErr w:type="spellEnd"/>
        <w:r w:rsidRPr="00D2674E">
          <w:t xml:space="preserve"> </w:t>
        </w:r>
        <w:proofErr w:type="spellStart"/>
        <w:r w:rsidRPr="00D2674E">
          <w:t>văn</w:t>
        </w:r>
        <w:proofErr w:type="spellEnd"/>
        <w:r w:rsidRPr="00D2674E">
          <w:t xml:space="preserve"> </w:t>
        </w:r>
        <w:proofErr w:type="spellStart"/>
        <w:r w:rsidRPr="00D2674E">
          <w:t>phòng</w:t>
        </w:r>
        <w:proofErr w:type="spellEnd"/>
        <w:r w:rsidRPr="00D2674E">
          <w:t xml:space="preserve">), </w:t>
        </w:r>
        <w:proofErr w:type="spellStart"/>
        <w:r w:rsidRPr="00D2674E">
          <w:t>nên</w:t>
        </w:r>
        <w:proofErr w:type="spellEnd"/>
        <w:r w:rsidRPr="00D2674E">
          <w:t xml:space="preserve"> </w:t>
        </w:r>
        <w:proofErr w:type="spellStart"/>
        <w:r w:rsidRPr="00D2674E">
          <w:t>đây</w:t>
        </w:r>
        <w:proofErr w:type="spellEnd"/>
        <w:r w:rsidRPr="00D2674E">
          <w:t xml:space="preserve"> </w:t>
        </w:r>
        <w:proofErr w:type="spellStart"/>
        <w:r w:rsidRPr="00D2674E">
          <w:t>chính</w:t>
        </w:r>
        <w:proofErr w:type="spellEnd"/>
        <w:r w:rsidRPr="00D2674E">
          <w:t xml:space="preserve"> </w:t>
        </w:r>
        <w:proofErr w:type="spellStart"/>
        <w:r w:rsidRPr="00D2674E">
          <w:t>là</w:t>
        </w:r>
        <w:proofErr w:type="spellEnd"/>
        <w:r w:rsidRPr="00D2674E">
          <w:t xml:space="preserve"> con </w:t>
        </w:r>
        <w:proofErr w:type="spellStart"/>
        <w:r w:rsidRPr="00D2674E">
          <w:t>đường</w:t>
        </w:r>
        <w:proofErr w:type="spellEnd"/>
        <w:r w:rsidRPr="00D2674E">
          <w:t xml:space="preserve"> </w:t>
        </w:r>
        <w:proofErr w:type="spellStart"/>
        <w:r w:rsidRPr="00D2674E">
          <w:t>mà</w:t>
        </w:r>
        <w:proofErr w:type="spellEnd"/>
        <w:r w:rsidRPr="00D2674E">
          <w:t xml:space="preserve"> Virus </w:t>
        </w:r>
        <w:proofErr w:type="spellStart"/>
        <w:r w:rsidRPr="00D2674E">
          <w:t>hoặc</w:t>
        </w:r>
        <w:proofErr w:type="spellEnd"/>
        <w:r w:rsidRPr="00D2674E">
          <w:t xml:space="preserve"> Hacker </w:t>
        </w:r>
        <w:proofErr w:type="spellStart"/>
        <w:r w:rsidRPr="00D2674E">
          <w:t>có</w:t>
        </w:r>
        <w:proofErr w:type="spellEnd"/>
        <w:r w:rsidRPr="00D2674E">
          <w:t xml:space="preserve"> </w:t>
        </w:r>
        <w:proofErr w:type="spellStart"/>
        <w:r w:rsidRPr="00D2674E">
          <w:t>thể</w:t>
        </w:r>
        <w:proofErr w:type="spellEnd"/>
        <w:r w:rsidRPr="00D2674E">
          <w:t xml:space="preserve"> </w:t>
        </w:r>
        <w:proofErr w:type="spellStart"/>
        <w:r w:rsidRPr="00D2674E">
          <w:t>từ</w:t>
        </w:r>
        <w:proofErr w:type="spellEnd"/>
        <w:r w:rsidRPr="00D2674E">
          <w:t xml:space="preserve"> </w:t>
        </w:r>
        <w:proofErr w:type="spellStart"/>
        <w:r w:rsidRPr="00D2674E">
          <w:t>mạng</w:t>
        </w:r>
        <w:proofErr w:type="spellEnd"/>
        <w:r w:rsidRPr="00D2674E">
          <w:t xml:space="preserve"> Internet/</w:t>
        </w:r>
        <w:proofErr w:type="spellStart"/>
        <w:r w:rsidRPr="00D2674E">
          <w:t>Văn</w:t>
        </w:r>
        <w:proofErr w:type="spellEnd"/>
        <w:r w:rsidRPr="00D2674E">
          <w:t xml:space="preserve"> </w:t>
        </w:r>
        <w:proofErr w:type="spellStart"/>
        <w:r w:rsidRPr="00D2674E">
          <w:t>phòng</w:t>
        </w:r>
        <w:proofErr w:type="spellEnd"/>
        <w:r w:rsidRPr="00D2674E">
          <w:t xml:space="preserve"> </w:t>
        </w:r>
        <w:proofErr w:type="spellStart"/>
        <w:r w:rsidRPr="00D2674E">
          <w:t>chui</w:t>
        </w:r>
        <w:proofErr w:type="spellEnd"/>
        <w:r w:rsidRPr="00D2674E">
          <w:t xml:space="preserve"> </w:t>
        </w:r>
        <w:proofErr w:type="spellStart"/>
        <w:r w:rsidRPr="00D2674E">
          <w:t>xuống</w:t>
        </w:r>
        <w:proofErr w:type="spellEnd"/>
        <w:r w:rsidRPr="00D2674E">
          <w:t xml:space="preserve"> </w:t>
        </w:r>
        <w:proofErr w:type="spellStart"/>
        <w:r w:rsidRPr="00D2674E">
          <w:t>phá</w:t>
        </w:r>
        <w:proofErr w:type="spellEnd"/>
        <w:r w:rsidRPr="00D2674E">
          <w:t xml:space="preserve"> </w:t>
        </w:r>
        <w:proofErr w:type="spellStart"/>
        <w:r w:rsidRPr="00D2674E">
          <w:t>hoại</w:t>
        </w:r>
        <w:proofErr w:type="spellEnd"/>
        <w:r w:rsidRPr="00D2674E">
          <w:t xml:space="preserve"> </w:t>
        </w:r>
        <w:proofErr w:type="spellStart"/>
        <w:r w:rsidRPr="00D2674E">
          <w:t>nhà</w:t>
        </w:r>
        <w:proofErr w:type="spellEnd"/>
        <w:r w:rsidRPr="00D2674E">
          <w:t xml:space="preserve"> </w:t>
        </w:r>
        <w:proofErr w:type="spellStart"/>
        <w:r w:rsidRPr="00D2674E">
          <w:t>máy</w:t>
        </w:r>
        <w:proofErr w:type="spellEnd"/>
        <w:r w:rsidRPr="00D2674E">
          <w:t xml:space="preserve">. </w:t>
        </w:r>
        <w:proofErr w:type="spellStart"/>
        <w:r w:rsidRPr="00D2674E">
          <w:t>Đây</w:t>
        </w:r>
        <w:proofErr w:type="spellEnd"/>
        <w:r w:rsidRPr="00D2674E">
          <w:t xml:space="preserve"> </w:t>
        </w:r>
        <w:proofErr w:type="spellStart"/>
        <w:r w:rsidRPr="00D2674E">
          <w:t>là</w:t>
        </w:r>
        <w:proofErr w:type="spellEnd"/>
        <w:r w:rsidRPr="00D2674E">
          <w:t xml:space="preserve"> </w:t>
        </w:r>
        <w:proofErr w:type="spellStart"/>
        <w:r w:rsidRPr="00D2674E">
          <w:t>lý</w:t>
        </w:r>
        <w:proofErr w:type="spellEnd"/>
        <w:r w:rsidRPr="00D2674E">
          <w:t xml:space="preserve"> do </w:t>
        </w:r>
        <w:proofErr w:type="spellStart"/>
        <w:r w:rsidRPr="00D2674E">
          <w:t>tại</w:t>
        </w:r>
        <w:proofErr w:type="spellEnd"/>
        <w:r w:rsidRPr="00D2674E">
          <w:t xml:space="preserve"> </w:t>
        </w:r>
        <w:proofErr w:type="spellStart"/>
        <w:r w:rsidRPr="00D2674E">
          <w:t>sao</w:t>
        </w:r>
        <w:proofErr w:type="spellEnd"/>
        <w:r w:rsidRPr="00D2674E">
          <w:t xml:space="preserve"> </w:t>
        </w:r>
        <w:proofErr w:type="spellStart"/>
        <w:r w:rsidRPr="00D2674E">
          <w:t>cần</w:t>
        </w:r>
        <w:proofErr w:type="spellEnd"/>
        <w:r w:rsidRPr="00D2674E">
          <w:t xml:space="preserve"> </w:t>
        </w:r>
        <w:proofErr w:type="spellStart"/>
        <w:r w:rsidRPr="00D2674E">
          <w:t>có</w:t>
        </w:r>
        <w:proofErr w:type="spellEnd"/>
        <w:r w:rsidRPr="00D2674E">
          <w:t xml:space="preserve"> Firewall (</w:t>
        </w:r>
        <w:proofErr w:type="spellStart"/>
        <w:r w:rsidRPr="00D2674E">
          <w:t>Tường</w:t>
        </w:r>
        <w:proofErr w:type="spellEnd"/>
        <w:r w:rsidRPr="00D2674E">
          <w:t xml:space="preserve"> </w:t>
        </w:r>
        <w:proofErr w:type="spellStart"/>
        <w:r w:rsidRPr="00D2674E">
          <w:t>lửa</w:t>
        </w:r>
        <w:proofErr w:type="spellEnd"/>
        <w:r w:rsidRPr="00D2674E">
          <w:t xml:space="preserve">) ở </w:t>
        </w:r>
        <w:proofErr w:type="spellStart"/>
        <w:r w:rsidRPr="00D2674E">
          <w:t>giữa</w:t>
        </w:r>
        <w:proofErr w:type="spellEnd"/>
        <w:r w:rsidRPr="00D2674E">
          <w:t>.</w:t>
        </w:r>
      </w:ins>
    </w:p>
    <w:p w14:paraId="20F6D48A" w14:textId="738E9FDB" w:rsidR="00D15C3B" w:rsidRDefault="00D15C3B" w:rsidP="00D15C3B">
      <w:pPr>
        <w:pStyle w:val="CTDT-Text"/>
        <w:rPr>
          <w:ins w:id="26" w:author="Vũ Đức Thông (VinSOC-ANBM-ANBMOT)" w:date="2026-04-17T11:26:00Z"/>
        </w:rPr>
      </w:pPr>
      <w:ins w:id="27" w:author="Vũ Đức Thông (VinSOC-ANBM-ANBMOT)" w:date="2026-04-17T11:26:00Z">
        <w:r>
          <w:tab/>
          <w:t xml:space="preserve">+ Data Acquisition Server: </w:t>
        </w:r>
        <w:proofErr w:type="spellStart"/>
        <w:r>
          <w:t>nhận</w:t>
        </w:r>
        <w:proofErr w:type="spellEnd"/>
        <w:r>
          <w:t xml:space="preserve"> </w:t>
        </w:r>
        <w:proofErr w:type="spellStart"/>
        <w:r>
          <w:t>thông</w:t>
        </w:r>
        <w:proofErr w:type="spellEnd"/>
        <w:r>
          <w:t xml:space="preserve"> tin </w:t>
        </w:r>
        <w:proofErr w:type="spellStart"/>
        <w:r>
          <w:t>từ</w:t>
        </w:r>
        <w:proofErr w:type="spellEnd"/>
        <w:r>
          <w:t xml:space="preserve"> hang </w:t>
        </w:r>
        <w:proofErr w:type="spellStart"/>
        <w:r>
          <w:t>ngàn</w:t>
        </w:r>
        <w:proofErr w:type="spellEnd"/>
        <w:r>
          <w:t xml:space="preserve"> PLC </w:t>
        </w:r>
        <w:proofErr w:type="spellStart"/>
        <w:r>
          <w:t>về</w:t>
        </w:r>
        <w:proofErr w:type="spellEnd"/>
        <w:r>
          <w:t xml:space="preserve"> 1 </w:t>
        </w:r>
        <w:proofErr w:type="spellStart"/>
        <w:r>
          <w:t>chỗ</w:t>
        </w:r>
        <w:proofErr w:type="spellEnd"/>
      </w:ins>
    </w:p>
    <w:p w14:paraId="41979416" w14:textId="2DDB2C4B" w:rsidR="00D15C3B" w:rsidRDefault="00D15C3B" w:rsidP="00D15C3B">
      <w:pPr>
        <w:pStyle w:val="CTDT-Text"/>
        <w:rPr>
          <w:ins w:id="28" w:author="Vũ Đức Thông (VinSOC-ANBM-ANBMOT)" w:date="2026-04-17T11:30:00Z"/>
        </w:rPr>
      </w:pPr>
      <w:ins w:id="29" w:author="Vũ Đức Thông (VinSOC-ANBM-ANBMOT)" w:date="2026-04-17T11:26:00Z">
        <w:r>
          <w:tab/>
          <w:t xml:space="preserve">+ </w:t>
        </w:r>
      </w:ins>
      <w:ins w:id="30" w:author="Vũ Đức Thông (VinSOC-ANBM-ANBMOT)" w:date="2026-04-17T11:29:00Z">
        <w:r>
          <w:t xml:space="preserve">Application Server: </w:t>
        </w:r>
        <w:proofErr w:type="spellStart"/>
        <w:r>
          <w:t>Máy</w:t>
        </w:r>
        <w:proofErr w:type="spellEnd"/>
        <w:r>
          <w:t xml:space="preserve"> </w:t>
        </w:r>
        <w:proofErr w:type="spellStart"/>
        <w:r>
          <w:t>chủ</w:t>
        </w:r>
        <w:proofErr w:type="spellEnd"/>
        <w:r>
          <w:t xml:space="preserve"> MES  </w:t>
        </w:r>
        <w:proofErr w:type="spellStart"/>
        <w:r>
          <w:t>quán</w:t>
        </w:r>
        <w:proofErr w:type="spellEnd"/>
        <w:r>
          <w:t xml:space="preserve"> </w:t>
        </w:r>
        <w:proofErr w:type="spellStart"/>
        <w:r>
          <w:t>l</w:t>
        </w:r>
      </w:ins>
      <w:ins w:id="31" w:author="Vũ Đức Thông (VinSOC-ANBM-ANBMOT)" w:date="2026-04-17T11:30:00Z">
        <w:r>
          <w:t>ý</w:t>
        </w:r>
        <w:proofErr w:type="spellEnd"/>
        <w:r>
          <w:t xml:space="preserve"> </w:t>
        </w:r>
        <w:proofErr w:type="spellStart"/>
        <w:r>
          <w:t>lệnh</w:t>
        </w:r>
        <w:proofErr w:type="spellEnd"/>
        <w:r>
          <w:t xml:space="preserve"> </w:t>
        </w:r>
        <w:proofErr w:type="spellStart"/>
        <w:r>
          <w:t>sản</w:t>
        </w:r>
        <w:proofErr w:type="spellEnd"/>
        <w:r>
          <w:t xml:space="preserve"> </w:t>
        </w:r>
        <w:proofErr w:type="spellStart"/>
        <w:r>
          <w:t>xuất</w:t>
        </w:r>
        <w:proofErr w:type="spellEnd"/>
        <w:r>
          <w:t xml:space="preserve"> VF8, VF9</w:t>
        </w:r>
      </w:ins>
    </w:p>
    <w:p w14:paraId="4C3EF6B0" w14:textId="77777777" w:rsidR="00D15C3B" w:rsidRPr="00D15C3B" w:rsidRDefault="00D15C3B" w:rsidP="00D15C3B">
      <w:pPr>
        <w:pStyle w:val="CTDT-Text"/>
        <w:rPr>
          <w:rPrChange w:id="32" w:author="Vũ Đức Thông (VinSOC-ANBM-ANBMOT)" w:date="2026-04-17T11:25:00Z">
            <w:rPr>
              <w:b/>
              <w:bCs/>
            </w:rPr>
          </w:rPrChange>
        </w:rPr>
      </w:pPr>
    </w:p>
    <w:p w14:paraId="1DAF4BD5" w14:textId="45BE1AE7" w:rsidR="00BC3289" w:rsidRDefault="00BC3289" w:rsidP="00EB171A">
      <w:pPr>
        <w:pStyle w:val="CTDT-Text"/>
      </w:pPr>
    </w:p>
    <w:p w14:paraId="0E4376B5" w14:textId="57F49FB3" w:rsidR="00BC3289" w:rsidRDefault="00D15C3B" w:rsidP="00EB171A">
      <w:pPr>
        <w:pStyle w:val="CTDT-Text"/>
        <w:rPr>
          <w:ins w:id="33" w:author="Vũ Đức Thông (VinSOC-ANBM-ANBMOT)" w:date="2026-04-17T11:49:00Z"/>
        </w:rPr>
      </w:pPr>
      <w:proofErr w:type="spellStart"/>
      <w:ins w:id="34" w:author="Vũ Đức Thông (VinSOC-ANBM-ANBMOT)" w:date="2026-04-17T11:31:00Z">
        <w:r>
          <w:rPr>
            <w:b/>
            <w:bCs/>
          </w:rPr>
          <w:t>Engineeing</w:t>
        </w:r>
        <w:proofErr w:type="spellEnd"/>
        <w:r>
          <w:rPr>
            <w:b/>
            <w:bCs/>
          </w:rPr>
          <w:t xml:space="preserve"> Workstation: </w:t>
        </w:r>
        <w:r>
          <w:t xml:space="preserve"> </w:t>
        </w:r>
        <w:proofErr w:type="spellStart"/>
        <w:r>
          <w:t>Trạm</w:t>
        </w:r>
        <w:proofErr w:type="spellEnd"/>
        <w:r>
          <w:t xml:space="preserve"> </w:t>
        </w:r>
        <w:proofErr w:type="spellStart"/>
        <w:r>
          <w:t>làm</w:t>
        </w:r>
        <w:proofErr w:type="spellEnd"/>
        <w:r>
          <w:t xml:space="preserve"> </w:t>
        </w:r>
        <w:proofErr w:type="spellStart"/>
        <w:r>
          <w:t>việc</w:t>
        </w:r>
        <w:proofErr w:type="spellEnd"/>
        <w:r>
          <w:t xml:space="preserve"> </w:t>
        </w:r>
        <w:proofErr w:type="spellStart"/>
        <w:r>
          <w:t>kỹ</w:t>
        </w:r>
        <w:proofErr w:type="spellEnd"/>
        <w:r>
          <w:t xml:space="preserve"> </w:t>
        </w:r>
        <w:proofErr w:type="spellStart"/>
        <w:r>
          <w:t>thuật</w:t>
        </w:r>
        <w:proofErr w:type="spellEnd"/>
        <w:r>
          <w:t xml:space="preserve">: </w:t>
        </w:r>
        <w:proofErr w:type="spellStart"/>
        <w:r>
          <w:t>Chỉ</w:t>
        </w:r>
        <w:proofErr w:type="spellEnd"/>
        <w:r>
          <w:t xml:space="preserve"> </w:t>
        </w:r>
        <w:proofErr w:type="spellStart"/>
        <w:r>
          <w:t>máy</w:t>
        </w:r>
        <w:proofErr w:type="spellEnd"/>
        <w:r>
          <w:t xml:space="preserve"> </w:t>
        </w:r>
        <w:proofErr w:type="spellStart"/>
        <w:r>
          <w:t>này</w:t>
        </w:r>
        <w:proofErr w:type="spellEnd"/>
        <w:r>
          <w:t xml:space="preserve"> </w:t>
        </w:r>
      </w:ins>
      <w:proofErr w:type="spellStart"/>
      <w:ins w:id="35" w:author="Vũ Đức Thông (VinSOC-ANBM-ANBMOT)" w:date="2026-04-17T11:32:00Z">
        <w:r>
          <w:t>mới</w:t>
        </w:r>
        <w:proofErr w:type="spellEnd"/>
        <w:r>
          <w:t xml:space="preserve"> </w:t>
        </w:r>
        <w:proofErr w:type="spellStart"/>
        <w:r>
          <w:t>có</w:t>
        </w:r>
        <w:proofErr w:type="spellEnd"/>
        <w:r>
          <w:t xml:space="preserve"> </w:t>
        </w:r>
        <w:proofErr w:type="spellStart"/>
        <w:r>
          <w:t>thể</w:t>
        </w:r>
        <w:proofErr w:type="spellEnd"/>
        <w:r>
          <w:t xml:space="preserve"> </w:t>
        </w:r>
        <w:proofErr w:type="spellStart"/>
        <w:r>
          <w:t>thay</w:t>
        </w:r>
        <w:proofErr w:type="spellEnd"/>
        <w:r>
          <w:t xml:space="preserve"> </w:t>
        </w:r>
        <w:proofErr w:type="spellStart"/>
        <w:r>
          <w:t>đổi</w:t>
        </w:r>
        <w:proofErr w:type="spellEnd"/>
        <w:r>
          <w:t xml:space="preserve"> code </w:t>
        </w:r>
        <w:proofErr w:type="spellStart"/>
        <w:r>
          <w:t>của</w:t>
        </w:r>
        <w:proofErr w:type="spellEnd"/>
        <w:r>
          <w:t xml:space="preserve"> PLC</w:t>
        </w:r>
      </w:ins>
      <w:ins w:id="36" w:author="Vũ Đức Thông (VinSOC-ANBM-ANBMOT)" w:date="2026-04-17T11:48:00Z">
        <w:r w:rsidR="00D2674E">
          <w:t xml:space="preserve">,  </w:t>
        </w:r>
        <w:proofErr w:type="spellStart"/>
        <w:r w:rsidR="00D2674E">
          <w:t>xem</w:t>
        </w:r>
        <w:proofErr w:type="spellEnd"/>
        <w:r w:rsidR="00D2674E">
          <w:t xml:space="preserve"> </w:t>
        </w:r>
        <w:proofErr w:type="spellStart"/>
        <w:r w:rsidR="00D2674E">
          <w:t>cơ</w:t>
        </w:r>
        <w:proofErr w:type="spellEnd"/>
        <w:r w:rsidR="00D2674E">
          <w:t xml:space="preserve"> </w:t>
        </w:r>
        <w:proofErr w:type="spellStart"/>
        <w:r w:rsidR="00D2674E">
          <w:t>sở</w:t>
        </w:r>
        <w:proofErr w:type="spellEnd"/>
        <w:r w:rsidR="00D2674E">
          <w:t xml:space="preserve"> </w:t>
        </w:r>
        <w:proofErr w:type="spellStart"/>
        <w:r w:rsidR="00D2674E">
          <w:t>dữ</w:t>
        </w:r>
        <w:proofErr w:type="spellEnd"/>
        <w:r w:rsidR="00D2674E">
          <w:t xml:space="preserve"> </w:t>
        </w:r>
        <w:proofErr w:type="spellStart"/>
        <w:r w:rsidR="00D2674E">
          <w:t>liệu</w:t>
        </w:r>
        <w:proofErr w:type="spellEnd"/>
        <w:r w:rsidR="00D2674E">
          <w:t xml:space="preserve"> , </w:t>
        </w:r>
        <w:proofErr w:type="spellStart"/>
        <w:r w:rsidR="00D2674E">
          <w:t>nếu</w:t>
        </w:r>
        <w:proofErr w:type="spellEnd"/>
        <w:r w:rsidR="00D2674E">
          <w:t xml:space="preserve"> </w:t>
        </w:r>
        <w:proofErr w:type="spellStart"/>
        <w:r w:rsidR="00D2674E">
          <w:t>bị</w:t>
        </w:r>
        <w:proofErr w:type="spellEnd"/>
        <w:r w:rsidR="00D2674E">
          <w:t xml:space="preserve"> hack </w:t>
        </w:r>
        <w:proofErr w:type="spellStart"/>
        <w:r w:rsidR="00D2674E">
          <w:t>thì</w:t>
        </w:r>
        <w:proofErr w:type="spellEnd"/>
        <w:r w:rsidR="00D2674E">
          <w:t xml:space="preserve"> </w:t>
        </w:r>
      </w:ins>
      <w:proofErr w:type="spellStart"/>
      <w:ins w:id="37" w:author="Vũ Đức Thông (VinSOC-ANBM-ANBMOT)" w:date="2026-04-17T11:49:00Z">
        <w:r w:rsidR="00D2674E">
          <w:t>làm</w:t>
        </w:r>
        <w:proofErr w:type="spellEnd"/>
        <w:r w:rsidR="00D2674E">
          <w:t xml:space="preserve"> </w:t>
        </w:r>
        <w:proofErr w:type="spellStart"/>
        <w:r w:rsidR="00D2674E">
          <w:t>hỏng</w:t>
        </w:r>
        <w:proofErr w:type="spellEnd"/>
        <w:r w:rsidR="00D2674E">
          <w:t xml:space="preserve"> </w:t>
        </w:r>
        <w:proofErr w:type="spellStart"/>
        <w:r w:rsidR="00D2674E">
          <w:t>cả</w:t>
        </w:r>
        <w:proofErr w:type="spellEnd"/>
        <w:r w:rsidR="00D2674E">
          <w:t xml:space="preserve"> </w:t>
        </w:r>
        <w:proofErr w:type="spellStart"/>
        <w:r w:rsidR="00D2674E">
          <w:t>dây</w:t>
        </w:r>
        <w:proofErr w:type="spellEnd"/>
        <w:r w:rsidR="00D2674E">
          <w:t xml:space="preserve"> </w:t>
        </w:r>
        <w:proofErr w:type="spellStart"/>
        <w:r w:rsidR="00D2674E">
          <w:t>chuyền</w:t>
        </w:r>
        <w:proofErr w:type="spellEnd"/>
      </w:ins>
    </w:p>
    <w:p w14:paraId="5E9F75DC" w14:textId="77777777" w:rsidR="00D2674E" w:rsidRDefault="00D2674E" w:rsidP="00EB171A">
      <w:pPr>
        <w:pStyle w:val="CTDT-Text"/>
        <w:rPr>
          <w:ins w:id="38" w:author="Vũ Đức Thông (VinSOC-ANBM-ANBMOT)" w:date="2026-04-17T11:32:00Z"/>
        </w:rPr>
      </w:pPr>
    </w:p>
    <w:p w14:paraId="35A18D5A" w14:textId="11B885DF" w:rsidR="00D15C3B" w:rsidRDefault="00D15C3B" w:rsidP="00EB171A">
      <w:pPr>
        <w:pStyle w:val="CTDT-Text"/>
        <w:rPr>
          <w:ins w:id="39" w:author="Vũ Đức Thông (VinSOC-ANBM-ANBMOT)" w:date="2026-04-17T11:33:00Z"/>
        </w:rPr>
      </w:pPr>
    </w:p>
    <w:p w14:paraId="6EF47D1F" w14:textId="3471088C" w:rsidR="00D15C3B" w:rsidRDefault="00D15C3B" w:rsidP="00EB171A">
      <w:pPr>
        <w:pStyle w:val="CTDT-Text"/>
        <w:rPr>
          <w:ins w:id="40" w:author="Vũ Đức Thông (VinSOC-ANBM-ANBMOT)" w:date="2026-04-17T11:33:00Z"/>
        </w:rPr>
      </w:pPr>
    </w:p>
    <w:p w14:paraId="6F61A71E" w14:textId="2CABC24E" w:rsidR="00D15C3B" w:rsidRDefault="004D56F4" w:rsidP="00EB171A">
      <w:pPr>
        <w:pStyle w:val="CTDT-Text"/>
        <w:rPr>
          <w:ins w:id="41" w:author="Vũ Đức Thông (VinSOC-ANBM-ANBMOT)" w:date="2026-04-17T11:53:00Z"/>
        </w:rPr>
      </w:pPr>
      <w:ins w:id="42" w:author="Vũ Đức Thông (VinSOC-ANBM-ANBMOT)" w:date="2026-04-17T11:34:00Z">
        <w:r>
          <w:rPr>
            <w:b/>
            <w:bCs/>
          </w:rPr>
          <w:t xml:space="preserve">Field Devices: </w:t>
        </w:r>
        <w:r>
          <w:t xml:space="preserve"> </w:t>
        </w:r>
        <w:proofErr w:type="spellStart"/>
        <w:r>
          <w:t>Bộ</w:t>
        </w:r>
        <w:proofErr w:type="spellEnd"/>
        <w:r>
          <w:t xml:space="preserve"> </w:t>
        </w:r>
        <w:proofErr w:type="spellStart"/>
        <w:r>
          <w:t>điều</w:t>
        </w:r>
        <w:proofErr w:type="spellEnd"/>
        <w:r>
          <w:t xml:space="preserve"> </w:t>
        </w:r>
        <w:proofErr w:type="spellStart"/>
        <w:r>
          <w:t>khiển</w:t>
        </w:r>
        <w:proofErr w:type="spellEnd"/>
        <w:r>
          <w:t xml:space="preserve"> </w:t>
        </w:r>
      </w:ins>
      <w:proofErr w:type="spellStart"/>
      <w:ins w:id="43" w:author="Vũ Đức Thông (VinSOC-ANBM-ANBMOT)" w:date="2026-04-17T11:53:00Z">
        <w:r w:rsidR="00D2674E">
          <w:t>thiết</w:t>
        </w:r>
        <w:proofErr w:type="spellEnd"/>
        <w:r w:rsidR="00D2674E">
          <w:t xml:space="preserve"> </w:t>
        </w:r>
        <w:proofErr w:type="spellStart"/>
        <w:r w:rsidR="00D2674E">
          <w:t>bị</w:t>
        </w:r>
      </w:ins>
      <w:proofErr w:type="spellEnd"/>
      <w:ins w:id="44" w:author="Vũ Đức Thông (VinSOC-ANBM-ANBMOT)" w:date="2026-04-17T11:34:00Z">
        <w:r>
          <w:t xml:space="preserve">: </w:t>
        </w:r>
        <w:proofErr w:type="spellStart"/>
        <w:r>
          <w:t>nhận</w:t>
        </w:r>
        <w:proofErr w:type="spellEnd"/>
        <w:r>
          <w:t xml:space="preserve"> </w:t>
        </w:r>
        <w:proofErr w:type="spellStart"/>
        <w:r>
          <w:t>tín</w:t>
        </w:r>
        <w:proofErr w:type="spellEnd"/>
        <w:r>
          <w:t xml:space="preserve"> </w:t>
        </w:r>
        <w:proofErr w:type="spellStart"/>
        <w:r>
          <w:t>hiệu</w:t>
        </w:r>
        <w:proofErr w:type="spellEnd"/>
        <w:r>
          <w:t xml:space="preserve"> </w:t>
        </w:r>
        <w:proofErr w:type="spellStart"/>
        <w:r>
          <w:t>từ</w:t>
        </w:r>
        <w:proofErr w:type="spellEnd"/>
        <w:r>
          <w:t xml:space="preserve"> </w:t>
        </w:r>
      </w:ins>
      <w:proofErr w:type="spellStart"/>
      <w:ins w:id="45" w:author="Vũ Đức Thông (VinSOC-ANBM-ANBMOT)" w:date="2026-04-17T11:37:00Z">
        <w:r>
          <w:t>cảm</w:t>
        </w:r>
        <w:proofErr w:type="spellEnd"/>
        <w:r>
          <w:t xml:space="preserve"> </w:t>
        </w:r>
        <w:proofErr w:type="spellStart"/>
        <w:r>
          <w:t>biến</w:t>
        </w:r>
        <w:proofErr w:type="spellEnd"/>
        <w:r>
          <w:t xml:space="preserve">, ra </w:t>
        </w:r>
        <w:proofErr w:type="spellStart"/>
        <w:r>
          <w:t>lệnh</w:t>
        </w:r>
        <w:proofErr w:type="spellEnd"/>
        <w:r>
          <w:t xml:space="preserve"> </w:t>
        </w:r>
        <w:proofErr w:type="spellStart"/>
        <w:r>
          <w:t>cho</w:t>
        </w:r>
        <w:proofErr w:type="spellEnd"/>
        <w:r>
          <w:t xml:space="preserve"> </w:t>
        </w:r>
        <w:proofErr w:type="spellStart"/>
        <w:r>
          <w:t>cánh</w:t>
        </w:r>
        <w:proofErr w:type="spellEnd"/>
        <w:r>
          <w:t xml:space="preserve"> </w:t>
        </w:r>
        <w:proofErr w:type="spellStart"/>
        <w:r>
          <w:t>tay</w:t>
        </w:r>
        <w:proofErr w:type="spellEnd"/>
        <w:r>
          <w:t xml:space="preserve"> r</w:t>
        </w:r>
      </w:ins>
      <w:ins w:id="46" w:author="Vũ Đức Thông (VinSOC-ANBM-ANBMOT)" w:date="2026-04-17T11:38:00Z">
        <w:r>
          <w:t>obot</w:t>
        </w:r>
      </w:ins>
    </w:p>
    <w:p w14:paraId="5449F5B6" w14:textId="7DCF1885" w:rsidR="00D2674E" w:rsidRPr="00D2674E" w:rsidRDefault="00D2674E" w:rsidP="00EB171A">
      <w:pPr>
        <w:pStyle w:val="CTDT-Text"/>
        <w:rPr>
          <w:ins w:id="47" w:author="Vũ Đức Thông (VinSOC-ANBM-ANBMOT)" w:date="2026-04-17T11:38:00Z"/>
          <w:rPrChange w:id="48" w:author="Vũ Đức Thông (VinSOC-ANBM-ANBMOT)" w:date="2026-04-17T11:54:00Z">
            <w:rPr>
              <w:ins w:id="49" w:author="Vũ Đức Thông (VinSOC-ANBM-ANBMOT)" w:date="2026-04-17T11:38:00Z"/>
            </w:rPr>
          </w:rPrChange>
        </w:rPr>
      </w:pPr>
      <w:ins w:id="50" w:author="Vũ Đức Thông (VinSOC-ANBM-ANBMOT)" w:date="2026-04-17T11:53:00Z">
        <w:r>
          <w:rPr>
            <w:b/>
            <w:bCs/>
          </w:rPr>
          <w:t xml:space="preserve">Field </w:t>
        </w:r>
      </w:ins>
      <w:ins w:id="51" w:author="Vũ Đức Thông (VinSOC-ANBM-ANBMOT)" w:date="2026-04-17T11:54:00Z">
        <w:r>
          <w:rPr>
            <w:b/>
            <w:bCs/>
          </w:rPr>
          <w:t xml:space="preserve">Controllers: </w:t>
        </w:r>
        <w:proofErr w:type="spellStart"/>
        <w:r>
          <w:t>Bộ</w:t>
        </w:r>
        <w:proofErr w:type="spellEnd"/>
        <w:r>
          <w:t xml:space="preserve"> </w:t>
        </w:r>
        <w:proofErr w:type="spellStart"/>
        <w:r>
          <w:t>điều</w:t>
        </w:r>
        <w:proofErr w:type="spellEnd"/>
        <w:r>
          <w:t xml:space="preserve"> </w:t>
        </w:r>
        <w:proofErr w:type="spellStart"/>
        <w:r>
          <w:t>khiển</w:t>
        </w:r>
        <w:proofErr w:type="spellEnd"/>
        <w:r>
          <w:t xml:space="preserve"> </w:t>
        </w:r>
        <w:proofErr w:type="spellStart"/>
        <w:r>
          <w:t>hiện</w:t>
        </w:r>
        <w:proofErr w:type="spellEnd"/>
        <w:r>
          <w:t xml:space="preserve"> </w:t>
        </w:r>
        <w:proofErr w:type="spellStart"/>
        <w:r>
          <w:t>trường</w:t>
        </w:r>
        <w:proofErr w:type="spellEnd"/>
        <w:r>
          <w:t xml:space="preserve">: </w:t>
        </w:r>
      </w:ins>
      <w:proofErr w:type="spellStart"/>
      <w:ins w:id="52" w:author="Vũ Đức Thông (VinSOC-ANBM-ANBMOT)" w:date="2026-04-17T12:10:00Z">
        <w:r w:rsidR="003C683A">
          <w:t>Nhận</w:t>
        </w:r>
        <w:proofErr w:type="spellEnd"/>
        <w:r w:rsidR="003C683A">
          <w:t xml:space="preserve"> </w:t>
        </w:r>
        <w:proofErr w:type="spellStart"/>
        <w:r w:rsidR="003C683A">
          <w:t>lệnh</w:t>
        </w:r>
        <w:proofErr w:type="spellEnd"/>
        <w:r w:rsidR="003C683A">
          <w:t xml:space="preserve"> </w:t>
        </w:r>
        <w:proofErr w:type="spellStart"/>
        <w:r w:rsidR="003C683A">
          <w:t>từ</w:t>
        </w:r>
        <w:proofErr w:type="spellEnd"/>
        <w:r w:rsidR="003C683A">
          <w:t xml:space="preserve"> </w:t>
        </w:r>
        <w:proofErr w:type="spellStart"/>
        <w:r w:rsidR="003C683A">
          <w:t>người</w:t>
        </w:r>
        <w:proofErr w:type="spellEnd"/>
        <w:r w:rsidR="003C683A">
          <w:t xml:space="preserve"> </w:t>
        </w:r>
        <w:proofErr w:type="spellStart"/>
        <w:r w:rsidR="003C683A">
          <w:t>vận</w:t>
        </w:r>
        <w:proofErr w:type="spellEnd"/>
        <w:r w:rsidR="003C683A">
          <w:t xml:space="preserve"> </w:t>
        </w:r>
        <w:proofErr w:type="spellStart"/>
        <w:r w:rsidR="003C683A">
          <w:t>hành</w:t>
        </w:r>
        <w:proofErr w:type="spellEnd"/>
        <w:r w:rsidR="003C683A">
          <w:t xml:space="preserve"> </w:t>
        </w:r>
        <w:proofErr w:type="spellStart"/>
        <w:r w:rsidR="003C683A">
          <w:t>để</w:t>
        </w:r>
        <w:proofErr w:type="spellEnd"/>
        <w:r w:rsidR="003C683A">
          <w:t xml:space="preserve"> </w:t>
        </w:r>
        <w:proofErr w:type="spellStart"/>
        <w:r w:rsidR="003C683A">
          <w:t>thay</w:t>
        </w:r>
        <w:proofErr w:type="spellEnd"/>
        <w:r w:rsidR="003C683A">
          <w:t xml:space="preserve"> </w:t>
        </w:r>
        <w:proofErr w:type="spellStart"/>
        <w:r w:rsidR="003C683A">
          <w:t>đổi</w:t>
        </w:r>
        <w:proofErr w:type="spellEnd"/>
        <w:r w:rsidR="003C683A">
          <w:t xml:space="preserve"> </w:t>
        </w:r>
        <w:proofErr w:type="spellStart"/>
        <w:r w:rsidR="003C683A">
          <w:t>tại</w:t>
        </w:r>
        <w:proofErr w:type="spellEnd"/>
        <w:r w:rsidR="003C683A">
          <w:t xml:space="preserve"> </w:t>
        </w:r>
        <w:proofErr w:type="spellStart"/>
        <w:r w:rsidR="003C683A">
          <w:t>hiện</w:t>
        </w:r>
        <w:proofErr w:type="spellEnd"/>
        <w:r w:rsidR="003C683A">
          <w:t xml:space="preserve"> </w:t>
        </w:r>
        <w:proofErr w:type="spellStart"/>
        <w:r w:rsidR="003C683A">
          <w:t>trường</w:t>
        </w:r>
      </w:ins>
      <w:proofErr w:type="spellEnd"/>
    </w:p>
    <w:p w14:paraId="36DA115D" w14:textId="66D8E431" w:rsidR="004D56F4" w:rsidRDefault="004D56F4" w:rsidP="00EB171A">
      <w:pPr>
        <w:pStyle w:val="CTDT-Text"/>
        <w:rPr>
          <w:ins w:id="53" w:author="Vũ Đức Thông (VinSOC-ANBM-ANBMOT)" w:date="2026-04-17T11:38:00Z"/>
        </w:rPr>
      </w:pPr>
    </w:p>
    <w:p w14:paraId="29B7099D" w14:textId="582DE794" w:rsidR="004D56F4" w:rsidRDefault="004D56F4" w:rsidP="00EB171A">
      <w:pPr>
        <w:pStyle w:val="CTDT-Text"/>
        <w:rPr>
          <w:ins w:id="54" w:author="Vũ Đức Thông (VinSOC-ANBM-ANBMOT)" w:date="2026-04-17T11:42:00Z"/>
        </w:rPr>
      </w:pPr>
      <w:ins w:id="55" w:author="Vũ Đức Thông (VinSOC-ANBM-ANBMOT)" w:date="2026-04-17T11:41:00Z">
        <w:r>
          <w:rPr>
            <w:b/>
            <w:bCs/>
          </w:rPr>
          <w:t xml:space="preserve">Safety System: </w:t>
        </w:r>
        <w:proofErr w:type="spellStart"/>
        <w:r>
          <w:t>Hệ</w:t>
        </w:r>
        <w:proofErr w:type="spellEnd"/>
        <w:r>
          <w:t xml:space="preserve"> </w:t>
        </w:r>
        <w:proofErr w:type="spellStart"/>
        <w:r>
          <w:t>thống</w:t>
        </w:r>
        <w:proofErr w:type="spellEnd"/>
        <w:r>
          <w:t xml:space="preserve"> an </w:t>
        </w:r>
        <w:proofErr w:type="spellStart"/>
        <w:r>
          <w:t>toàn</w:t>
        </w:r>
        <w:proofErr w:type="spellEnd"/>
        <w:r>
          <w:t xml:space="preserve"> : </w:t>
        </w:r>
        <w:proofErr w:type="spellStart"/>
        <w:r>
          <w:t>có</w:t>
        </w:r>
        <w:proofErr w:type="spellEnd"/>
        <w:r>
          <w:t xml:space="preserve"> </w:t>
        </w:r>
        <w:proofErr w:type="spellStart"/>
        <w:r>
          <w:t>nút</w:t>
        </w:r>
        <w:proofErr w:type="spellEnd"/>
        <w:r>
          <w:t xml:space="preserve"> </w:t>
        </w:r>
        <w:proofErr w:type="spellStart"/>
        <w:r>
          <w:t>dừng</w:t>
        </w:r>
        <w:proofErr w:type="spellEnd"/>
        <w:r>
          <w:t xml:space="preserve"> </w:t>
        </w:r>
        <w:proofErr w:type="spellStart"/>
        <w:r>
          <w:t>khẩn</w:t>
        </w:r>
        <w:proofErr w:type="spellEnd"/>
        <w:r>
          <w:t xml:space="preserve"> </w:t>
        </w:r>
        <w:proofErr w:type="spellStart"/>
        <w:r>
          <w:t>cấp</w:t>
        </w:r>
        <w:proofErr w:type="spellEnd"/>
        <w:r>
          <w:t xml:space="preserve">, </w:t>
        </w:r>
        <w:proofErr w:type="spellStart"/>
        <w:r>
          <w:t>chạy</w:t>
        </w:r>
        <w:proofErr w:type="spellEnd"/>
        <w:r>
          <w:t xml:space="preserve"> </w:t>
        </w:r>
        <w:proofErr w:type="spellStart"/>
        <w:r>
          <w:t>độc</w:t>
        </w:r>
        <w:proofErr w:type="spellEnd"/>
        <w:r>
          <w:t xml:space="preserve"> </w:t>
        </w:r>
        <w:proofErr w:type="spellStart"/>
        <w:r>
          <w:t>lập</w:t>
        </w:r>
        <w:proofErr w:type="spellEnd"/>
        <w:r>
          <w:t xml:space="preserve"> </w:t>
        </w:r>
        <w:proofErr w:type="spellStart"/>
        <w:r>
          <w:t>với</w:t>
        </w:r>
        <w:proofErr w:type="spellEnd"/>
        <w:r>
          <w:t xml:space="preserve"> </w:t>
        </w:r>
        <w:proofErr w:type="spellStart"/>
        <w:r>
          <w:t>hệ</w:t>
        </w:r>
        <w:proofErr w:type="spellEnd"/>
        <w:r>
          <w:t xml:space="preserve"> </w:t>
        </w:r>
        <w:proofErr w:type="spellStart"/>
        <w:r>
          <w:t>th</w:t>
        </w:r>
      </w:ins>
      <w:ins w:id="56" w:author="Vũ Đức Thông (VinSOC-ANBM-ANBMOT)" w:date="2026-04-17T11:42:00Z">
        <w:r>
          <w:t>ống</w:t>
        </w:r>
        <w:proofErr w:type="spellEnd"/>
        <w:r>
          <w:t xml:space="preserve"> </w:t>
        </w:r>
        <w:proofErr w:type="spellStart"/>
        <w:r>
          <w:t>điều</w:t>
        </w:r>
        <w:proofErr w:type="spellEnd"/>
        <w:r>
          <w:t xml:space="preserve"> </w:t>
        </w:r>
        <w:proofErr w:type="spellStart"/>
        <w:r>
          <w:t>khiển</w:t>
        </w:r>
        <w:proofErr w:type="spellEnd"/>
        <w:r>
          <w:t xml:space="preserve"> . </w:t>
        </w:r>
        <w:proofErr w:type="spellStart"/>
        <w:r>
          <w:t>Nếu</w:t>
        </w:r>
        <w:proofErr w:type="spellEnd"/>
        <w:r>
          <w:t xml:space="preserve"> </w:t>
        </w:r>
        <w:proofErr w:type="spellStart"/>
        <w:r>
          <w:t>có</w:t>
        </w:r>
        <w:proofErr w:type="spellEnd"/>
        <w:r>
          <w:t xml:space="preserve"> </w:t>
        </w:r>
        <w:proofErr w:type="spellStart"/>
        <w:r>
          <w:t>công</w:t>
        </w:r>
        <w:proofErr w:type="spellEnd"/>
        <w:r>
          <w:t xml:space="preserve"> </w:t>
        </w:r>
        <w:proofErr w:type="spellStart"/>
        <w:r>
          <w:t>nhân</w:t>
        </w:r>
        <w:proofErr w:type="spellEnd"/>
        <w:r>
          <w:t xml:space="preserve"> </w:t>
        </w:r>
        <w:proofErr w:type="spellStart"/>
        <w:r>
          <w:t>đi</w:t>
        </w:r>
        <w:proofErr w:type="spellEnd"/>
        <w:r>
          <w:t xml:space="preserve"> </w:t>
        </w:r>
        <w:proofErr w:type="spellStart"/>
        <w:r>
          <w:t>vào</w:t>
        </w:r>
        <w:proofErr w:type="spellEnd"/>
        <w:r>
          <w:t xml:space="preserve"> </w:t>
        </w:r>
        <w:proofErr w:type="spellStart"/>
        <w:r>
          <w:t>khu</w:t>
        </w:r>
        <w:proofErr w:type="spellEnd"/>
        <w:r>
          <w:t xml:space="preserve"> </w:t>
        </w:r>
        <w:proofErr w:type="spellStart"/>
        <w:r>
          <w:t>vực</w:t>
        </w:r>
        <w:proofErr w:type="spellEnd"/>
        <w:r>
          <w:t xml:space="preserve"> </w:t>
        </w:r>
        <w:proofErr w:type="spellStart"/>
        <w:r>
          <w:t>hàn</w:t>
        </w:r>
        <w:proofErr w:type="spellEnd"/>
        <w:r>
          <w:t xml:space="preserve"> </w:t>
        </w:r>
        <w:proofErr w:type="spellStart"/>
        <w:r>
          <w:t>oto</w:t>
        </w:r>
        <w:proofErr w:type="spellEnd"/>
        <w:r>
          <w:t xml:space="preserve">, </w:t>
        </w:r>
        <w:proofErr w:type="spellStart"/>
        <w:r>
          <w:t>ngay</w:t>
        </w:r>
        <w:proofErr w:type="spellEnd"/>
        <w:r>
          <w:t xml:space="preserve"> </w:t>
        </w:r>
        <w:proofErr w:type="spellStart"/>
        <w:r>
          <w:t>lập</w:t>
        </w:r>
        <w:proofErr w:type="spellEnd"/>
        <w:r>
          <w:t xml:space="preserve"> </w:t>
        </w:r>
        <w:proofErr w:type="spellStart"/>
        <w:r>
          <w:t>tức</w:t>
        </w:r>
        <w:proofErr w:type="spellEnd"/>
        <w:r>
          <w:t xml:space="preserve"> </w:t>
        </w:r>
        <w:proofErr w:type="spellStart"/>
        <w:r>
          <w:t>dừng</w:t>
        </w:r>
        <w:proofErr w:type="spellEnd"/>
        <w:r>
          <w:t xml:space="preserve"> </w:t>
        </w:r>
        <w:proofErr w:type="spellStart"/>
        <w:r>
          <w:t>dây</w:t>
        </w:r>
        <w:proofErr w:type="spellEnd"/>
        <w:r>
          <w:t xml:space="preserve"> </w:t>
        </w:r>
        <w:proofErr w:type="spellStart"/>
        <w:r>
          <w:t>chuyền</w:t>
        </w:r>
        <w:proofErr w:type="spellEnd"/>
        <w:r>
          <w:t xml:space="preserve"> </w:t>
        </w:r>
        <w:proofErr w:type="spellStart"/>
        <w:r>
          <w:t>trong</w:t>
        </w:r>
        <w:proofErr w:type="spellEnd"/>
        <w:r>
          <w:t xml:space="preserve"> 0.1 </w:t>
        </w:r>
        <w:proofErr w:type="spellStart"/>
        <w:r>
          <w:t>ms</w:t>
        </w:r>
        <w:proofErr w:type="spellEnd"/>
        <w:r>
          <w:t xml:space="preserve"> </w:t>
        </w:r>
      </w:ins>
    </w:p>
    <w:p w14:paraId="741A09C1" w14:textId="25F52E05" w:rsidR="004D56F4" w:rsidRDefault="004D56F4" w:rsidP="00EB171A">
      <w:pPr>
        <w:pStyle w:val="CTDT-Text"/>
        <w:rPr>
          <w:ins w:id="57" w:author="Vũ Đức Thông (VinSOC-ANBM-ANBMOT)" w:date="2026-04-17T11:42:00Z"/>
        </w:rPr>
      </w:pPr>
    </w:p>
    <w:p w14:paraId="49F347DD" w14:textId="36F34AF8" w:rsidR="004D56F4" w:rsidRPr="004D56F4" w:rsidRDefault="004D56F4" w:rsidP="00EB171A">
      <w:pPr>
        <w:pStyle w:val="CTDT-Text"/>
        <w:rPr>
          <w:ins w:id="58" w:author="Vũ Đức Thông (VinSOC-ANBM-ANBMOT)" w:date="2026-04-17T11:33:00Z"/>
          <w:rPrChange w:id="59" w:author="Vũ Đức Thông (VinSOC-ANBM-ANBMOT)" w:date="2026-04-17T11:43:00Z">
            <w:rPr>
              <w:ins w:id="60" w:author="Vũ Đức Thông (VinSOC-ANBM-ANBMOT)" w:date="2026-04-17T11:33:00Z"/>
            </w:rPr>
          </w:rPrChange>
        </w:rPr>
      </w:pPr>
      <w:ins w:id="61" w:author="Vũ Đức Thông (VinSOC-ANBM-ANBMOT)" w:date="2026-04-17T11:43:00Z">
        <w:r>
          <w:rPr>
            <w:b/>
            <w:bCs/>
          </w:rPr>
          <w:t xml:space="preserve">Control System Network: </w:t>
        </w:r>
        <w:proofErr w:type="spellStart"/>
        <w:r>
          <w:t>Mạng</w:t>
        </w:r>
        <w:proofErr w:type="spellEnd"/>
        <w:r>
          <w:t xml:space="preserve"> </w:t>
        </w:r>
        <w:proofErr w:type="spellStart"/>
        <w:r>
          <w:t>hệ</w:t>
        </w:r>
        <w:proofErr w:type="spellEnd"/>
        <w:r>
          <w:t xml:space="preserve"> </w:t>
        </w:r>
        <w:proofErr w:type="spellStart"/>
        <w:r>
          <w:t>thống</w:t>
        </w:r>
        <w:proofErr w:type="spellEnd"/>
        <w:r>
          <w:t xml:space="preserve"> </w:t>
        </w:r>
        <w:proofErr w:type="spellStart"/>
        <w:r>
          <w:t>điều</w:t>
        </w:r>
        <w:proofErr w:type="spellEnd"/>
        <w:r>
          <w:t xml:space="preserve"> </w:t>
        </w:r>
        <w:proofErr w:type="spellStart"/>
        <w:r>
          <w:t>khiển</w:t>
        </w:r>
        <w:proofErr w:type="spellEnd"/>
        <w:r>
          <w:t xml:space="preserve">: </w:t>
        </w:r>
        <w:proofErr w:type="spellStart"/>
        <w:r>
          <w:t>Hệ</w:t>
        </w:r>
        <w:proofErr w:type="spellEnd"/>
        <w:r>
          <w:t xml:space="preserve"> </w:t>
        </w:r>
        <w:proofErr w:type="spellStart"/>
        <w:r>
          <w:t>thống</w:t>
        </w:r>
        <w:proofErr w:type="spellEnd"/>
        <w:r>
          <w:t xml:space="preserve"> </w:t>
        </w:r>
        <w:proofErr w:type="spellStart"/>
        <w:r>
          <w:t>cáp</w:t>
        </w:r>
        <w:proofErr w:type="spellEnd"/>
        <w:r>
          <w:t xml:space="preserve"> </w:t>
        </w:r>
        <w:proofErr w:type="spellStart"/>
        <w:r>
          <w:t>mạng</w:t>
        </w:r>
        <w:proofErr w:type="spellEnd"/>
        <w:r>
          <w:t xml:space="preserve"> </w:t>
        </w:r>
        <w:proofErr w:type="spellStart"/>
        <w:r>
          <w:t>công</w:t>
        </w:r>
        <w:proofErr w:type="spellEnd"/>
        <w:r>
          <w:t xml:space="preserve"> </w:t>
        </w:r>
        <w:proofErr w:type="spellStart"/>
        <w:r>
          <w:t>nghiệp</w:t>
        </w:r>
        <w:proofErr w:type="spellEnd"/>
        <w:r>
          <w:t xml:space="preserve"> </w:t>
        </w:r>
        <w:proofErr w:type="spellStart"/>
        <w:r>
          <w:t>nối</w:t>
        </w:r>
        <w:proofErr w:type="spellEnd"/>
        <w:r>
          <w:t xml:space="preserve"> </w:t>
        </w:r>
        <w:proofErr w:type="spellStart"/>
        <w:r>
          <w:t>vào</w:t>
        </w:r>
        <w:proofErr w:type="spellEnd"/>
        <w:r>
          <w:t xml:space="preserve"> </w:t>
        </w:r>
        <w:proofErr w:type="spellStart"/>
        <w:r>
          <w:t>bộ</w:t>
        </w:r>
        <w:proofErr w:type="spellEnd"/>
        <w:r>
          <w:t xml:space="preserve"> chia </w:t>
        </w:r>
        <w:proofErr w:type="spellStart"/>
        <w:r>
          <w:t>mạng</w:t>
        </w:r>
        <w:proofErr w:type="spellEnd"/>
        <w:r>
          <w:t xml:space="preserve"> </w:t>
        </w:r>
        <w:proofErr w:type="spellStart"/>
        <w:r>
          <w:t>Scalance</w:t>
        </w:r>
        <w:proofErr w:type="spellEnd"/>
        <w:r>
          <w:t xml:space="preserve">, dung PROFINET </w:t>
        </w:r>
        <w:proofErr w:type="spellStart"/>
        <w:r>
          <w:t>đảm</w:t>
        </w:r>
        <w:proofErr w:type="spellEnd"/>
        <w:r>
          <w:t xml:space="preserve"> </w:t>
        </w:r>
        <w:proofErr w:type="spellStart"/>
        <w:r>
          <w:t>b</w:t>
        </w:r>
      </w:ins>
      <w:ins w:id="62" w:author="Vũ Đức Thông (VinSOC-ANBM-ANBMOT)" w:date="2026-04-17T11:44:00Z">
        <w:r>
          <w:t>ảo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truyền</w:t>
        </w:r>
        <w:proofErr w:type="spellEnd"/>
        <w:r>
          <w:t xml:space="preserve"> </w:t>
        </w:r>
        <w:proofErr w:type="spellStart"/>
        <w:r>
          <w:t>không</w:t>
        </w:r>
        <w:proofErr w:type="spellEnd"/>
        <w:r>
          <w:t xml:space="preserve"> </w:t>
        </w:r>
        <w:proofErr w:type="spellStart"/>
        <w:r>
          <w:t>trễ</w:t>
        </w:r>
      </w:ins>
      <w:proofErr w:type="spellEnd"/>
    </w:p>
    <w:p w14:paraId="393C2FC6" w14:textId="59F74ACE" w:rsidR="003C683A" w:rsidRDefault="003C683A" w:rsidP="003C683A">
      <w:pPr>
        <w:pStyle w:val="CTDT-Text"/>
        <w:rPr>
          <w:ins w:id="63" w:author="Vũ Đức Thông (VinSOC-ANBM-ANBMOT)" w:date="2026-04-17T12:12:00Z"/>
        </w:rPr>
      </w:pPr>
      <w:ins w:id="64" w:author="Vũ Đức Thông (VinSOC-ANBM-ANBMOT)" w:date="2026-04-17T12:11:00Z">
        <w:r>
          <w:rPr>
            <w:b/>
            <w:bCs/>
          </w:rPr>
          <w:t xml:space="preserve">HMI </w:t>
        </w:r>
      </w:ins>
      <w:moveToRangeStart w:id="65" w:author="Vũ Đức Thông (VinSOC-ANBM-ANBMOT)" w:date="2026-04-17T12:10:00Z" w:name="move227320271"/>
      <w:moveTo w:id="66" w:author="Vũ Đức Thông (VinSOC-ANBM-ANBMOT)" w:date="2026-04-17T12:10:00Z">
        <w:del w:id="67" w:author="Vũ Đức Thông (VinSOC-ANBM-ANBMOT)" w:date="2026-04-17T12:10:00Z">
          <w:r w:rsidDel="003C683A">
            <w:delText>HMI</w:delText>
          </w:r>
        </w:del>
        <w:r>
          <w:t xml:space="preserve">: human machine interface: </w:t>
        </w:r>
        <w:proofErr w:type="spellStart"/>
        <w:r>
          <w:t>giao</w:t>
        </w:r>
        <w:proofErr w:type="spellEnd"/>
        <w:r>
          <w:t xml:space="preserve"> </w:t>
        </w:r>
        <w:proofErr w:type="spellStart"/>
        <w:r>
          <w:t>diện</w:t>
        </w:r>
        <w:proofErr w:type="spellEnd"/>
        <w:r>
          <w:t xml:space="preserve"> </w:t>
        </w:r>
        <w:proofErr w:type="spellStart"/>
        <w:r>
          <w:t>cho</w:t>
        </w:r>
        <w:proofErr w:type="spellEnd"/>
        <w:r>
          <w:t xml:space="preserve"> </w:t>
        </w:r>
        <w:proofErr w:type="spellStart"/>
        <w:r>
          <w:t>công</w:t>
        </w:r>
        <w:proofErr w:type="spellEnd"/>
        <w:r>
          <w:t xml:space="preserve"> </w:t>
        </w:r>
        <w:proofErr w:type="spellStart"/>
        <w:r>
          <w:t>nhâm</w:t>
        </w:r>
        <w:proofErr w:type="spellEnd"/>
        <w:r>
          <w:t xml:space="preserve"> </w:t>
        </w:r>
        <w:proofErr w:type="spellStart"/>
        <w:r>
          <w:t>kỹ</w:t>
        </w:r>
        <w:proofErr w:type="spellEnd"/>
        <w:r>
          <w:t xml:space="preserve"> </w:t>
        </w:r>
        <w:proofErr w:type="spellStart"/>
        <w:r>
          <w:t>sư</w:t>
        </w:r>
        <w:proofErr w:type="spellEnd"/>
        <w:r>
          <w:t xml:space="preserve"> </w:t>
        </w:r>
        <w:proofErr w:type="spellStart"/>
        <w:r>
          <w:t>biết</w:t>
        </w:r>
        <w:proofErr w:type="spellEnd"/>
        <w:r>
          <w:t xml:space="preserve"> </w:t>
        </w:r>
        <w:proofErr w:type="spellStart"/>
        <w:r>
          <w:t>các</w:t>
        </w:r>
        <w:proofErr w:type="spellEnd"/>
        <w:r>
          <w:t xml:space="preserve"> </w:t>
        </w:r>
        <w:proofErr w:type="spellStart"/>
        <w:r>
          <w:t>tốc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 </w:t>
        </w:r>
        <w:proofErr w:type="spellStart"/>
        <w:r>
          <w:t>máy</w:t>
        </w:r>
        <w:proofErr w:type="spellEnd"/>
        <w:r>
          <w:t xml:space="preserve"> , </w:t>
        </w:r>
        <w:proofErr w:type="spellStart"/>
        <w:r>
          <w:t>nhiệt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, </w:t>
        </w:r>
        <w:proofErr w:type="spellStart"/>
        <w:r>
          <w:t>hiển</w:t>
        </w:r>
        <w:proofErr w:type="spellEnd"/>
        <w:r>
          <w:t xml:space="preserve"> </w:t>
        </w:r>
        <w:proofErr w:type="spellStart"/>
        <w:r>
          <w:t>thị</w:t>
        </w:r>
        <w:proofErr w:type="spellEnd"/>
        <w:r>
          <w:t xml:space="preserve"> </w:t>
        </w:r>
        <w:proofErr w:type="spellStart"/>
        <w:r>
          <w:t>thông</w:t>
        </w:r>
        <w:proofErr w:type="spellEnd"/>
        <w:r>
          <w:t xml:space="preserve"> </w:t>
        </w:r>
        <w:proofErr w:type="spellStart"/>
        <w:r>
          <w:t>báo</w:t>
        </w:r>
        <w:proofErr w:type="spellEnd"/>
        <w:r>
          <w:t xml:space="preserve"> </w:t>
        </w:r>
        <w:proofErr w:type="spellStart"/>
        <w:r>
          <w:t>cánh</w:t>
        </w:r>
        <w:proofErr w:type="spellEnd"/>
        <w:r>
          <w:t xml:space="preserve"> </w:t>
        </w:r>
        <w:proofErr w:type="spellStart"/>
        <w:r>
          <w:t>tay</w:t>
        </w:r>
        <w:proofErr w:type="spellEnd"/>
        <w:r>
          <w:t xml:space="preserve"> </w:t>
        </w:r>
        <w:proofErr w:type="spellStart"/>
        <w:r>
          <w:t>bị</w:t>
        </w:r>
        <w:proofErr w:type="spellEnd"/>
        <w:r>
          <w:t xml:space="preserve"> </w:t>
        </w:r>
        <w:proofErr w:type="spellStart"/>
        <w:r>
          <w:t>kẹt</w:t>
        </w:r>
      </w:moveTo>
      <w:proofErr w:type="spellEnd"/>
      <w:ins w:id="68" w:author="Vũ Đức Thông (VinSOC-ANBM-ANBMOT)" w:date="2026-04-17T12:12:00Z">
        <w:r>
          <w:t xml:space="preserve">, </w:t>
        </w:r>
        <w:proofErr w:type="spellStart"/>
        <w:r>
          <w:t>có</w:t>
        </w:r>
        <w:proofErr w:type="spellEnd"/>
        <w:r>
          <w:t xml:space="preserve"> </w:t>
        </w:r>
        <w:proofErr w:type="spellStart"/>
        <w:r>
          <w:t>loại</w:t>
        </w:r>
        <w:proofErr w:type="spellEnd"/>
        <w:r>
          <w:t xml:space="preserve"> </w:t>
        </w:r>
        <w:proofErr w:type="spellStart"/>
        <w:r>
          <w:t>là</w:t>
        </w:r>
        <w:proofErr w:type="spellEnd"/>
        <w:r>
          <w:t xml:space="preserve"> </w:t>
        </w:r>
        <w:proofErr w:type="spellStart"/>
        <w:r>
          <w:t>bấm</w:t>
        </w:r>
        <w:proofErr w:type="spellEnd"/>
        <w:r>
          <w:t xml:space="preserve"> </w:t>
        </w:r>
        <w:proofErr w:type="spellStart"/>
        <w:r>
          <w:t>máy</w:t>
        </w:r>
        <w:proofErr w:type="spellEnd"/>
        <w:r>
          <w:t xml:space="preserve"> </w:t>
        </w:r>
        <w:proofErr w:type="spellStart"/>
        <w:r>
          <w:t>tính</w:t>
        </w:r>
        <w:proofErr w:type="spellEnd"/>
        <w:r>
          <w:t xml:space="preserve"> </w:t>
        </w:r>
        <w:proofErr w:type="spellStart"/>
        <w:r>
          <w:t>với</w:t>
        </w:r>
        <w:proofErr w:type="spellEnd"/>
        <w:r>
          <w:t xml:space="preserve"> </w:t>
        </w:r>
        <w:proofErr w:type="spellStart"/>
        <w:r>
          <w:t>cảm</w:t>
        </w:r>
        <w:proofErr w:type="spellEnd"/>
        <w:r>
          <w:t xml:space="preserve"> </w:t>
        </w:r>
        <w:proofErr w:type="spellStart"/>
        <w:r>
          <w:t>ứng</w:t>
        </w:r>
        <w:proofErr w:type="spellEnd"/>
      </w:ins>
    </w:p>
    <w:p w14:paraId="7EFDA7A2" w14:textId="6BC38083" w:rsidR="003C683A" w:rsidRDefault="003C683A" w:rsidP="003C683A">
      <w:pPr>
        <w:pStyle w:val="CTDT-Text"/>
        <w:rPr>
          <w:ins w:id="69" w:author="Vũ Đức Thông (VinSOC-ANBM-ANBMOT)" w:date="2026-04-17T12:12:00Z"/>
        </w:rPr>
      </w:pPr>
      <w:ins w:id="70" w:author="Vũ Đức Thông (VinSOC-ANBM-ANBMOT)" w:date="2026-04-17T12:12:00Z">
        <w:r>
          <w:fldChar w:fldCharType="begin"/>
        </w:r>
        <w:r>
          <w:instrText xml:space="preserve"> HYPERLINK "https://cdn5.dcbstatic.com/dcd/scormapi_v60/launcher_full.html?host=ics-training.inl.gov&amp;id_user=185596&amp;id_reference=419&amp;scorm_version=1.2&amp;id_resource=46341&amp;id_item=249&amp;idscorm_organization=249&amp;id_package=249&amp;launch_type=fullscreen&amp;id_course=60&amp;player=hydra&amp;autoplay_enabled=0&amp;name=210w-03-common-ics-components&amp;return_url=ics-training.inl.gov&amp;as_json=1&amp;auth_code=17c3a75e1324819d5841d76f52bec2be8174649d&amp;context=lms&amp;show_expired_session_modal=false&amp;debug=1" </w:instrText>
        </w:r>
        <w:r>
          <w:fldChar w:fldCharType="separate"/>
        </w:r>
        <w:r>
          <w:rPr>
            <w:rStyle w:val="Hyperlink"/>
          </w:rPr>
          <w:t>210W-03 Common ICS Components</w:t>
        </w:r>
        <w:r>
          <w:fldChar w:fldCharType="end"/>
        </w:r>
      </w:ins>
    </w:p>
    <w:p w14:paraId="462624A4" w14:textId="6E96C792" w:rsidR="003C683A" w:rsidRDefault="003C683A" w:rsidP="003C683A">
      <w:pPr>
        <w:pStyle w:val="CTDT-Text"/>
        <w:rPr>
          <w:ins w:id="71" w:author="Vũ Đức Thông (VinSOC-ANBM-ANBMOT)" w:date="2026-04-17T12:12:00Z"/>
        </w:rPr>
      </w:pPr>
      <w:ins w:id="72" w:author="Vũ Đức Thông (VinSOC-ANBM-ANBMOT)" w:date="2026-04-17T12:12:00Z">
        <w:r>
          <w:fldChar w:fldCharType="begin"/>
        </w:r>
        <w:r>
          <w:instrText xml:space="preserve"> HYPERLINK "</w:instrText>
        </w:r>
        <w:r w:rsidRPr="003C683A">
          <w:rPr>
            <w:rPrChange w:id="73" w:author="Vũ Đức Thông (VinSOC-ANBM-ANBMOT)" w:date="2026-04-17T12:12:00Z">
              <w:rPr>
                <w:rStyle w:val="Hyperlink"/>
              </w:rPr>
            </w:rPrChange>
          </w:rPr>
          <w:instrText>https://cdn5.dcbstatic.com/dcd/scormapi_v60/launcher_full.html?host=ics-training.inl.gov&amp;id_user=185596&amp;id_reference=419&amp;scorm_version=1.2&amp;id_resource=46341&amp;id_item=249&amp;idscorm_organization=249&amp;id_package=249&amp;launch_type=fullscreen&amp;id_course=60&amp;player=hydra&amp;autoplay_enabled=0&amp;name=210w-03-common-ics-components&amp;return_url=ics-training.inl.gov&amp;as_json=1&amp;auth_code=17c3a75e1324819d5841d76f52bec2be8174649d&amp;context=lms&amp;show_expired_session_modal=false&amp;debug=</w:instrText>
        </w:r>
        <w:r w:rsidRPr="003C683A">
          <w:instrText>1</w:instrText>
        </w:r>
        <w:r>
          <w:instrText xml:space="preserve">" </w:instrText>
        </w:r>
        <w:r>
          <w:fldChar w:fldCharType="separate"/>
        </w:r>
        <w:r w:rsidRPr="00593517">
          <w:rPr>
            <w:rStyle w:val="Hyperlink"/>
            <w:rPrChange w:id="74" w:author="Vũ Đức Thông (VinSOC-ANBM-ANBMOT)" w:date="2026-04-17T12:12:00Z">
              <w:rPr>
                <w:rStyle w:val="Hyperlink"/>
              </w:rPr>
            </w:rPrChange>
          </w:rPr>
          <w:t>https://cdn5.dcbstatic.com/dcd/scormapi_v60/launcher_full.html?host=ics-training.inl.gov&amp;id_user=185596&amp;id_reference=419&amp;scorm_version=1.2&amp;id_resource=46341&amp;id_item=249&amp;idscorm_organization=249&amp;id_package=249&amp;launch_type=fullscre</w:t>
        </w:r>
        <w:r w:rsidRPr="00593517">
          <w:rPr>
            <w:rStyle w:val="Hyperlink"/>
            <w:rPrChange w:id="75" w:author="Vũ Đức Thông (VinSOC-ANBM-ANBMOT)" w:date="2026-04-17T12:12:00Z">
              <w:rPr>
                <w:rStyle w:val="Hyperlink"/>
              </w:rPr>
            </w:rPrChange>
          </w:rPr>
          <w:lastRenderedPageBreak/>
          <w:t>en&amp;id_course=60&amp;player=hydra&amp;autoplay_enabled=0&amp;name=210w-03-common-ics-components&amp;return_url=ics-training.inl.gov&amp;as_json=1&amp;auth_code=17c3a75e1324819d5841d76f52bec2be8174649d&amp;context=lms&amp;show_expired_session_modal=false&amp;debug=</w:t>
        </w:r>
        <w:r w:rsidRPr="00593517">
          <w:rPr>
            <w:rStyle w:val="Hyperlink"/>
          </w:rPr>
          <w:t>1</w:t>
        </w:r>
        <w:r>
          <w:fldChar w:fldCharType="end"/>
        </w:r>
      </w:ins>
    </w:p>
    <w:p w14:paraId="3F3F08E5" w14:textId="2973244D" w:rsidR="003C683A" w:rsidRDefault="003C683A" w:rsidP="003C683A">
      <w:pPr>
        <w:pStyle w:val="CTDT-Text"/>
        <w:rPr>
          <w:ins w:id="76" w:author="Vũ Đức Thông (VinSOC-ANBM-ANBMOT)" w:date="2026-04-17T12:12:00Z"/>
        </w:rPr>
      </w:pPr>
    </w:p>
    <w:p w14:paraId="414465FB" w14:textId="6C5769F3" w:rsidR="003C683A" w:rsidRDefault="003C683A" w:rsidP="003C683A">
      <w:pPr>
        <w:pStyle w:val="CTDT-Text"/>
        <w:rPr>
          <w:moveTo w:id="77" w:author="Vũ Đức Thông (VinSOC-ANBM-ANBMOT)" w:date="2026-04-17T12:10:00Z"/>
        </w:rPr>
      </w:pPr>
      <w:proofErr w:type="spellStart"/>
      <w:ins w:id="78" w:author="Vũ Đức Thông (VinSOC-ANBM-ANBMOT)" w:date="2026-04-17T12:12:00Z">
        <w:r>
          <w:t>Đến</w:t>
        </w:r>
        <w:proofErr w:type="spellEnd"/>
        <w:r>
          <w:t xml:space="preserve">  </w:t>
        </w:r>
        <w:proofErr w:type="spellStart"/>
        <w:r>
          <w:t>trang</w:t>
        </w:r>
        <w:proofErr w:type="spellEnd"/>
        <w:r>
          <w:t xml:space="preserve"> 11</w:t>
        </w:r>
      </w:ins>
    </w:p>
    <w:moveToRangeEnd w:id="65"/>
    <w:p w14:paraId="2B37BC0F" w14:textId="14364872" w:rsidR="00D15C3B" w:rsidRPr="00D15C3B" w:rsidRDefault="00D15C3B" w:rsidP="00D15C3B">
      <w:pPr>
        <w:pStyle w:val="CTDT-Text"/>
        <w:rPr>
          <w:ins w:id="79" w:author="Vũ Đức Thông (VinSOC-ANBM-ANBMOT)" w:date="2026-04-17T11:33:00Z"/>
          <w:rPrChange w:id="80" w:author="Vũ Đức Thông (VinSOC-ANBM-ANBMOT)" w:date="2026-04-17T11:33:00Z">
            <w:rPr>
              <w:ins w:id="81" w:author="Vũ Đức Thông (VinSOC-ANBM-ANBMOT)" w:date="2026-04-17T11:33:00Z"/>
            </w:rPr>
          </w:rPrChange>
        </w:rPr>
        <w:pPrChange w:id="82" w:author="Vũ Đức Thông (VinSOC-ANBM-ANBMOT)" w:date="2026-04-17T11:33:00Z">
          <w:pPr>
            <w:pStyle w:val="CTDT-Text"/>
          </w:pPr>
        </w:pPrChange>
      </w:pPr>
    </w:p>
    <w:p w14:paraId="0185EB59" w14:textId="77777777" w:rsidR="00D15C3B" w:rsidRPr="00D15C3B" w:rsidRDefault="00D15C3B" w:rsidP="00EB171A">
      <w:pPr>
        <w:pStyle w:val="CTDT-Text"/>
        <w:rPr>
          <w:rPrChange w:id="83" w:author="Vũ Đức Thông (VinSOC-ANBM-ANBMOT)" w:date="2026-04-17T11:31:00Z">
            <w:rPr/>
          </w:rPrChange>
        </w:rPr>
      </w:pPr>
    </w:p>
    <w:p w14:paraId="6C84DB26" w14:textId="3FD82176" w:rsidR="00BC3289" w:rsidRDefault="00BC3289" w:rsidP="00EB171A">
      <w:pPr>
        <w:pStyle w:val="CTDT-Text"/>
      </w:pPr>
    </w:p>
    <w:p w14:paraId="618891FE" w14:textId="77777777" w:rsidR="00BC3289" w:rsidRDefault="00BC3289" w:rsidP="00EB171A">
      <w:pPr>
        <w:pStyle w:val="CTDT-Text"/>
      </w:pPr>
    </w:p>
    <w:p w14:paraId="39F16FC3" w14:textId="0557DE19" w:rsidR="00371D79" w:rsidRDefault="00371D79" w:rsidP="00371D79">
      <w:pPr>
        <w:pStyle w:val="CTDT-Text"/>
      </w:pPr>
      <w:r>
        <w:rPr>
          <w:noProof/>
        </w:rPr>
        <w:drawing>
          <wp:inline distT="0" distB="0" distL="0" distR="0" wp14:anchorId="655C1D11" wp14:editId="255D3F73">
            <wp:extent cx="6012180" cy="3340100"/>
            <wp:effectExtent l="0" t="0" r="7620" b="0"/>
            <wp:docPr id="1" name="Picture 1" descr="hệ thống điều khiển công nghiệp I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ệ thống điều khiển công nghiệp IS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105B" w14:textId="77777777" w:rsidR="00371D79" w:rsidRDefault="00371D79" w:rsidP="00371D79">
      <w:pPr>
        <w:pStyle w:val="CTDT-Text"/>
      </w:pPr>
    </w:p>
    <w:sectPr w:rsidR="00371D79" w:rsidSect="00B03F2E">
      <w:footerReference w:type="default" r:id="rId12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8ECB2" w14:textId="77777777" w:rsidR="00E9661C" w:rsidRDefault="00E9661C" w:rsidP="00A16434">
      <w:pPr>
        <w:spacing w:after="0" w:line="240" w:lineRule="auto"/>
      </w:pPr>
      <w:r>
        <w:separator/>
      </w:r>
    </w:p>
  </w:endnote>
  <w:endnote w:type="continuationSeparator" w:id="0">
    <w:p w14:paraId="513F47F6" w14:textId="77777777" w:rsidR="00E9661C" w:rsidRDefault="00E9661C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F5D98" w14:textId="77777777" w:rsidR="00E9661C" w:rsidRDefault="00E9661C" w:rsidP="00A16434">
      <w:pPr>
        <w:spacing w:after="0" w:line="240" w:lineRule="auto"/>
      </w:pPr>
      <w:r>
        <w:separator/>
      </w:r>
    </w:p>
  </w:footnote>
  <w:footnote w:type="continuationSeparator" w:id="0">
    <w:p w14:paraId="02B1E1D0" w14:textId="77777777" w:rsidR="00E9661C" w:rsidRDefault="00E9661C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A21DC"/>
    <w:multiLevelType w:val="multilevel"/>
    <w:tmpl w:val="3B9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D7A2C"/>
    <w:multiLevelType w:val="multilevel"/>
    <w:tmpl w:val="9BF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670DD"/>
    <w:multiLevelType w:val="multilevel"/>
    <w:tmpl w:val="2B4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946E8"/>
    <w:multiLevelType w:val="multilevel"/>
    <w:tmpl w:val="4F0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2"/>
  </w:num>
  <w:num w:numId="6">
    <w:abstractNumId w:val="8"/>
  </w:num>
  <w:num w:numId="7">
    <w:abstractNumId w:val="3"/>
  </w:num>
  <w:num w:numId="8">
    <w:abstractNumId w:val="11"/>
  </w:num>
  <w:num w:numId="9">
    <w:abstractNumId w:val="4"/>
  </w:num>
  <w:num w:numId="10">
    <w:abstractNumId w:val="1"/>
  </w:num>
  <w:num w:numId="11">
    <w:abstractNumId w:val="6"/>
  </w:num>
  <w:num w:numId="12">
    <w:abstractNumId w:val="9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ũ Đức Thông (VinSOC-ANBM-ANBMOT)">
    <w15:presenceInfo w15:providerId="AD" w15:userId="S::thongvd2@vingroup.net::ad673ee5-26d4-4672-b829-2469c43116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proofState w:spelling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2CC"/>
    <w:rsid w:val="00143EA3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144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4CC1"/>
    <w:rsid w:val="00365318"/>
    <w:rsid w:val="003705DB"/>
    <w:rsid w:val="00371D79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C683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D56F4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55C5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66A61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4E75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289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15C3B"/>
    <w:rsid w:val="00D217B2"/>
    <w:rsid w:val="00D23CEF"/>
    <w:rsid w:val="00D2674E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61C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171A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28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4E7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9A4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10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Vũ Đức Thông (VinSOC-ANBM-ANBMOT)</cp:lastModifiedBy>
  <cp:revision>15</cp:revision>
  <cp:lastPrinted>2024-01-16T03:18:00Z</cp:lastPrinted>
  <dcterms:created xsi:type="dcterms:W3CDTF">2024-11-12T01:22:00Z</dcterms:created>
  <dcterms:modified xsi:type="dcterms:W3CDTF">2026-04-17T05:12:00Z</dcterms:modified>
</cp:coreProperties>
</file>