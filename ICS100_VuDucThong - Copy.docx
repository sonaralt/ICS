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F43E3" w14:textId="42B4EB3A" w:rsidR="0051063E" w:rsidRPr="00AE47E8" w:rsidRDefault="0051063E" w:rsidP="004657F9">
      <w:pPr>
        <w:spacing w:after="0" w:line="240" w:lineRule="auto"/>
        <w:jc w:val="center"/>
      </w:pPr>
    </w:p>
    <w:p w14:paraId="4E4C3584" w14:textId="6E5C52A8" w:rsidR="004657F9" w:rsidDel="00DC4672" w:rsidRDefault="004657F9" w:rsidP="00E729F1">
      <w:pPr>
        <w:spacing w:before="240" w:after="0" w:line="240" w:lineRule="auto"/>
        <w:jc w:val="center"/>
        <w:rPr>
          <w:del w:id="0" w:author="Vũ Đức Thông (VinSOC-ANBM-ANBMOT)" w:date="2026-04-19T22:15:00Z"/>
          <w:b/>
          <w:bCs/>
          <w:sz w:val="28"/>
          <w:szCs w:val="28"/>
          <w:lang w:val="vi-VN"/>
        </w:rPr>
      </w:pPr>
      <w:del w:id="1" w:author="Vũ Đức Thông (VinSOC-ANBM-ANBMOT)" w:date="2026-04-19T22:15:00Z">
        <w:r w:rsidRPr="00AE47E8" w:rsidDel="00DC4672">
          <w:rPr>
            <w:b/>
            <w:bCs/>
            <w:sz w:val="28"/>
            <w:szCs w:val="28"/>
            <w:lang w:val="vi-VN"/>
          </w:rPr>
          <w:delText>HỌC VIỆN CÔNG NGHỆ BƯU CHÍNH VIỄN THÔNG</w:delText>
        </w:r>
      </w:del>
    </w:p>
    <w:p w14:paraId="384317E1" w14:textId="4E3BFBA7" w:rsidR="00D23CEF" w:rsidRPr="00D23CEF" w:rsidDel="00DC4672" w:rsidRDefault="00D23CEF" w:rsidP="004657F9">
      <w:pPr>
        <w:spacing w:after="0" w:line="240" w:lineRule="auto"/>
        <w:jc w:val="center"/>
        <w:rPr>
          <w:del w:id="2" w:author="Vũ Đức Thông (VinSOC-ANBM-ANBMOT)" w:date="2026-04-19T22:15:00Z"/>
          <w:b/>
          <w:bCs/>
          <w:sz w:val="28"/>
          <w:szCs w:val="28"/>
        </w:rPr>
      </w:pPr>
      <w:del w:id="3" w:author="Vũ Đức Thông (VinSOC-ANBM-ANBMOT)" w:date="2026-04-19T22:15:00Z">
        <w:r w:rsidDel="00DC4672">
          <w:rPr>
            <w:b/>
            <w:bCs/>
            <w:sz w:val="28"/>
            <w:szCs w:val="28"/>
          </w:rPr>
          <w:delText>KHOA</w:delText>
        </w:r>
        <w:r w:rsidR="00756671" w:rsidDel="00DC4672">
          <w:rPr>
            <w:b/>
            <w:bCs/>
            <w:sz w:val="28"/>
            <w:szCs w:val="28"/>
          </w:rPr>
          <w:delText xml:space="preserve"> AN TOÀN</w:delText>
        </w:r>
        <w:r w:rsidDel="00DC4672">
          <w:rPr>
            <w:b/>
            <w:bCs/>
            <w:sz w:val="28"/>
            <w:szCs w:val="28"/>
          </w:rPr>
          <w:delText xml:space="preserve"> THÔNG TIN</w:delText>
        </w:r>
      </w:del>
    </w:p>
    <w:p w14:paraId="45EC4F88" w14:textId="18451011" w:rsidR="004657F9" w:rsidRPr="00AE47E8" w:rsidRDefault="004657F9" w:rsidP="004657F9">
      <w:pPr>
        <w:spacing w:after="0" w:line="240" w:lineRule="auto"/>
        <w:jc w:val="center"/>
        <w:rPr>
          <w:b/>
          <w:bCs/>
          <w:sz w:val="28"/>
          <w:szCs w:val="28"/>
          <w:lang w:val="vi-VN"/>
        </w:rPr>
      </w:pPr>
    </w:p>
    <w:p w14:paraId="2C862528" w14:textId="6EC5E909" w:rsidR="00621AE7" w:rsidRPr="00AE47E8" w:rsidRDefault="00C202B1" w:rsidP="004657F9">
      <w:pPr>
        <w:spacing w:after="0" w:line="240" w:lineRule="auto"/>
        <w:jc w:val="center"/>
        <w:rPr>
          <w:b/>
          <w:bCs/>
          <w:sz w:val="28"/>
          <w:szCs w:val="28"/>
          <w:lang w:val="vi-VN"/>
        </w:rPr>
      </w:pPr>
      <w:del w:id="4" w:author="Vũ Đức Thông (VinSOC-ANBM-ANBMOT)" w:date="2026-04-19T22:15:00Z">
        <w:r w:rsidDel="00DC4672">
          <w:rPr>
            <w:b/>
            <w:bCs/>
            <w:noProof/>
            <w:sz w:val="28"/>
            <w:szCs w:val="28"/>
            <w:lang w:val="vi-VN"/>
          </w:rPr>
          <w:drawing>
            <wp:inline distT="0" distB="0" distL="0" distR="0" wp14:anchorId="0E0B1FCB" wp14:editId="398A000C">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del>
    </w:p>
    <w:p w14:paraId="562ED89D" w14:textId="5E38EC0E" w:rsidR="00621AE7" w:rsidRPr="00AE47E8" w:rsidRDefault="00621AE7" w:rsidP="004657F9">
      <w:pPr>
        <w:spacing w:after="0" w:line="240" w:lineRule="auto"/>
        <w:jc w:val="center"/>
        <w:rPr>
          <w:b/>
          <w:bCs/>
          <w:sz w:val="28"/>
          <w:szCs w:val="28"/>
          <w:lang w:val="vi-VN"/>
        </w:rPr>
      </w:pP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05C4246F" w14:textId="77777777"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5808880F" w:rsidR="00AE6801" w:rsidRDefault="00D23CEF" w:rsidP="004657F9">
      <w:pPr>
        <w:spacing w:after="0" w:line="240" w:lineRule="auto"/>
        <w:jc w:val="center"/>
        <w:rPr>
          <w:ins w:id="5" w:author="Vũ Đức Thông (VinSOC-ANBM-ANBMOT)" w:date="2026-04-19T22:17:00Z"/>
          <w:b/>
          <w:bCs/>
          <w:sz w:val="32"/>
          <w:szCs w:val="32"/>
        </w:rPr>
      </w:pPr>
      <w:r w:rsidRPr="00E724F4">
        <w:rPr>
          <w:b/>
          <w:bCs/>
          <w:sz w:val="32"/>
          <w:szCs w:val="32"/>
        </w:rPr>
        <w:t xml:space="preserve">BÁO CÁO </w:t>
      </w:r>
      <w:del w:id="6" w:author="Vũ Đức Thông (VinSOC-ANBM-ANBMOT)" w:date="2026-04-19T22:16:00Z">
        <w:r w:rsidR="00C202B1" w:rsidRPr="00E724F4" w:rsidDel="00DC4672">
          <w:rPr>
            <w:b/>
            <w:bCs/>
            <w:sz w:val="32"/>
            <w:szCs w:val="32"/>
          </w:rPr>
          <w:delText>BÀI TẬP LỚN</w:delText>
        </w:r>
      </w:del>
      <w:ins w:id="7" w:author="Vũ Đức Thông (VinSOC-ANBM-ANBMOT)" w:date="2026-04-19T22:16:00Z">
        <w:r w:rsidR="00DC4672">
          <w:rPr>
            <w:b/>
            <w:bCs/>
            <w:sz w:val="32"/>
            <w:szCs w:val="32"/>
          </w:rPr>
          <w:t>TUẦN 1</w:t>
        </w:r>
      </w:ins>
    </w:p>
    <w:p w14:paraId="5A58967E" w14:textId="1394AB97" w:rsidR="00DC4672" w:rsidRPr="00E724F4" w:rsidRDefault="00DC4672" w:rsidP="004657F9">
      <w:pPr>
        <w:spacing w:after="0" w:line="240" w:lineRule="auto"/>
        <w:jc w:val="center"/>
        <w:rPr>
          <w:b/>
          <w:bCs/>
          <w:sz w:val="32"/>
          <w:szCs w:val="32"/>
        </w:rPr>
      </w:pPr>
      <w:ins w:id="8" w:author="Vũ Đức Thông (VinSOC-ANBM-ANBMOT)" w:date="2026-04-19T22:17:00Z">
        <w:r>
          <w:rPr>
            <w:b/>
            <w:bCs/>
            <w:sz w:val="32"/>
            <w:szCs w:val="32"/>
          </w:rPr>
          <w:t>TÌM HIỂU VỀ ICS100</w:t>
        </w:r>
      </w:ins>
    </w:p>
    <w:p w14:paraId="2B9E1120" w14:textId="2C59FFF5" w:rsidR="00C202B1" w:rsidDel="00DC4672" w:rsidRDefault="00C202B1" w:rsidP="004657F9">
      <w:pPr>
        <w:spacing w:after="0" w:line="240" w:lineRule="auto"/>
        <w:jc w:val="center"/>
        <w:rPr>
          <w:del w:id="9" w:author="Vũ Đức Thông (VinSOC-ANBM-ANBMOT)" w:date="2026-04-19T22:16:00Z"/>
          <w:b/>
          <w:bCs/>
          <w:sz w:val="32"/>
          <w:szCs w:val="32"/>
        </w:rPr>
      </w:pPr>
      <w:del w:id="10" w:author="Vũ Đức Thông (VinSOC-ANBM-ANBMOT)" w:date="2026-04-19T22:16:00Z">
        <w:r w:rsidRPr="00E724F4" w:rsidDel="00DC4672">
          <w:rPr>
            <w:b/>
            <w:bCs/>
            <w:sz w:val="32"/>
            <w:szCs w:val="32"/>
          </w:rPr>
          <w:delText>HỌC PHẦN: &lt;TÊN HỌC PHẦN&gt;</w:delText>
        </w:r>
      </w:del>
    </w:p>
    <w:p w14:paraId="1FA692FE" w14:textId="71BDD9F1" w:rsidR="00B03F2E" w:rsidRPr="00E724F4" w:rsidDel="00DC4672" w:rsidRDefault="00B03F2E" w:rsidP="004657F9">
      <w:pPr>
        <w:spacing w:after="0" w:line="240" w:lineRule="auto"/>
        <w:jc w:val="center"/>
        <w:rPr>
          <w:del w:id="11" w:author="Vũ Đức Thông (VinSOC-ANBM-ANBMOT)" w:date="2026-04-19T22:16:00Z"/>
          <w:b/>
          <w:bCs/>
          <w:sz w:val="32"/>
          <w:szCs w:val="32"/>
        </w:rPr>
      </w:pPr>
      <w:del w:id="12" w:author="Vũ Đức Thông (VinSOC-ANBM-ANBMOT)" w:date="2026-04-19T22:16:00Z">
        <w:r w:rsidDel="00DC4672">
          <w:rPr>
            <w:b/>
            <w:bCs/>
            <w:sz w:val="32"/>
            <w:szCs w:val="32"/>
          </w:rPr>
          <w:delText>MÃ HỌC PHẦN: &lt;MÃ HỌC PHẦN&gt;</w:delText>
        </w:r>
      </w:del>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737F0FCE" w14:textId="653B885D" w:rsidR="004657F9" w:rsidRPr="00D23CEF" w:rsidDel="00DC4672" w:rsidRDefault="00C202B1" w:rsidP="004657F9">
      <w:pPr>
        <w:spacing w:before="120" w:after="0" w:line="240" w:lineRule="auto"/>
        <w:jc w:val="center"/>
        <w:rPr>
          <w:del w:id="13" w:author="Vũ Đức Thông (VinSOC-ANBM-ANBMOT)" w:date="2026-04-19T22:16:00Z"/>
          <w:b/>
          <w:bCs/>
          <w:szCs w:val="24"/>
        </w:rPr>
      </w:pPr>
      <w:del w:id="14" w:author="Vũ Đức Thông (VinSOC-ANBM-ANBMOT)" w:date="2026-04-19T22:16:00Z">
        <w:r w:rsidDel="00DC4672">
          <w:rPr>
            <w:b/>
            <w:bCs/>
            <w:sz w:val="32"/>
            <w:szCs w:val="32"/>
          </w:rPr>
          <w:delText>ĐỀ TÀI: &lt;TÊN ĐỀ TÀI&gt;</w:delText>
        </w:r>
      </w:del>
    </w:p>
    <w:p w14:paraId="32EAAF03" w14:textId="7048CA32" w:rsidR="001E589E" w:rsidRPr="00AE47E8" w:rsidRDefault="001E589E" w:rsidP="00A16434">
      <w:pPr>
        <w:spacing w:after="0" w:line="240" w:lineRule="auto"/>
      </w:pPr>
    </w:p>
    <w:p w14:paraId="7EC016A9" w14:textId="77777777" w:rsidR="004657F9" w:rsidRPr="00AE47E8" w:rsidRDefault="004657F9" w:rsidP="004657F9">
      <w:pPr>
        <w:jc w:val="center"/>
      </w:pPr>
    </w:p>
    <w:p w14:paraId="34329BA8" w14:textId="7543EE63" w:rsidR="00C202B1" w:rsidRPr="008E7D06" w:rsidDel="00DC4672" w:rsidRDefault="00D23CEF">
      <w:pPr>
        <w:spacing w:line="240" w:lineRule="auto"/>
        <w:jc w:val="left"/>
        <w:rPr>
          <w:del w:id="15" w:author="Vũ Đức Thông (VinSOC-ANBM-ANBMOT)" w:date="2026-04-19T22:17:00Z"/>
          <w:sz w:val="28"/>
          <w:szCs w:val="24"/>
          <w:lang w:val="en-US"/>
        </w:rPr>
      </w:pPr>
      <w:r>
        <w:rPr>
          <w:lang w:val="en-US"/>
        </w:rPr>
        <w:tab/>
      </w:r>
      <w:r>
        <w:rPr>
          <w:lang w:val="en-US"/>
        </w:rPr>
        <w:tab/>
      </w:r>
      <w:r>
        <w:rPr>
          <w:lang w:val="en-US"/>
        </w:rPr>
        <w:tab/>
      </w:r>
      <w:del w:id="16" w:author="Vũ Đức Thông (VinSOC-ANBM-ANBMOT)" w:date="2026-04-19T22:17:00Z">
        <w:r w:rsidRPr="008E7D06" w:rsidDel="00DC4672">
          <w:rPr>
            <w:sz w:val="28"/>
            <w:szCs w:val="24"/>
            <w:lang w:val="en-US"/>
          </w:rPr>
          <w:tab/>
        </w:r>
        <w:r w:rsidRPr="008E7D06" w:rsidDel="00DC4672">
          <w:rPr>
            <w:sz w:val="28"/>
            <w:szCs w:val="24"/>
            <w:lang w:val="en-US"/>
          </w:rPr>
          <w:tab/>
          <w:delText xml:space="preserve">  </w:delText>
        </w:r>
      </w:del>
    </w:p>
    <w:p w14:paraId="74F17E59" w14:textId="41B50188" w:rsidR="00F57088" w:rsidRDefault="00F57088">
      <w:pPr>
        <w:spacing w:line="240" w:lineRule="auto"/>
        <w:jc w:val="left"/>
        <w:rPr>
          <w:lang w:val="en-US"/>
        </w:rPr>
        <w:pPrChange w:id="17" w:author="Vũ Đức Thông (VinSOC-ANBM-ANBMOT)" w:date="2026-04-19T22:17:00Z">
          <w:pPr>
            <w:ind w:left="1440" w:firstLine="720"/>
            <w:jc w:val="left"/>
          </w:pPr>
        </w:pPrChange>
      </w:pPr>
      <w:del w:id="18" w:author="Vũ Đức Thông (VinSOC-ANBM-ANBMOT)" w:date="2026-04-19T22:17:00Z">
        <w:r w:rsidDel="00DC4672">
          <w:rPr>
            <w:sz w:val="28"/>
            <w:szCs w:val="24"/>
            <w:lang w:val="en-US"/>
          </w:rPr>
          <w:delText>Các</w:delText>
        </w:r>
        <w:r w:rsidR="00E10AD7" w:rsidDel="00DC4672">
          <w:rPr>
            <w:sz w:val="28"/>
            <w:szCs w:val="24"/>
            <w:lang w:val="en-US"/>
          </w:rPr>
          <w:delText xml:space="preserve"> s</w:delText>
        </w:r>
        <w:r w:rsidR="003E3490" w:rsidDel="00DC4672">
          <w:rPr>
            <w:sz w:val="28"/>
            <w:szCs w:val="24"/>
            <w:lang w:val="en-US"/>
          </w:rPr>
          <w:delText>inh viên thực hiện</w:delText>
        </w:r>
        <w:r w:rsidR="00E10AD7" w:rsidDel="00DC4672">
          <w:rPr>
            <w:sz w:val="28"/>
            <w:szCs w:val="24"/>
            <w:lang w:val="en-US"/>
          </w:rPr>
          <w:delText xml:space="preserve"> (trưởng nhóm xếp số 1)</w:delText>
        </w:r>
        <w:r w:rsidR="003E3490" w:rsidDel="00DC4672">
          <w:rPr>
            <w:sz w:val="28"/>
            <w:szCs w:val="24"/>
            <w:lang w:val="en-US"/>
          </w:rPr>
          <w:delText>:</w:delText>
        </w:r>
      </w:del>
    </w:p>
    <w:p w14:paraId="1CA6146A" w14:textId="198B17A2" w:rsidR="004657F9" w:rsidRPr="003E3490" w:rsidRDefault="00DC4672" w:rsidP="00F57088">
      <w:pPr>
        <w:ind w:left="2160" w:firstLine="720"/>
        <w:jc w:val="left"/>
        <w:rPr>
          <w:sz w:val="28"/>
          <w:szCs w:val="26"/>
        </w:rPr>
      </w:pPr>
      <w:ins w:id="19" w:author="Vũ Đức Thông (VinSOC-ANBM-ANBMOT)" w:date="2026-04-19T22:16:00Z">
        <w:r>
          <w:rPr>
            <w:sz w:val="28"/>
            <w:szCs w:val="26"/>
            <w:lang w:val="en-US"/>
          </w:rPr>
          <w:t>4005558</w:t>
        </w:r>
      </w:ins>
      <w:del w:id="20" w:author="Vũ Đức Thông (VinSOC-ANBM-ANBMOT)" w:date="2026-04-19T22:16:00Z">
        <w:r w:rsidR="003E3490" w:rsidRPr="003E3490" w:rsidDel="00DC4672">
          <w:rPr>
            <w:sz w:val="28"/>
            <w:szCs w:val="26"/>
            <w:lang w:val="en-US"/>
          </w:rPr>
          <w:delText>&lt;Mã sinh viên&gt;</w:delText>
        </w:r>
      </w:del>
      <w:r w:rsidR="003E3490" w:rsidRPr="003E3490">
        <w:rPr>
          <w:sz w:val="28"/>
          <w:szCs w:val="26"/>
          <w:lang w:val="en-US"/>
        </w:rPr>
        <w:tab/>
      </w:r>
      <w:del w:id="21" w:author="Vũ Đức Thông (VinSOC-ANBM-ANBMOT)" w:date="2026-04-19T22:17:00Z">
        <w:r w:rsidR="003E3490" w:rsidRPr="003E3490" w:rsidDel="00DC4672">
          <w:rPr>
            <w:sz w:val="28"/>
            <w:szCs w:val="26"/>
            <w:lang w:val="en-US"/>
          </w:rPr>
          <w:delText>&lt;</w:delText>
        </w:r>
      </w:del>
      <w:del w:id="22" w:author="Vũ Đức Thông (VinSOC-ANBM-ANBMOT)" w:date="2026-04-19T22:16:00Z">
        <w:r w:rsidR="003E3490" w:rsidRPr="003E3490" w:rsidDel="00DC4672">
          <w:rPr>
            <w:sz w:val="28"/>
            <w:szCs w:val="26"/>
            <w:lang w:val="en-US"/>
          </w:rPr>
          <w:delText>Họ tên sinh</w:delText>
        </w:r>
      </w:del>
      <w:ins w:id="23" w:author="Vũ Đức Thông (VinSOC-ANBM-ANBMOT)" w:date="2026-04-19T22:17:00Z">
        <w:r>
          <w:rPr>
            <w:sz w:val="28"/>
            <w:szCs w:val="26"/>
            <w:lang w:val="en-US"/>
          </w:rPr>
          <w:t>Vũ Đức Thông</w:t>
        </w:r>
      </w:ins>
      <w:del w:id="24" w:author="Vũ Đức Thông (VinSOC-ANBM-ANBMOT)" w:date="2026-04-19T22:16:00Z">
        <w:r w:rsidR="003E3490" w:rsidRPr="003E3490" w:rsidDel="00DC4672">
          <w:rPr>
            <w:sz w:val="28"/>
            <w:szCs w:val="26"/>
            <w:lang w:val="en-US"/>
          </w:rPr>
          <w:delText xml:space="preserve"> viên&gt;</w:delText>
        </w:r>
      </w:del>
      <w:r w:rsidR="003A1049" w:rsidRPr="003E3490">
        <w:rPr>
          <w:sz w:val="28"/>
          <w:szCs w:val="26"/>
          <w:lang w:val="en-US"/>
        </w:rPr>
        <w:tab/>
      </w:r>
      <w:r w:rsidR="003A1049" w:rsidRPr="003E3490">
        <w:rPr>
          <w:sz w:val="28"/>
          <w:szCs w:val="26"/>
          <w:lang w:val="en-US"/>
        </w:rPr>
        <w:tab/>
      </w:r>
    </w:p>
    <w:p w14:paraId="39DC6A38" w14:textId="77777777" w:rsidR="004657F9" w:rsidRPr="00AE47E8" w:rsidRDefault="004657F9" w:rsidP="004657F9">
      <w:pPr>
        <w:jc w:val="center"/>
      </w:pPr>
    </w:p>
    <w:p w14:paraId="329BAF1B" w14:textId="1D75AB97" w:rsidR="00F57088" w:rsidDel="00DC4672" w:rsidRDefault="00F57088" w:rsidP="00F57088">
      <w:pPr>
        <w:spacing w:line="240" w:lineRule="auto"/>
        <w:ind w:left="2880" w:firstLine="720"/>
        <w:jc w:val="left"/>
        <w:rPr>
          <w:del w:id="25" w:author="Vũ Đức Thông (VinSOC-ANBM-ANBMOT)" w:date="2026-04-19T22:17:00Z"/>
          <w:sz w:val="28"/>
          <w:szCs w:val="24"/>
          <w:lang w:val="en-US"/>
        </w:rPr>
      </w:pPr>
      <w:del w:id="26" w:author="Vũ Đức Thông (VinSOC-ANBM-ANBMOT)" w:date="2026-04-19T22:17:00Z">
        <w:r w:rsidDel="00DC4672">
          <w:rPr>
            <w:sz w:val="28"/>
            <w:szCs w:val="24"/>
            <w:lang w:val="en-US"/>
          </w:rPr>
          <w:delText>Tên nhóm: &lt;số nhóm&gt;</w:delText>
        </w:r>
      </w:del>
    </w:p>
    <w:p w14:paraId="1999738E" w14:textId="3E644D1C" w:rsidR="00F57088" w:rsidRPr="008E7D06" w:rsidRDefault="00F57088" w:rsidP="00F57088">
      <w:pPr>
        <w:spacing w:line="240" w:lineRule="auto"/>
        <w:ind w:left="2880" w:firstLine="720"/>
        <w:jc w:val="left"/>
        <w:rPr>
          <w:sz w:val="28"/>
          <w:szCs w:val="24"/>
          <w:lang w:val="en-US"/>
        </w:rPr>
      </w:pPr>
      <w:del w:id="27" w:author="Vũ Đức Thông (VinSOC-ANBM-ANBMOT)" w:date="2026-04-19T22:17:00Z">
        <w:r w:rsidDel="00DC4672">
          <w:rPr>
            <w:sz w:val="28"/>
            <w:szCs w:val="24"/>
            <w:lang w:val="en-US"/>
          </w:rPr>
          <w:delText>Tên lớp: &lt;Tên lớp&gt;</w:delText>
        </w:r>
      </w:del>
      <w:r>
        <w:rPr>
          <w:sz w:val="28"/>
          <w:szCs w:val="24"/>
          <w:lang w:val="en-US"/>
        </w:rPr>
        <w:tab/>
      </w:r>
    </w:p>
    <w:p w14:paraId="573F5D85" w14:textId="77777777" w:rsidR="004657F9" w:rsidRPr="00AE47E8" w:rsidRDefault="004657F9" w:rsidP="004657F9">
      <w:pPr>
        <w:jc w:val="center"/>
      </w:pPr>
    </w:p>
    <w:p w14:paraId="02B7D34E" w14:textId="77777777" w:rsidR="004657F9" w:rsidRPr="00AE47E8" w:rsidRDefault="004657F9" w:rsidP="004657F9">
      <w:pPr>
        <w:jc w:val="center"/>
      </w:pPr>
    </w:p>
    <w:p w14:paraId="58E3D314" w14:textId="77777777" w:rsidR="004657F9" w:rsidRPr="00AE47E8" w:rsidRDefault="004657F9" w:rsidP="004657F9">
      <w:pPr>
        <w:jc w:val="center"/>
      </w:pPr>
    </w:p>
    <w:p w14:paraId="4C117705" w14:textId="2259EC2B" w:rsidR="004657F9" w:rsidRPr="00AE47E8" w:rsidRDefault="00DC4672" w:rsidP="00F57088">
      <w:pPr>
        <w:jc w:val="center"/>
      </w:pPr>
      <w:ins w:id="28" w:author="Vũ Đức Thông (VinSOC-ANBM-ANBMOT)" w:date="2026-04-19T22:14:00Z">
        <w:r>
          <w:rPr>
            <w:sz w:val="28"/>
            <w:szCs w:val="26"/>
          </w:rPr>
          <w:t>Mentor</w:t>
        </w:r>
      </w:ins>
      <w:del w:id="29" w:author="Vũ Đức Thông (VinSOC-ANBM-ANBMOT)" w:date="2026-04-19T22:14:00Z">
        <w:r w:rsidR="00C202B1" w:rsidRPr="00C202B1" w:rsidDel="00DC4672">
          <w:rPr>
            <w:sz w:val="28"/>
            <w:szCs w:val="26"/>
          </w:rPr>
          <w:delText>Giảng viên</w:delText>
        </w:r>
      </w:del>
      <w:r w:rsidR="00C202B1" w:rsidRPr="00C202B1">
        <w:rPr>
          <w:sz w:val="28"/>
          <w:szCs w:val="26"/>
        </w:rPr>
        <w:t xml:space="preserve"> </w:t>
      </w:r>
      <w:proofErr w:type="spellStart"/>
      <w:r w:rsidR="00C202B1" w:rsidRPr="00C202B1">
        <w:rPr>
          <w:sz w:val="28"/>
          <w:szCs w:val="26"/>
        </w:rPr>
        <w:t>hướng</w:t>
      </w:r>
      <w:proofErr w:type="spellEnd"/>
      <w:r w:rsidR="00C202B1" w:rsidRPr="00C202B1">
        <w:rPr>
          <w:sz w:val="28"/>
          <w:szCs w:val="26"/>
        </w:rPr>
        <w:t xml:space="preserve"> </w:t>
      </w:r>
      <w:proofErr w:type="spellStart"/>
      <w:r w:rsidR="00C202B1" w:rsidRPr="00C202B1">
        <w:rPr>
          <w:sz w:val="28"/>
          <w:szCs w:val="26"/>
        </w:rPr>
        <w:t>dẫn</w:t>
      </w:r>
      <w:proofErr w:type="spellEnd"/>
      <w:r w:rsidR="00C202B1" w:rsidRPr="00C202B1">
        <w:rPr>
          <w:sz w:val="28"/>
          <w:szCs w:val="26"/>
        </w:rPr>
        <w:t xml:space="preserve">: </w:t>
      </w:r>
      <w:proofErr w:type="spellStart"/>
      <w:ins w:id="30" w:author="Vũ Đức Thông (VinSOC-ANBM-ANBMOT)" w:date="2026-04-19T22:13:00Z">
        <w:r>
          <w:rPr>
            <w:sz w:val="28"/>
            <w:szCs w:val="26"/>
          </w:rPr>
          <w:t>Nguyễn</w:t>
        </w:r>
        <w:proofErr w:type="spellEnd"/>
        <w:r>
          <w:rPr>
            <w:sz w:val="28"/>
            <w:szCs w:val="26"/>
          </w:rPr>
          <w:t xml:space="preserve"> </w:t>
        </w:r>
        <w:proofErr w:type="spellStart"/>
        <w:r>
          <w:rPr>
            <w:sz w:val="28"/>
            <w:szCs w:val="26"/>
          </w:rPr>
          <w:t>Văn</w:t>
        </w:r>
        <w:proofErr w:type="spellEnd"/>
        <w:r>
          <w:rPr>
            <w:sz w:val="28"/>
            <w:szCs w:val="26"/>
          </w:rPr>
          <w:t xml:space="preserve"> Quang</w:t>
        </w:r>
      </w:ins>
      <w:del w:id="31" w:author="Vũ Đức Thông (VinSOC-ANBM-ANBMOT)" w:date="2026-04-19T22:13:00Z">
        <w:r w:rsidR="00C202B1" w:rsidRPr="00C202B1" w:rsidDel="00DC4672">
          <w:rPr>
            <w:sz w:val="28"/>
            <w:szCs w:val="26"/>
          </w:rPr>
          <w:delText>&lt;Chức danh&gt; + &lt;Họ tên GV&gt;</w:delText>
        </w:r>
      </w:del>
    </w:p>
    <w:p w14:paraId="037B313B" w14:textId="77777777" w:rsidR="00DC4672" w:rsidRDefault="007918BA" w:rsidP="003E3490">
      <w:pPr>
        <w:spacing w:after="0" w:line="240" w:lineRule="auto"/>
        <w:jc w:val="center"/>
        <w:rPr>
          <w:ins w:id="32" w:author="Vũ Đức Thông (VinSOC-ANBM-ANBMOT)" w:date="2026-04-19T22:18:00Z"/>
          <w:b/>
          <w:bCs/>
          <w:sz w:val="28"/>
          <w:szCs w:val="26"/>
          <w:lang w:val="vi-VN"/>
        </w:rPr>
      </w:pPr>
      <w:r>
        <w:rPr>
          <w:b/>
          <w:bCs/>
          <w:sz w:val="28"/>
          <w:szCs w:val="26"/>
          <w:lang w:val="vi-VN"/>
        </w:rPr>
        <w:br/>
      </w:r>
    </w:p>
    <w:p w14:paraId="600112DC" w14:textId="77777777" w:rsidR="00DC4672" w:rsidRDefault="00DC4672" w:rsidP="003E3490">
      <w:pPr>
        <w:spacing w:after="0" w:line="240" w:lineRule="auto"/>
        <w:jc w:val="center"/>
        <w:rPr>
          <w:ins w:id="33" w:author="Vũ Đức Thông (VinSOC-ANBM-ANBMOT)" w:date="2026-04-19T22:18:00Z"/>
          <w:b/>
          <w:bCs/>
          <w:sz w:val="28"/>
          <w:szCs w:val="26"/>
          <w:lang w:val="vi-VN"/>
        </w:rPr>
      </w:pPr>
    </w:p>
    <w:p w14:paraId="65F53FF6" w14:textId="77777777" w:rsidR="00DC4672" w:rsidRDefault="00DC4672" w:rsidP="003E3490">
      <w:pPr>
        <w:spacing w:after="0" w:line="240" w:lineRule="auto"/>
        <w:jc w:val="center"/>
        <w:rPr>
          <w:ins w:id="34" w:author="Vũ Đức Thông (VinSOC-ANBM-ANBMOT)" w:date="2026-04-19T22:18:00Z"/>
          <w:b/>
          <w:bCs/>
          <w:sz w:val="28"/>
          <w:szCs w:val="26"/>
          <w:lang w:val="vi-VN"/>
        </w:rPr>
      </w:pPr>
    </w:p>
    <w:p w14:paraId="7C70C8A3" w14:textId="77777777" w:rsidR="00DC4672" w:rsidRDefault="00DC4672" w:rsidP="003E3490">
      <w:pPr>
        <w:spacing w:after="0" w:line="240" w:lineRule="auto"/>
        <w:jc w:val="center"/>
        <w:rPr>
          <w:ins w:id="35" w:author="Vũ Đức Thông (VinSOC-ANBM-ANBMOT)" w:date="2026-04-19T22:18:00Z"/>
          <w:b/>
          <w:bCs/>
          <w:sz w:val="28"/>
          <w:szCs w:val="26"/>
          <w:lang w:val="vi-VN"/>
        </w:rPr>
      </w:pPr>
    </w:p>
    <w:p w14:paraId="34D969E6" w14:textId="77777777" w:rsidR="00DC4672" w:rsidRDefault="00DC4672" w:rsidP="003E3490">
      <w:pPr>
        <w:spacing w:after="0" w:line="240" w:lineRule="auto"/>
        <w:jc w:val="center"/>
        <w:rPr>
          <w:ins w:id="36" w:author="Vũ Đức Thông (VinSOC-ANBM-ANBMOT)" w:date="2026-04-19T22:18:00Z"/>
          <w:b/>
          <w:bCs/>
          <w:sz w:val="28"/>
          <w:szCs w:val="26"/>
          <w:lang w:val="vi-VN"/>
        </w:rPr>
      </w:pPr>
    </w:p>
    <w:p w14:paraId="5909782F" w14:textId="77777777" w:rsidR="00DC4672" w:rsidRDefault="00DC4672" w:rsidP="003E3490">
      <w:pPr>
        <w:spacing w:after="0" w:line="240" w:lineRule="auto"/>
        <w:jc w:val="center"/>
        <w:rPr>
          <w:ins w:id="37" w:author="Vũ Đức Thông (VinSOC-ANBM-ANBMOT)" w:date="2026-04-19T22:18:00Z"/>
          <w:b/>
          <w:bCs/>
          <w:sz w:val="28"/>
          <w:szCs w:val="26"/>
          <w:lang w:val="vi-VN"/>
        </w:rPr>
      </w:pPr>
    </w:p>
    <w:p w14:paraId="52435A73" w14:textId="77777777" w:rsidR="00DC4672" w:rsidRDefault="00DC4672" w:rsidP="003E3490">
      <w:pPr>
        <w:spacing w:after="0" w:line="240" w:lineRule="auto"/>
        <w:jc w:val="center"/>
        <w:rPr>
          <w:ins w:id="38" w:author="Vũ Đức Thông (VinSOC-ANBM-ANBMOT)" w:date="2026-04-19T22:18:00Z"/>
          <w:b/>
          <w:bCs/>
          <w:sz w:val="28"/>
          <w:szCs w:val="26"/>
          <w:lang w:val="vi-VN"/>
        </w:rPr>
      </w:pPr>
    </w:p>
    <w:p w14:paraId="6127F9B8" w14:textId="77777777" w:rsidR="00DC4672" w:rsidRDefault="00DC4672" w:rsidP="003E3490">
      <w:pPr>
        <w:spacing w:after="0" w:line="240" w:lineRule="auto"/>
        <w:jc w:val="center"/>
        <w:rPr>
          <w:ins w:id="39" w:author="Vũ Đức Thông (VinSOC-ANBM-ANBMOT)" w:date="2026-04-19T22:18:00Z"/>
          <w:b/>
          <w:bCs/>
          <w:sz w:val="28"/>
          <w:szCs w:val="26"/>
          <w:lang w:val="vi-VN"/>
        </w:rPr>
      </w:pPr>
    </w:p>
    <w:p w14:paraId="0B048907" w14:textId="77777777" w:rsidR="00DC4672" w:rsidRDefault="00DC4672" w:rsidP="003E3490">
      <w:pPr>
        <w:spacing w:after="0" w:line="240" w:lineRule="auto"/>
        <w:jc w:val="center"/>
        <w:rPr>
          <w:ins w:id="40" w:author="Vũ Đức Thông (VinSOC-ANBM-ANBMOT)" w:date="2026-04-19T22:18:00Z"/>
          <w:b/>
          <w:bCs/>
          <w:sz w:val="28"/>
          <w:szCs w:val="26"/>
          <w:lang w:val="vi-VN"/>
        </w:rPr>
      </w:pPr>
    </w:p>
    <w:p w14:paraId="2E247ACE" w14:textId="77777777" w:rsidR="00DC4672" w:rsidRDefault="00DC4672" w:rsidP="003E3490">
      <w:pPr>
        <w:spacing w:after="0" w:line="240" w:lineRule="auto"/>
        <w:jc w:val="center"/>
        <w:rPr>
          <w:ins w:id="41" w:author="Vũ Đức Thông (VinSOC-ANBM-ANBMOT)" w:date="2026-04-19T22:18:00Z"/>
          <w:b/>
          <w:bCs/>
          <w:sz w:val="28"/>
          <w:szCs w:val="26"/>
          <w:lang w:val="vi-VN"/>
        </w:rPr>
      </w:pPr>
    </w:p>
    <w:p w14:paraId="44BAAB04" w14:textId="480976EF" w:rsidR="004657F9" w:rsidRPr="00AE47E8" w:rsidRDefault="003E3490" w:rsidP="003E3490">
      <w:pPr>
        <w:spacing w:after="0" w:line="240" w:lineRule="auto"/>
        <w:jc w:val="center"/>
        <w:rPr>
          <w:b/>
          <w:bCs/>
          <w:sz w:val="28"/>
          <w:szCs w:val="26"/>
        </w:rPr>
        <w:sectPr w:rsidR="004657F9" w:rsidRPr="00AE47E8"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Pr>
          <w:b/>
          <w:bCs/>
          <w:sz w:val="28"/>
          <w:szCs w:val="26"/>
          <w:lang w:val="vi-VN"/>
        </w:rPr>
        <w:br/>
      </w:r>
      <w:r w:rsidR="004657F9" w:rsidRPr="00AE47E8">
        <w:rPr>
          <w:b/>
          <w:bCs/>
          <w:sz w:val="28"/>
          <w:szCs w:val="26"/>
          <w:lang w:val="vi-VN"/>
        </w:rPr>
        <w:t>HÀ NỘI</w:t>
      </w:r>
      <w:r w:rsidR="0038109B" w:rsidRPr="00AE47E8">
        <w:rPr>
          <w:b/>
          <w:bCs/>
          <w:sz w:val="28"/>
          <w:szCs w:val="26"/>
        </w:rPr>
        <w:t xml:space="preserve"> </w:t>
      </w:r>
      <w:r w:rsidR="004657F9" w:rsidRPr="00AE47E8">
        <w:rPr>
          <w:b/>
          <w:bCs/>
          <w:sz w:val="28"/>
          <w:szCs w:val="26"/>
          <w:lang w:val="vi-VN"/>
        </w:rPr>
        <w:t>202</w:t>
      </w:r>
      <w:ins w:id="42" w:author="Vũ Đức Thông (VinSOC-ANBM-ANBMOT)" w:date="2026-04-19T22:18:00Z">
        <w:r w:rsidR="00DC4672">
          <w:rPr>
            <w:b/>
            <w:bCs/>
            <w:sz w:val="28"/>
            <w:szCs w:val="26"/>
            <w:lang w:val="en-US"/>
          </w:rPr>
          <w:t>6</w:t>
        </w:r>
      </w:ins>
      <w:del w:id="43" w:author="Vũ Đức Thông (VinSOC-ANBM-ANBMOT)" w:date="2026-04-19T22:18:00Z">
        <w:r w:rsidR="00C202B1" w:rsidDel="00DC4672">
          <w:rPr>
            <w:b/>
            <w:bCs/>
            <w:sz w:val="28"/>
            <w:szCs w:val="26"/>
            <w:lang w:val="en-US"/>
          </w:rPr>
          <w:delText>4</w:delText>
        </w:r>
      </w:del>
    </w:p>
    <w:p w14:paraId="1B6E7E4D" w14:textId="0CDF64A7" w:rsidR="00274447" w:rsidRPr="00B6285A" w:rsidDel="00DC4672" w:rsidRDefault="00274447" w:rsidP="00B6285A">
      <w:pPr>
        <w:pStyle w:val="CTDT-Text"/>
        <w:spacing w:after="120"/>
        <w:jc w:val="center"/>
        <w:rPr>
          <w:del w:id="44" w:author="Vũ Đức Thông (VinSOC-ANBM-ANBMOT)" w:date="2026-04-19T22:13:00Z"/>
          <w:b/>
          <w:bCs/>
          <w:sz w:val="28"/>
          <w:szCs w:val="24"/>
        </w:rPr>
      </w:pPr>
      <w:del w:id="45" w:author="Vũ Đức Thông (VinSOC-ANBM-ANBMOT)" w:date="2026-04-19T22:13:00Z">
        <w:r w:rsidRPr="00274447" w:rsidDel="00DC4672">
          <w:rPr>
            <w:b/>
            <w:bCs/>
            <w:sz w:val="28"/>
            <w:szCs w:val="24"/>
          </w:rPr>
          <w:lastRenderedPageBreak/>
          <w:delText>PHÂN CÔNG NHIỆM VỤ NHÓM THỰC HIỆN</w:delText>
        </w:r>
      </w:del>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4459"/>
        <w:gridCol w:w="2925"/>
        <w:gridCol w:w="1512"/>
      </w:tblGrid>
      <w:tr w:rsidR="00E10AD7" w:rsidRPr="00E10AD7" w:rsidDel="00DC4672" w14:paraId="482A71F3" w14:textId="450FA38D" w:rsidTr="00D41C81">
        <w:trPr>
          <w:del w:id="46" w:author="Vũ Đức Thông (VinSOC-ANBM-ANBMOT)" w:date="2026-04-19T22:13:00Z"/>
        </w:trPr>
        <w:tc>
          <w:tcPr>
            <w:tcW w:w="562" w:type="dxa"/>
            <w:vAlign w:val="center"/>
          </w:tcPr>
          <w:p w14:paraId="21383632" w14:textId="36238D09" w:rsidR="00E10AD7" w:rsidRPr="00E10AD7" w:rsidDel="00DC4672" w:rsidRDefault="00E10AD7" w:rsidP="00D41C81">
            <w:pPr>
              <w:pStyle w:val="CTDT-Text"/>
              <w:spacing w:before="0" w:line="264" w:lineRule="auto"/>
              <w:ind w:firstLine="0"/>
              <w:jc w:val="center"/>
              <w:rPr>
                <w:del w:id="47" w:author="Vũ Đức Thông (VinSOC-ANBM-ANBMOT)" w:date="2026-04-19T22:13:00Z"/>
                <w:b/>
                <w:bCs/>
              </w:rPr>
            </w:pPr>
            <w:del w:id="48" w:author="Vũ Đức Thông (VinSOC-ANBM-ANBMOT)" w:date="2026-04-19T22:13:00Z">
              <w:r w:rsidRPr="00E10AD7" w:rsidDel="00DC4672">
                <w:rPr>
                  <w:b/>
                  <w:bCs/>
                </w:rPr>
                <w:delText>TT</w:delText>
              </w:r>
            </w:del>
          </w:p>
        </w:tc>
        <w:tc>
          <w:tcPr>
            <w:tcW w:w="4459" w:type="dxa"/>
            <w:vAlign w:val="center"/>
          </w:tcPr>
          <w:p w14:paraId="0483DE7B" w14:textId="48FE4361" w:rsidR="00E10AD7" w:rsidRPr="00E10AD7" w:rsidDel="00DC4672" w:rsidRDefault="00D41C81" w:rsidP="00D41C81">
            <w:pPr>
              <w:pStyle w:val="CTDT-Text"/>
              <w:spacing w:before="0" w:line="264" w:lineRule="auto"/>
              <w:ind w:firstLine="0"/>
              <w:jc w:val="center"/>
              <w:rPr>
                <w:del w:id="49" w:author="Vũ Đức Thông (VinSOC-ANBM-ANBMOT)" w:date="2026-04-19T22:13:00Z"/>
                <w:b/>
                <w:bCs/>
              </w:rPr>
            </w:pPr>
            <w:del w:id="50" w:author="Vũ Đức Thông (VinSOC-ANBM-ANBMOT)" w:date="2026-04-19T22:13:00Z">
              <w:r w:rsidDel="00DC4672">
                <w:rPr>
                  <w:b/>
                  <w:bCs/>
                </w:rPr>
                <w:delText>Công việc / Nhiệm vụ</w:delText>
              </w:r>
            </w:del>
          </w:p>
        </w:tc>
        <w:tc>
          <w:tcPr>
            <w:tcW w:w="2925" w:type="dxa"/>
            <w:vAlign w:val="center"/>
          </w:tcPr>
          <w:p w14:paraId="51FABEA5" w14:textId="6BF5325B" w:rsidR="00E10AD7" w:rsidRPr="00E10AD7" w:rsidDel="00DC4672" w:rsidRDefault="00D41C81" w:rsidP="00D41C81">
            <w:pPr>
              <w:pStyle w:val="CTDT-Text"/>
              <w:spacing w:before="0" w:line="264" w:lineRule="auto"/>
              <w:ind w:firstLine="0"/>
              <w:jc w:val="center"/>
              <w:rPr>
                <w:del w:id="51" w:author="Vũ Đức Thông (VinSOC-ANBM-ANBMOT)" w:date="2026-04-19T22:13:00Z"/>
                <w:b/>
                <w:bCs/>
              </w:rPr>
            </w:pPr>
            <w:del w:id="52" w:author="Vũ Đức Thông (VinSOC-ANBM-ANBMOT)" w:date="2026-04-19T22:13:00Z">
              <w:r w:rsidDel="00DC4672">
                <w:rPr>
                  <w:b/>
                  <w:bCs/>
                </w:rPr>
                <w:delText>SV thực hiện</w:delText>
              </w:r>
            </w:del>
          </w:p>
        </w:tc>
        <w:tc>
          <w:tcPr>
            <w:tcW w:w="1512" w:type="dxa"/>
          </w:tcPr>
          <w:p w14:paraId="1B708EFE" w14:textId="1A338204" w:rsidR="00E10AD7" w:rsidRPr="00E10AD7" w:rsidDel="00DC4672" w:rsidRDefault="00D41C81" w:rsidP="00D41C81">
            <w:pPr>
              <w:pStyle w:val="CTDT-Text"/>
              <w:spacing w:before="0" w:line="264" w:lineRule="auto"/>
              <w:ind w:firstLine="0"/>
              <w:jc w:val="center"/>
              <w:rPr>
                <w:del w:id="53" w:author="Vũ Đức Thông (VinSOC-ANBM-ANBMOT)" w:date="2026-04-19T22:13:00Z"/>
                <w:b/>
                <w:bCs/>
              </w:rPr>
            </w:pPr>
            <w:del w:id="54" w:author="Vũ Đức Thông (VinSOC-ANBM-ANBMOT)" w:date="2026-04-19T22:13:00Z">
              <w:r w:rsidDel="00DC4672">
                <w:rPr>
                  <w:b/>
                  <w:bCs/>
                </w:rPr>
                <w:delText xml:space="preserve">Thời hạn </w:delText>
              </w:r>
              <w:r w:rsidDel="00DC4672">
                <w:rPr>
                  <w:b/>
                  <w:bCs/>
                </w:rPr>
                <w:br/>
                <w:delText>hoàn thành</w:delText>
              </w:r>
            </w:del>
          </w:p>
        </w:tc>
      </w:tr>
      <w:tr w:rsidR="00E10AD7" w:rsidDel="00DC4672" w14:paraId="600076AF" w14:textId="30F44EBC" w:rsidTr="00D41C81">
        <w:trPr>
          <w:del w:id="55" w:author="Vũ Đức Thông (VinSOC-ANBM-ANBMOT)" w:date="2026-04-19T22:13:00Z"/>
        </w:trPr>
        <w:tc>
          <w:tcPr>
            <w:tcW w:w="562" w:type="dxa"/>
          </w:tcPr>
          <w:p w14:paraId="1F6262A7" w14:textId="644735F9" w:rsidR="00E10AD7" w:rsidDel="00DC4672" w:rsidRDefault="00D41C81" w:rsidP="00D41C81">
            <w:pPr>
              <w:pStyle w:val="CTDT-Text"/>
              <w:spacing w:before="0" w:line="264" w:lineRule="auto"/>
              <w:ind w:firstLine="0"/>
              <w:jc w:val="center"/>
              <w:rPr>
                <w:del w:id="56" w:author="Vũ Đức Thông (VinSOC-ANBM-ANBMOT)" w:date="2026-04-19T22:13:00Z"/>
              </w:rPr>
            </w:pPr>
            <w:del w:id="57" w:author="Vũ Đức Thông (VinSOC-ANBM-ANBMOT)" w:date="2026-04-19T22:13:00Z">
              <w:r w:rsidDel="00DC4672">
                <w:delText>1</w:delText>
              </w:r>
            </w:del>
          </w:p>
        </w:tc>
        <w:tc>
          <w:tcPr>
            <w:tcW w:w="4459" w:type="dxa"/>
          </w:tcPr>
          <w:p w14:paraId="1C6F5F4F" w14:textId="0C045707" w:rsidR="00E10AD7" w:rsidDel="00DC4672" w:rsidRDefault="00D41C81" w:rsidP="00E10AD7">
            <w:pPr>
              <w:pStyle w:val="CTDT-Text"/>
              <w:spacing w:before="0" w:line="264" w:lineRule="auto"/>
              <w:ind w:firstLine="0"/>
              <w:rPr>
                <w:del w:id="58" w:author="Vũ Đức Thông (VinSOC-ANBM-ANBMOT)" w:date="2026-04-19T22:13:00Z"/>
              </w:rPr>
            </w:pPr>
            <w:del w:id="59" w:author="Vũ Đức Thông (VinSOC-ANBM-ANBMOT)" w:date="2026-04-19T22:13:00Z">
              <w:r w:rsidDel="00DC4672">
                <w:delText>Tìm hiểu khái quát về Moodle LMS</w:delText>
              </w:r>
            </w:del>
          </w:p>
        </w:tc>
        <w:tc>
          <w:tcPr>
            <w:tcW w:w="2925" w:type="dxa"/>
          </w:tcPr>
          <w:p w14:paraId="77A82DD7" w14:textId="1FCB73A4" w:rsidR="00E10AD7" w:rsidDel="00DC4672" w:rsidRDefault="00D41C81" w:rsidP="00E10AD7">
            <w:pPr>
              <w:pStyle w:val="CTDT-Text"/>
              <w:spacing w:before="0" w:line="264" w:lineRule="auto"/>
              <w:ind w:firstLine="0"/>
              <w:rPr>
                <w:del w:id="60" w:author="Vũ Đức Thông (VinSOC-ANBM-ANBMOT)" w:date="2026-04-19T22:13:00Z"/>
              </w:rPr>
            </w:pPr>
            <w:del w:id="61" w:author="Vũ Đức Thông (VinSOC-ANBM-ANBMOT)" w:date="2026-04-19T22:13:00Z">
              <w:r w:rsidDel="00DC4672">
                <w:delText>Nguyễn Văn A</w:delText>
              </w:r>
            </w:del>
          </w:p>
        </w:tc>
        <w:tc>
          <w:tcPr>
            <w:tcW w:w="1512" w:type="dxa"/>
          </w:tcPr>
          <w:p w14:paraId="09F390A3" w14:textId="79BF0A1F" w:rsidR="00E10AD7" w:rsidDel="00DC4672" w:rsidRDefault="00D41C81" w:rsidP="00D41C81">
            <w:pPr>
              <w:pStyle w:val="CTDT-Text"/>
              <w:spacing w:before="0" w:line="264" w:lineRule="auto"/>
              <w:ind w:firstLine="0"/>
              <w:jc w:val="center"/>
              <w:rPr>
                <w:del w:id="62" w:author="Vũ Đức Thông (VinSOC-ANBM-ANBMOT)" w:date="2026-04-19T22:13:00Z"/>
              </w:rPr>
            </w:pPr>
            <w:del w:id="63" w:author="Vũ Đức Thông (VinSOC-ANBM-ANBMOT)" w:date="2026-04-19T22:13:00Z">
              <w:r w:rsidDel="00DC4672">
                <w:delText>15/9/2024</w:delText>
              </w:r>
            </w:del>
          </w:p>
        </w:tc>
      </w:tr>
      <w:tr w:rsidR="00E10AD7" w:rsidDel="00DC4672" w14:paraId="39C92D62" w14:textId="056E81DA" w:rsidTr="00D41C81">
        <w:trPr>
          <w:del w:id="64" w:author="Vũ Đức Thông (VinSOC-ANBM-ANBMOT)" w:date="2026-04-19T22:13:00Z"/>
        </w:trPr>
        <w:tc>
          <w:tcPr>
            <w:tcW w:w="562" w:type="dxa"/>
          </w:tcPr>
          <w:p w14:paraId="0CD5FDA1" w14:textId="0BDAA3B5" w:rsidR="00E10AD7" w:rsidDel="00DC4672" w:rsidRDefault="00D41C81" w:rsidP="00D41C81">
            <w:pPr>
              <w:pStyle w:val="CTDT-Text"/>
              <w:spacing w:before="0" w:line="264" w:lineRule="auto"/>
              <w:ind w:firstLine="0"/>
              <w:jc w:val="center"/>
              <w:rPr>
                <w:del w:id="65" w:author="Vũ Đức Thông (VinSOC-ANBM-ANBMOT)" w:date="2026-04-19T22:13:00Z"/>
              </w:rPr>
            </w:pPr>
            <w:del w:id="66" w:author="Vũ Đức Thông (VinSOC-ANBM-ANBMOT)" w:date="2026-04-19T22:13:00Z">
              <w:r w:rsidDel="00DC4672">
                <w:delText>2</w:delText>
              </w:r>
            </w:del>
          </w:p>
        </w:tc>
        <w:tc>
          <w:tcPr>
            <w:tcW w:w="4459" w:type="dxa"/>
          </w:tcPr>
          <w:p w14:paraId="086FCC1A" w14:textId="5DC6FC97" w:rsidR="00E10AD7" w:rsidDel="00DC4672" w:rsidRDefault="00E10AD7" w:rsidP="00E10AD7">
            <w:pPr>
              <w:pStyle w:val="CTDT-Text"/>
              <w:spacing w:before="0" w:line="264" w:lineRule="auto"/>
              <w:ind w:firstLine="0"/>
              <w:rPr>
                <w:del w:id="67" w:author="Vũ Đức Thông (VinSOC-ANBM-ANBMOT)" w:date="2026-04-19T22:13:00Z"/>
              </w:rPr>
            </w:pPr>
          </w:p>
        </w:tc>
        <w:tc>
          <w:tcPr>
            <w:tcW w:w="2925" w:type="dxa"/>
          </w:tcPr>
          <w:p w14:paraId="43F5C747" w14:textId="35D522A5" w:rsidR="00E10AD7" w:rsidDel="00DC4672" w:rsidRDefault="00E10AD7" w:rsidP="00E10AD7">
            <w:pPr>
              <w:pStyle w:val="CTDT-Text"/>
              <w:spacing w:before="0" w:line="264" w:lineRule="auto"/>
              <w:ind w:firstLine="0"/>
              <w:rPr>
                <w:del w:id="68" w:author="Vũ Đức Thông (VinSOC-ANBM-ANBMOT)" w:date="2026-04-19T22:13:00Z"/>
              </w:rPr>
            </w:pPr>
          </w:p>
        </w:tc>
        <w:tc>
          <w:tcPr>
            <w:tcW w:w="1512" w:type="dxa"/>
          </w:tcPr>
          <w:p w14:paraId="46EAD3B9" w14:textId="4C9EDC19" w:rsidR="00E10AD7" w:rsidDel="00DC4672" w:rsidRDefault="00E10AD7" w:rsidP="00D41C81">
            <w:pPr>
              <w:pStyle w:val="CTDT-Text"/>
              <w:spacing w:before="0" w:line="264" w:lineRule="auto"/>
              <w:ind w:firstLine="0"/>
              <w:jc w:val="center"/>
              <w:rPr>
                <w:del w:id="69" w:author="Vũ Đức Thông (VinSOC-ANBM-ANBMOT)" w:date="2026-04-19T22:13:00Z"/>
              </w:rPr>
            </w:pPr>
          </w:p>
        </w:tc>
      </w:tr>
      <w:tr w:rsidR="00E10AD7" w:rsidDel="00DC4672" w14:paraId="57ED6DED" w14:textId="67E6FCF5" w:rsidTr="00D41C81">
        <w:trPr>
          <w:del w:id="70" w:author="Vũ Đức Thông (VinSOC-ANBM-ANBMOT)" w:date="2026-04-19T22:13:00Z"/>
        </w:trPr>
        <w:tc>
          <w:tcPr>
            <w:tcW w:w="562" w:type="dxa"/>
          </w:tcPr>
          <w:p w14:paraId="75DEE5E2" w14:textId="508A30A7" w:rsidR="00E10AD7" w:rsidDel="00DC4672" w:rsidRDefault="00D41C81" w:rsidP="00D41C81">
            <w:pPr>
              <w:pStyle w:val="CTDT-Text"/>
              <w:spacing w:before="0" w:line="264" w:lineRule="auto"/>
              <w:ind w:firstLine="0"/>
              <w:jc w:val="center"/>
              <w:rPr>
                <w:del w:id="71" w:author="Vũ Đức Thông (VinSOC-ANBM-ANBMOT)" w:date="2026-04-19T22:13:00Z"/>
              </w:rPr>
            </w:pPr>
            <w:del w:id="72" w:author="Vũ Đức Thông (VinSOC-ANBM-ANBMOT)" w:date="2026-04-19T22:13:00Z">
              <w:r w:rsidDel="00DC4672">
                <w:delText>3</w:delText>
              </w:r>
            </w:del>
          </w:p>
        </w:tc>
        <w:tc>
          <w:tcPr>
            <w:tcW w:w="4459" w:type="dxa"/>
          </w:tcPr>
          <w:p w14:paraId="032614C7" w14:textId="60795BE5" w:rsidR="00E10AD7" w:rsidDel="00DC4672" w:rsidRDefault="00E10AD7" w:rsidP="00E10AD7">
            <w:pPr>
              <w:pStyle w:val="CTDT-Text"/>
              <w:spacing w:before="0" w:line="264" w:lineRule="auto"/>
              <w:ind w:firstLine="0"/>
              <w:rPr>
                <w:del w:id="73" w:author="Vũ Đức Thông (VinSOC-ANBM-ANBMOT)" w:date="2026-04-19T22:13:00Z"/>
              </w:rPr>
            </w:pPr>
          </w:p>
        </w:tc>
        <w:tc>
          <w:tcPr>
            <w:tcW w:w="2925" w:type="dxa"/>
          </w:tcPr>
          <w:p w14:paraId="66F7CB91" w14:textId="2AC7493E" w:rsidR="00E10AD7" w:rsidDel="00DC4672" w:rsidRDefault="00E10AD7" w:rsidP="00E10AD7">
            <w:pPr>
              <w:pStyle w:val="CTDT-Text"/>
              <w:spacing w:before="0" w:line="264" w:lineRule="auto"/>
              <w:ind w:firstLine="0"/>
              <w:rPr>
                <w:del w:id="74" w:author="Vũ Đức Thông (VinSOC-ANBM-ANBMOT)" w:date="2026-04-19T22:13:00Z"/>
              </w:rPr>
            </w:pPr>
          </w:p>
        </w:tc>
        <w:tc>
          <w:tcPr>
            <w:tcW w:w="1512" w:type="dxa"/>
          </w:tcPr>
          <w:p w14:paraId="4B495923" w14:textId="3A519C53" w:rsidR="00E10AD7" w:rsidDel="00DC4672" w:rsidRDefault="00E10AD7" w:rsidP="00D41C81">
            <w:pPr>
              <w:pStyle w:val="CTDT-Text"/>
              <w:spacing w:before="0" w:line="264" w:lineRule="auto"/>
              <w:ind w:firstLine="0"/>
              <w:jc w:val="center"/>
              <w:rPr>
                <w:del w:id="75" w:author="Vũ Đức Thông (VinSOC-ANBM-ANBMOT)" w:date="2026-04-19T22:13:00Z"/>
              </w:rPr>
            </w:pPr>
          </w:p>
        </w:tc>
      </w:tr>
      <w:tr w:rsidR="00E10AD7" w:rsidDel="00DC4672" w14:paraId="0F21F800" w14:textId="5305A64E" w:rsidTr="00D41C81">
        <w:trPr>
          <w:del w:id="76" w:author="Vũ Đức Thông (VinSOC-ANBM-ANBMOT)" w:date="2026-04-19T22:13:00Z"/>
        </w:trPr>
        <w:tc>
          <w:tcPr>
            <w:tcW w:w="562" w:type="dxa"/>
          </w:tcPr>
          <w:p w14:paraId="4A9F119C" w14:textId="7BDEAF22" w:rsidR="00E10AD7" w:rsidDel="00DC4672" w:rsidRDefault="00D41C81" w:rsidP="00D41C81">
            <w:pPr>
              <w:pStyle w:val="CTDT-Text"/>
              <w:spacing w:before="0" w:line="264" w:lineRule="auto"/>
              <w:ind w:firstLine="0"/>
              <w:jc w:val="center"/>
              <w:rPr>
                <w:del w:id="77" w:author="Vũ Đức Thông (VinSOC-ANBM-ANBMOT)" w:date="2026-04-19T22:13:00Z"/>
              </w:rPr>
            </w:pPr>
            <w:del w:id="78" w:author="Vũ Đức Thông (VinSOC-ANBM-ANBMOT)" w:date="2026-04-19T22:13:00Z">
              <w:r w:rsidDel="00DC4672">
                <w:delText>4</w:delText>
              </w:r>
            </w:del>
          </w:p>
        </w:tc>
        <w:tc>
          <w:tcPr>
            <w:tcW w:w="4459" w:type="dxa"/>
          </w:tcPr>
          <w:p w14:paraId="537378D2" w14:textId="28F19C6C" w:rsidR="00E10AD7" w:rsidDel="00DC4672" w:rsidRDefault="00E10AD7" w:rsidP="00E10AD7">
            <w:pPr>
              <w:pStyle w:val="CTDT-Text"/>
              <w:spacing w:before="0" w:line="264" w:lineRule="auto"/>
              <w:ind w:firstLine="0"/>
              <w:rPr>
                <w:del w:id="79" w:author="Vũ Đức Thông (VinSOC-ANBM-ANBMOT)" w:date="2026-04-19T22:13:00Z"/>
              </w:rPr>
            </w:pPr>
          </w:p>
        </w:tc>
        <w:tc>
          <w:tcPr>
            <w:tcW w:w="2925" w:type="dxa"/>
          </w:tcPr>
          <w:p w14:paraId="0FEEE064" w14:textId="580A9275" w:rsidR="00E10AD7" w:rsidDel="00DC4672" w:rsidRDefault="00E10AD7" w:rsidP="00E10AD7">
            <w:pPr>
              <w:pStyle w:val="CTDT-Text"/>
              <w:spacing w:before="0" w:line="264" w:lineRule="auto"/>
              <w:ind w:firstLine="0"/>
              <w:rPr>
                <w:del w:id="80" w:author="Vũ Đức Thông (VinSOC-ANBM-ANBMOT)" w:date="2026-04-19T22:13:00Z"/>
              </w:rPr>
            </w:pPr>
          </w:p>
        </w:tc>
        <w:tc>
          <w:tcPr>
            <w:tcW w:w="1512" w:type="dxa"/>
          </w:tcPr>
          <w:p w14:paraId="5A231679" w14:textId="28A16753" w:rsidR="00E10AD7" w:rsidDel="00DC4672" w:rsidRDefault="00E10AD7" w:rsidP="00D41C81">
            <w:pPr>
              <w:pStyle w:val="CTDT-Text"/>
              <w:spacing w:before="0" w:line="264" w:lineRule="auto"/>
              <w:ind w:firstLine="0"/>
              <w:jc w:val="center"/>
              <w:rPr>
                <w:del w:id="81" w:author="Vũ Đức Thông (VinSOC-ANBM-ANBMOT)" w:date="2026-04-19T22:13:00Z"/>
              </w:rPr>
            </w:pPr>
          </w:p>
        </w:tc>
      </w:tr>
    </w:tbl>
    <w:p w14:paraId="7E0F3BFB" w14:textId="1AC9DF4C" w:rsidR="00E10AD7" w:rsidDel="00DC4672" w:rsidRDefault="00E10AD7" w:rsidP="00E10AD7">
      <w:pPr>
        <w:pStyle w:val="CTDT-Text"/>
        <w:ind w:firstLine="0"/>
        <w:rPr>
          <w:del w:id="82" w:author="Vũ Đức Thông (VinSOC-ANBM-ANBMOT)" w:date="2026-04-19T22:13:00Z"/>
        </w:rPr>
      </w:pPr>
    </w:p>
    <w:p w14:paraId="41B2A12E" w14:textId="29465F33" w:rsidR="00704F00" w:rsidRPr="00B6285A" w:rsidDel="00DC4672" w:rsidRDefault="00704F00" w:rsidP="00B6285A">
      <w:pPr>
        <w:pStyle w:val="CTDT-Text"/>
        <w:spacing w:after="120"/>
        <w:jc w:val="center"/>
        <w:rPr>
          <w:del w:id="83" w:author="Vũ Đức Thông (VinSOC-ANBM-ANBMOT)" w:date="2026-04-19T22:13:00Z"/>
          <w:b/>
          <w:bCs/>
          <w:sz w:val="28"/>
          <w:szCs w:val="24"/>
        </w:rPr>
      </w:pPr>
      <w:del w:id="84" w:author="Vũ Đức Thông (VinSOC-ANBM-ANBMOT)" w:date="2026-04-19T22:13:00Z">
        <w:r w:rsidRPr="00274447" w:rsidDel="00DC4672">
          <w:rPr>
            <w:b/>
            <w:bCs/>
            <w:sz w:val="28"/>
            <w:szCs w:val="24"/>
          </w:rPr>
          <w:delText>NHÓM THỰC HIỆN</w:delText>
        </w:r>
        <w:r w:rsidDel="00DC4672">
          <w:rPr>
            <w:b/>
            <w:bCs/>
            <w:sz w:val="28"/>
            <w:szCs w:val="24"/>
          </w:rPr>
          <w:delText xml:space="preserve"> TỰ ĐÁNH GIÁ</w:delText>
        </w:r>
      </w:del>
    </w:p>
    <w:tbl>
      <w:tblPr>
        <w:tblStyle w:val="TableGrid"/>
        <w:tblW w:w="0" w:type="auto"/>
        <w:tblCellMar>
          <w:top w:w="57" w:type="dxa"/>
          <w:left w:w="57" w:type="dxa"/>
          <w:bottom w:w="57" w:type="dxa"/>
          <w:right w:w="57" w:type="dxa"/>
        </w:tblCellMar>
        <w:tblLook w:val="04A0" w:firstRow="1" w:lastRow="0" w:firstColumn="1" w:lastColumn="0" w:noHBand="0" w:noVBand="1"/>
      </w:tblPr>
      <w:tblGrid>
        <w:gridCol w:w="562"/>
        <w:gridCol w:w="1843"/>
        <w:gridCol w:w="1276"/>
        <w:gridCol w:w="1417"/>
        <w:gridCol w:w="1417"/>
        <w:gridCol w:w="1417"/>
        <w:gridCol w:w="1417"/>
      </w:tblGrid>
      <w:tr w:rsidR="00704F00" w:rsidRPr="00E10AD7" w:rsidDel="00DC4672" w14:paraId="0B557AEF" w14:textId="74344B18" w:rsidTr="00D8007E">
        <w:trPr>
          <w:del w:id="85" w:author="Vũ Đức Thông (VinSOC-ANBM-ANBMOT)" w:date="2026-04-19T22:13:00Z"/>
        </w:trPr>
        <w:tc>
          <w:tcPr>
            <w:tcW w:w="562" w:type="dxa"/>
            <w:vAlign w:val="center"/>
          </w:tcPr>
          <w:p w14:paraId="7CDE2C30" w14:textId="39D5229F" w:rsidR="00704F00" w:rsidRPr="00E10AD7" w:rsidDel="00DC4672" w:rsidRDefault="00704F00" w:rsidP="00DA474C">
            <w:pPr>
              <w:pStyle w:val="CTDT-Text"/>
              <w:spacing w:before="0" w:line="264" w:lineRule="auto"/>
              <w:ind w:firstLine="0"/>
              <w:jc w:val="center"/>
              <w:rPr>
                <w:del w:id="86" w:author="Vũ Đức Thông (VinSOC-ANBM-ANBMOT)" w:date="2026-04-19T22:13:00Z"/>
                <w:b/>
                <w:bCs/>
              </w:rPr>
            </w:pPr>
            <w:del w:id="87" w:author="Vũ Đức Thông (VinSOC-ANBM-ANBMOT)" w:date="2026-04-19T22:13:00Z">
              <w:r w:rsidRPr="00E10AD7" w:rsidDel="00DC4672">
                <w:rPr>
                  <w:b/>
                  <w:bCs/>
                </w:rPr>
                <w:delText>TT</w:delText>
              </w:r>
            </w:del>
          </w:p>
        </w:tc>
        <w:tc>
          <w:tcPr>
            <w:tcW w:w="1843" w:type="dxa"/>
            <w:vAlign w:val="center"/>
          </w:tcPr>
          <w:p w14:paraId="72521C67" w14:textId="7B11C7CE" w:rsidR="00704F00" w:rsidRPr="00E10AD7" w:rsidDel="00DC4672" w:rsidRDefault="00704F00" w:rsidP="00DA474C">
            <w:pPr>
              <w:pStyle w:val="CTDT-Text"/>
              <w:spacing w:before="0" w:line="264" w:lineRule="auto"/>
              <w:ind w:firstLine="0"/>
              <w:jc w:val="center"/>
              <w:rPr>
                <w:del w:id="88" w:author="Vũ Đức Thông (VinSOC-ANBM-ANBMOT)" w:date="2026-04-19T22:13:00Z"/>
                <w:b/>
                <w:bCs/>
              </w:rPr>
            </w:pPr>
            <w:del w:id="89" w:author="Vũ Đức Thông (VinSOC-ANBM-ANBMOT)" w:date="2026-04-19T22:13:00Z">
              <w:r w:rsidDel="00DC4672">
                <w:rPr>
                  <w:b/>
                  <w:bCs/>
                </w:rPr>
                <w:delText>SV thực hiện</w:delText>
              </w:r>
            </w:del>
          </w:p>
        </w:tc>
        <w:tc>
          <w:tcPr>
            <w:tcW w:w="1276" w:type="dxa"/>
            <w:vAlign w:val="center"/>
          </w:tcPr>
          <w:p w14:paraId="53189C12" w14:textId="012FA634" w:rsidR="00704F00" w:rsidRPr="00E10AD7" w:rsidDel="00DC4672" w:rsidRDefault="00704F00" w:rsidP="00DA474C">
            <w:pPr>
              <w:pStyle w:val="CTDT-Text"/>
              <w:spacing w:before="0" w:line="264" w:lineRule="auto"/>
              <w:ind w:firstLine="0"/>
              <w:jc w:val="center"/>
              <w:rPr>
                <w:del w:id="90" w:author="Vũ Đức Thông (VinSOC-ANBM-ANBMOT)" w:date="2026-04-19T22:13:00Z"/>
                <w:b/>
                <w:bCs/>
              </w:rPr>
            </w:pPr>
            <w:del w:id="91" w:author="Vũ Đức Thông (VinSOC-ANBM-ANBMOT)" w:date="2026-04-19T22:13:00Z">
              <w:r w:rsidDel="00DC4672">
                <w:rPr>
                  <w:b/>
                  <w:bCs/>
                </w:rPr>
                <w:delText>Thái độ tham gia</w:delText>
              </w:r>
            </w:del>
          </w:p>
        </w:tc>
        <w:tc>
          <w:tcPr>
            <w:tcW w:w="1417" w:type="dxa"/>
          </w:tcPr>
          <w:p w14:paraId="722833BB" w14:textId="16FBF117" w:rsidR="00704F00" w:rsidRPr="00E10AD7" w:rsidDel="00DC4672" w:rsidRDefault="00704F00" w:rsidP="00DA474C">
            <w:pPr>
              <w:pStyle w:val="CTDT-Text"/>
              <w:spacing w:before="0" w:line="264" w:lineRule="auto"/>
              <w:ind w:firstLine="0"/>
              <w:jc w:val="center"/>
              <w:rPr>
                <w:del w:id="92" w:author="Vũ Đức Thông (VinSOC-ANBM-ANBMOT)" w:date="2026-04-19T22:13:00Z"/>
                <w:b/>
                <w:bCs/>
              </w:rPr>
            </w:pPr>
            <w:del w:id="93" w:author="Vũ Đức Thông (VinSOC-ANBM-ANBMOT)" w:date="2026-04-19T22:13:00Z">
              <w:r w:rsidDel="00DC4672">
                <w:rPr>
                  <w:b/>
                  <w:bCs/>
                </w:rPr>
                <w:delText>Mức hoàn thành CV</w:delText>
              </w:r>
            </w:del>
          </w:p>
        </w:tc>
        <w:tc>
          <w:tcPr>
            <w:tcW w:w="1417" w:type="dxa"/>
          </w:tcPr>
          <w:p w14:paraId="7301618C" w14:textId="70140C2F" w:rsidR="00704F00" w:rsidRPr="00E10AD7" w:rsidDel="00DC4672" w:rsidRDefault="00704F00" w:rsidP="00DA474C">
            <w:pPr>
              <w:pStyle w:val="CTDT-Text"/>
              <w:spacing w:before="0" w:line="264" w:lineRule="auto"/>
              <w:ind w:firstLine="0"/>
              <w:jc w:val="center"/>
              <w:rPr>
                <w:del w:id="94" w:author="Vũ Đức Thông (VinSOC-ANBM-ANBMOT)" w:date="2026-04-19T22:13:00Z"/>
                <w:b/>
                <w:bCs/>
              </w:rPr>
            </w:pPr>
            <w:del w:id="95" w:author="Vũ Đức Thông (VinSOC-ANBM-ANBMOT)" w:date="2026-04-19T22:13:00Z">
              <w:r w:rsidDel="00DC4672">
                <w:rPr>
                  <w:b/>
                  <w:bCs/>
                </w:rPr>
                <w:delText>Kỹ năng giao tiếp</w:delText>
              </w:r>
            </w:del>
          </w:p>
        </w:tc>
        <w:tc>
          <w:tcPr>
            <w:tcW w:w="1417" w:type="dxa"/>
          </w:tcPr>
          <w:p w14:paraId="718C3509" w14:textId="78587F45" w:rsidR="00704F00" w:rsidDel="00DC4672" w:rsidRDefault="00704F00" w:rsidP="00DA474C">
            <w:pPr>
              <w:pStyle w:val="CTDT-Text"/>
              <w:spacing w:before="0" w:line="264" w:lineRule="auto"/>
              <w:ind w:firstLine="0"/>
              <w:jc w:val="center"/>
              <w:rPr>
                <w:del w:id="96" w:author="Vũ Đức Thông (VinSOC-ANBM-ANBMOT)" w:date="2026-04-19T22:13:00Z"/>
                <w:b/>
                <w:bCs/>
              </w:rPr>
            </w:pPr>
            <w:del w:id="97" w:author="Vũ Đức Thông (VinSOC-ANBM-ANBMOT)" w:date="2026-04-19T22:13:00Z">
              <w:r w:rsidDel="00DC4672">
                <w:rPr>
                  <w:b/>
                  <w:bCs/>
                </w:rPr>
                <w:delText>Kỹ năng hợp tác</w:delText>
              </w:r>
            </w:del>
          </w:p>
        </w:tc>
        <w:tc>
          <w:tcPr>
            <w:tcW w:w="1417" w:type="dxa"/>
          </w:tcPr>
          <w:p w14:paraId="4B307259" w14:textId="4EE64D67" w:rsidR="00704F00" w:rsidDel="00DC4672" w:rsidRDefault="00704F00" w:rsidP="00DA474C">
            <w:pPr>
              <w:pStyle w:val="CTDT-Text"/>
              <w:spacing w:before="0" w:line="264" w:lineRule="auto"/>
              <w:ind w:firstLine="0"/>
              <w:jc w:val="center"/>
              <w:rPr>
                <w:del w:id="98" w:author="Vũ Đức Thông (VinSOC-ANBM-ANBMOT)" w:date="2026-04-19T22:13:00Z"/>
                <w:b/>
                <w:bCs/>
              </w:rPr>
            </w:pPr>
            <w:del w:id="99" w:author="Vũ Đức Thông (VinSOC-ANBM-ANBMOT)" w:date="2026-04-19T22:13:00Z">
              <w:r w:rsidDel="00DC4672">
                <w:rPr>
                  <w:b/>
                  <w:bCs/>
                </w:rPr>
                <w:delText>Kỹ năng lãnh đạo</w:delText>
              </w:r>
            </w:del>
          </w:p>
        </w:tc>
      </w:tr>
      <w:tr w:rsidR="00704F00" w:rsidDel="00DC4672" w14:paraId="46EDD024" w14:textId="45247D0D" w:rsidTr="00D8007E">
        <w:trPr>
          <w:del w:id="100" w:author="Vũ Đức Thông (VinSOC-ANBM-ANBMOT)" w:date="2026-04-19T22:13:00Z"/>
        </w:trPr>
        <w:tc>
          <w:tcPr>
            <w:tcW w:w="562" w:type="dxa"/>
          </w:tcPr>
          <w:p w14:paraId="6959C8D0" w14:textId="357A1BCB" w:rsidR="00704F00" w:rsidDel="00DC4672" w:rsidRDefault="00704F00" w:rsidP="00DA474C">
            <w:pPr>
              <w:pStyle w:val="CTDT-Text"/>
              <w:spacing w:before="0" w:line="264" w:lineRule="auto"/>
              <w:ind w:firstLine="0"/>
              <w:jc w:val="center"/>
              <w:rPr>
                <w:del w:id="101" w:author="Vũ Đức Thông (VinSOC-ANBM-ANBMOT)" w:date="2026-04-19T22:13:00Z"/>
              </w:rPr>
            </w:pPr>
            <w:del w:id="102" w:author="Vũ Đức Thông (VinSOC-ANBM-ANBMOT)" w:date="2026-04-19T22:13:00Z">
              <w:r w:rsidDel="00DC4672">
                <w:delText>1</w:delText>
              </w:r>
            </w:del>
          </w:p>
        </w:tc>
        <w:tc>
          <w:tcPr>
            <w:tcW w:w="1843" w:type="dxa"/>
          </w:tcPr>
          <w:p w14:paraId="3479B0ED" w14:textId="3A9DB2EB" w:rsidR="00704F00" w:rsidDel="00DC4672" w:rsidRDefault="00704F00" w:rsidP="00DA474C">
            <w:pPr>
              <w:pStyle w:val="CTDT-Text"/>
              <w:spacing w:before="0" w:line="264" w:lineRule="auto"/>
              <w:ind w:firstLine="0"/>
              <w:rPr>
                <w:del w:id="103" w:author="Vũ Đức Thông (VinSOC-ANBM-ANBMOT)" w:date="2026-04-19T22:13:00Z"/>
              </w:rPr>
            </w:pPr>
            <w:del w:id="104" w:author="Vũ Đức Thông (VinSOC-ANBM-ANBMOT)" w:date="2026-04-19T22:13:00Z">
              <w:r w:rsidDel="00DC4672">
                <w:delText>Nguyễn Văn A</w:delText>
              </w:r>
            </w:del>
          </w:p>
        </w:tc>
        <w:tc>
          <w:tcPr>
            <w:tcW w:w="1276" w:type="dxa"/>
          </w:tcPr>
          <w:p w14:paraId="3B853403" w14:textId="5C96EBF2" w:rsidR="00704F00" w:rsidDel="00DC4672" w:rsidRDefault="00942225" w:rsidP="00942225">
            <w:pPr>
              <w:pStyle w:val="CTDT-Text"/>
              <w:spacing w:before="0" w:line="264" w:lineRule="auto"/>
              <w:ind w:firstLine="0"/>
              <w:jc w:val="center"/>
              <w:rPr>
                <w:del w:id="105" w:author="Vũ Đức Thông (VinSOC-ANBM-ANBMOT)" w:date="2026-04-19T22:13:00Z"/>
              </w:rPr>
            </w:pPr>
            <w:del w:id="106" w:author="Vũ Đức Thông (VinSOC-ANBM-ANBMOT)" w:date="2026-04-19T22:13:00Z">
              <w:r w:rsidDel="00DC4672">
                <w:delText>3</w:delText>
              </w:r>
            </w:del>
          </w:p>
        </w:tc>
        <w:tc>
          <w:tcPr>
            <w:tcW w:w="1417" w:type="dxa"/>
          </w:tcPr>
          <w:p w14:paraId="00292E9C" w14:textId="3B1E74D6" w:rsidR="00704F00" w:rsidDel="00DC4672" w:rsidRDefault="00942225" w:rsidP="00942225">
            <w:pPr>
              <w:pStyle w:val="CTDT-Text"/>
              <w:spacing w:before="0" w:line="264" w:lineRule="auto"/>
              <w:ind w:firstLine="0"/>
              <w:jc w:val="center"/>
              <w:rPr>
                <w:del w:id="107" w:author="Vũ Đức Thông (VinSOC-ANBM-ANBMOT)" w:date="2026-04-19T22:13:00Z"/>
              </w:rPr>
            </w:pPr>
            <w:del w:id="108" w:author="Vũ Đức Thông (VinSOC-ANBM-ANBMOT)" w:date="2026-04-19T22:13:00Z">
              <w:r w:rsidDel="00DC4672">
                <w:delText>4</w:delText>
              </w:r>
            </w:del>
          </w:p>
        </w:tc>
        <w:tc>
          <w:tcPr>
            <w:tcW w:w="1417" w:type="dxa"/>
          </w:tcPr>
          <w:p w14:paraId="2E05D60C" w14:textId="15823439" w:rsidR="00704F00" w:rsidDel="00DC4672" w:rsidRDefault="00942225" w:rsidP="00942225">
            <w:pPr>
              <w:pStyle w:val="CTDT-Text"/>
              <w:spacing w:before="0" w:line="264" w:lineRule="auto"/>
              <w:ind w:firstLine="0"/>
              <w:jc w:val="center"/>
              <w:rPr>
                <w:del w:id="109" w:author="Vũ Đức Thông (VinSOC-ANBM-ANBMOT)" w:date="2026-04-19T22:13:00Z"/>
              </w:rPr>
            </w:pPr>
            <w:del w:id="110" w:author="Vũ Đức Thông (VinSOC-ANBM-ANBMOT)" w:date="2026-04-19T22:13:00Z">
              <w:r w:rsidDel="00DC4672">
                <w:delText>3</w:delText>
              </w:r>
            </w:del>
          </w:p>
        </w:tc>
        <w:tc>
          <w:tcPr>
            <w:tcW w:w="1417" w:type="dxa"/>
          </w:tcPr>
          <w:p w14:paraId="42244F59" w14:textId="673F8686" w:rsidR="00704F00" w:rsidDel="00DC4672" w:rsidRDefault="00942225" w:rsidP="00942225">
            <w:pPr>
              <w:pStyle w:val="CTDT-Text"/>
              <w:spacing w:before="0" w:line="264" w:lineRule="auto"/>
              <w:ind w:firstLine="0"/>
              <w:jc w:val="center"/>
              <w:rPr>
                <w:del w:id="111" w:author="Vũ Đức Thông (VinSOC-ANBM-ANBMOT)" w:date="2026-04-19T22:13:00Z"/>
              </w:rPr>
            </w:pPr>
            <w:del w:id="112" w:author="Vũ Đức Thông (VinSOC-ANBM-ANBMOT)" w:date="2026-04-19T22:13:00Z">
              <w:r w:rsidDel="00DC4672">
                <w:delText>2</w:delText>
              </w:r>
            </w:del>
          </w:p>
        </w:tc>
        <w:tc>
          <w:tcPr>
            <w:tcW w:w="1417" w:type="dxa"/>
          </w:tcPr>
          <w:p w14:paraId="31113E75" w14:textId="4AC365C8" w:rsidR="00704F00" w:rsidDel="00DC4672" w:rsidRDefault="00942225" w:rsidP="00942225">
            <w:pPr>
              <w:pStyle w:val="CTDT-Text"/>
              <w:spacing w:before="0" w:line="264" w:lineRule="auto"/>
              <w:ind w:firstLine="0"/>
              <w:jc w:val="center"/>
              <w:rPr>
                <w:del w:id="113" w:author="Vũ Đức Thông (VinSOC-ANBM-ANBMOT)" w:date="2026-04-19T22:13:00Z"/>
              </w:rPr>
            </w:pPr>
            <w:del w:id="114" w:author="Vũ Đức Thông (VinSOC-ANBM-ANBMOT)" w:date="2026-04-19T22:13:00Z">
              <w:r w:rsidDel="00DC4672">
                <w:delText>1</w:delText>
              </w:r>
            </w:del>
          </w:p>
        </w:tc>
      </w:tr>
      <w:tr w:rsidR="00704F00" w:rsidDel="00DC4672" w14:paraId="4CF911B5" w14:textId="2685182C" w:rsidTr="00D8007E">
        <w:trPr>
          <w:del w:id="115" w:author="Vũ Đức Thông (VinSOC-ANBM-ANBMOT)" w:date="2026-04-19T22:13:00Z"/>
        </w:trPr>
        <w:tc>
          <w:tcPr>
            <w:tcW w:w="562" w:type="dxa"/>
          </w:tcPr>
          <w:p w14:paraId="2C56DB22" w14:textId="1FADFBFE" w:rsidR="00704F00" w:rsidDel="00DC4672" w:rsidRDefault="00704F00" w:rsidP="00DA474C">
            <w:pPr>
              <w:pStyle w:val="CTDT-Text"/>
              <w:spacing w:before="0" w:line="264" w:lineRule="auto"/>
              <w:ind w:firstLine="0"/>
              <w:jc w:val="center"/>
              <w:rPr>
                <w:del w:id="116" w:author="Vũ Đức Thông (VinSOC-ANBM-ANBMOT)" w:date="2026-04-19T22:13:00Z"/>
              </w:rPr>
            </w:pPr>
            <w:del w:id="117" w:author="Vũ Đức Thông (VinSOC-ANBM-ANBMOT)" w:date="2026-04-19T22:13:00Z">
              <w:r w:rsidDel="00DC4672">
                <w:delText>2</w:delText>
              </w:r>
            </w:del>
          </w:p>
        </w:tc>
        <w:tc>
          <w:tcPr>
            <w:tcW w:w="1843" w:type="dxa"/>
          </w:tcPr>
          <w:p w14:paraId="1B21785A" w14:textId="70A913A4" w:rsidR="00704F00" w:rsidDel="00DC4672" w:rsidRDefault="00704F00" w:rsidP="00DA474C">
            <w:pPr>
              <w:pStyle w:val="CTDT-Text"/>
              <w:spacing w:before="0" w:line="264" w:lineRule="auto"/>
              <w:ind w:firstLine="0"/>
              <w:rPr>
                <w:del w:id="118" w:author="Vũ Đức Thông (VinSOC-ANBM-ANBMOT)" w:date="2026-04-19T22:13:00Z"/>
              </w:rPr>
            </w:pPr>
          </w:p>
        </w:tc>
        <w:tc>
          <w:tcPr>
            <w:tcW w:w="1276" w:type="dxa"/>
          </w:tcPr>
          <w:p w14:paraId="6E12D5BB" w14:textId="216368A6" w:rsidR="00704F00" w:rsidDel="00DC4672" w:rsidRDefault="00704F00" w:rsidP="00942225">
            <w:pPr>
              <w:pStyle w:val="CTDT-Text"/>
              <w:spacing w:before="0" w:line="264" w:lineRule="auto"/>
              <w:ind w:firstLine="0"/>
              <w:jc w:val="center"/>
              <w:rPr>
                <w:del w:id="119" w:author="Vũ Đức Thông (VinSOC-ANBM-ANBMOT)" w:date="2026-04-19T22:13:00Z"/>
              </w:rPr>
            </w:pPr>
          </w:p>
        </w:tc>
        <w:tc>
          <w:tcPr>
            <w:tcW w:w="1417" w:type="dxa"/>
          </w:tcPr>
          <w:p w14:paraId="639E5A3F" w14:textId="7DB27BB2" w:rsidR="00704F00" w:rsidDel="00DC4672" w:rsidRDefault="00704F00" w:rsidP="00942225">
            <w:pPr>
              <w:pStyle w:val="CTDT-Text"/>
              <w:spacing w:before="0" w:line="264" w:lineRule="auto"/>
              <w:ind w:firstLine="0"/>
              <w:jc w:val="center"/>
              <w:rPr>
                <w:del w:id="120" w:author="Vũ Đức Thông (VinSOC-ANBM-ANBMOT)" w:date="2026-04-19T22:13:00Z"/>
              </w:rPr>
            </w:pPr>
          </w:p>
        </w:tc>
        <w:tc>
          <w:tcPr>
            <w:tcW w:w="1417" w:type="dxa"/>
          </w:tcPr>
          <w:p w14:paraId="33569B79" w14:textId="4340623C" w:rsidR="00704F00" w:rsidDel="00DC4672" w:rsidRDefault="00704F00" w:rsidP="00942225">
            <w:pPr>
              <w:pStyle w:val="CTDT-Text"/>
              <w:spacing w:before="0" w:line="264" w:lineRule="auto"/>
              <w:ind w:firstLine="0"/>
              <w:jc w:val="center"/>
              <w:rPr>
                <w:del w:id="121" w:author="Vũ Đức Thông (VinSOC-ANBM-ANBMOT)" w:date="2026-04-19T22:13:00Z"/>
              </w:rPr>
            </w:pPr>
          </w:p>
        </w:tc>
        <w:tc>
          <w:tcPr>
            <w:tcW w:w="1417" w:type="dxa"/>
          </w:tcPr>
          <w:p w14:paraId="032A5091" w14:textId="18057A55" w:rsidR="00704F00" w:rsidDel="00DC4672" w:rsidRDefault="00704F00" w:rsidP="00942225">
            <w:pPr>
              <w:pStyle w:val="CTDT-Text"/>
              <w:spacing w:before="0" w:line="264" w:lineRule="auto"/>
              <w:ind w:firstLine="0"/>
              <w:jc w:val="center"/>
              <w:rPr>
                <w:del w:id="122" w:author="Vũ Đức Thông (VinSOC-ANBM-ANBMOT)" w:date="2026-04-19T22:13:00Z"/>
              </w:rPr>
            </w:pPr>
          </w:p>
        </w:tc>
        <w:tc>
          <w:tcPr>
            <w:tcW w:w="1417" w:type="dxa"/>
          </w:tcPr>
          <w:p w14:paraId="77B22FA9" w14:textId="2532BCE3" w:rsidR="00704F00" w:rsidDel="00DC4672" w:rsidRDefault="00704F00" w:rsidP="00942225">
            <w:pPr>
              <w:pStyle w:val="CTDT-Text"/>
              <w:spacing w:before="0" w:line="264" w:lineRule="auto"/>
              <w:ind w:firstLine="0"/>
              <w:jc w:val="center"/>
              <w:rPr>
                <w:del w:id="123" w:author="Vũ Đức Thông (VinSOC-ANBM-ANBMOT)" w:date="2026-04-19T22:13:00Z"/>
              </w:rPr>
            </w:pPr>
          </w:p>
        </w:tc>
      </w:tr>
      <w:tr w:rsidR="00704F00" w:rsidDel="00DC4672" w14:paraId="29BBB314" w14:textId="009B6B9B" w:rsidTr="00D8007E">
        <w:trPr>
          <w:del w:id="124" w:author="Vũ Đức Thông (VinSOC-ANBM-ANBMOT)" w:date="2026-04-19T22:13:00Z"/>
        </w:trPr>
        <w:tc>
          <w:tcPr>
            <w:tcW w:w="562" w:type="dxa"/>
          </w:tcPr>
          <w:p w14:paraId="0A291909" w14:textId="3C404093" w:rsidR="00704F00" w:rsidDel="00DC4672" w:rsidRDefault="00704F00" w:rsidP="00DA474C">
            <w:pPr>
              <w:pStyle w:val="CTDT-Text"/>
              <w:spacing w:before="0" w:line="264" w:lineRule="auto"/>
              <w:ind w:firstLine="0"/>
              <w:jc w:val="center"/>
              <w:rPr>
                <w:del w:id="125" w:author="Vũ Đức Thông (VinSOC-ANBM-ANBMOT)" w:date="2026-04-19T22:13:00Z"/>
              </w:rPr>
            </w:pPr>
            <w:del w:id="126" w:author="Vũ Đức Thông (VinSOC-ANBM-ANBMOT)" w:date="2026-04-19T22:13:00Z">
              <w:r w:rsidDel="00DC4672">
                <w:delText>3</w:delText>
              </w:r>
            </w:del>
          </w:p>
        </w:tc>
        <w:tc>
          <w:tcPr>
            <w:tcW w:w="1843" w:type="dxa"/>
          </w:tcPr>
          <w:p w14:paraId="65B21E4C" w14:textId="07FA2E0F" w:rsidR="00704F00" w:rsidDel="00DC4672" w:rsidRDefault="00704F00" w:rsidP="00DA474C">
            <w:pPr>
              <w:pStyle w:val="CTDT-Text"/>
              <w:spacing w:before="0" w:line="264" w:lineRule="auto"/>
              <w:ind w:firstLine="0"/>
              <w:rPr>
                <w:del w:id="127" w:author="Vũ Đức Thông (VinSOC-ANBM-ANBMOT)" w:date="2026-04-19T22:13:00Z"/>
              </w:rPr>
            </w:pPr>
          </w:p>
        </w:tc>
        <w:tc>
          <w:tcPr>
            <w:tcW w:w="1276" w:type="dxa"/>
          </w:tcPr>
          <w:p w14:paraId="7D413401" w14:textId="23C5A315" w:rsidR="00704F00" w:rsidDel="00DC4672" w:rsidRDefault="00704F00" w:rsidP="00942225">
            <w:pPr>
              <w:pStyle w:val="CTDT-Text"/>
              <w:spacing w:before="0" w:line="264" w:lineRule="auto"/>
              <w:ind w:firstLine="0"/>
              <w:jc w:val="center"/>
              <w:rPr>
                <w:del w:id="128" w:author="Vũ Đức Thông (VinSOC-ANBM-ANBMOT)" w:date="2026-04-19T22:13:00Z"/>
              </w:rPr>
            </w:pPr>
          </w:p>
        </w:tc>
        <w:tc>
          <w:tcPr>
            <w:tcW w:w="1417" w:type="dxa"/>
          </w:tcPr>
          <w:p w14:paraId="497507DE" w14:textId="700E27DB" w:rsidR="00704F00" w:rsidDel="00DC4672" w:rsidRDefault="00704F00" w:rsidP="00942225">
            <w:pPr>
              <w:pStyle w:val="CTDT-Text"/>
              <w:spacing w:before="0" w:line="264" w:lineRule="auto"/>
              <w:ind w:firstLine="0"/>
              <w:jc w:val="center"/>
              <w:rPr>
                <w:del w:id="129" w:author="Vũ Đức Thông (VinSOC-ANBM-ANBMOT)" w:date="2026-04-19T22:13:00Z"/>
              </w:rPr>
            </w:pPr>
          </w:p>
        </w:tc>
        <w:tc>
          <w:tcPr>
            <w:tcW w:w="1417" w:type="dxa"/>
          </w:tcPr>
          <w:p w14:paraId="72A1AB57" w14:textId="6A1BE47B" w:rsidR="00704F00" w:rsidDel="00DC4672" w:rsidRDefault="00704F00" w:rsidP="00942225">
            <w:pPr>
              <w:pStyle w:val="CTDT-Text"/>
              <w:spacing w:before="0" w:line="264" w:lineRule="auto"/>
              <w:ind w:firstLine="0"/>
              <w:jc w:val="center"/>
              <w:rPr>
                <w:del w:id="130" w:author="Vũ Đức Thông (VinSOC-ANBM-ANBMOT)" w:date="2026-04-19T22:13:00Z"/>
              </w:rPr>
            </w:pPr>
          </w:p>
        </w:tc>
        <w:tc>
          <w:tcPr>
            <w:tcW w:w="1417" w:type="dxa"/>
          </w:tcPr>
          <w:p w14:paraId="7D598285" w14:textId="4B19407D" w:rsidR="00704F00" w:rsidDel="00DC4672" w:rsidRDefault="00704F00" w:rsidP="00942225">
            <w:pPr>
              <w:pStyle w:val="CTDT-Text"/>
              <w:spacing w:before="0" w:line="264" w:lineRule="auto"/>
              <w:ind w:firstLine="0"/>
              <w:jc w:val="center"/>
              <w:rPr>
                <w:del w:id="131" w:author="Vũ Đức Thông (VinSOC-ANBM-ANBMOT)" w:date="2026-04-19T22:13:00Z"/>
              </w:rPr>
            </w:pPr>
          </w:p>
        </w:tc>
        <w:tc>
          <w:tcPr>
            <w:tcW w:w="1417" w:type="dxa"/>
          </w:tcPr>
          <w:p w14:paraId="3E8369C8" w14:textId="22CBD447" w:rsidR="00704F00" w:rsidDel="00DC4672" w:rsidRDefault="00704F00" w:rsidP="00942225">
            <w:pPr>
              <w:pStyle w:val="CTDT-Text"/>
              <w:spacing w:before="0" w:line="264" w:lineRule="auto"/>
              <w:ind w:firstLine="0"/>
              <w:jc w:val="center"/>
              <w:rPr>
                <w:del w:id="132" w:author="Vũ Đức Thông (VinSOC-ANBM-ANBMOT)" w:date="2026-04-19T22:13:00Z"/>
              </w:rPr>
            </w:pPr>
          </w:p>
        </w:tc>
      </w:tr>
      <w:tr w:rsidR="00704F00" w:rsidDel="00DC4672" w14:paraId="73A71DD3" w14:textId="1AB68361" w:rsidTr="00D8007E">
        <w:trPr>
          <w:del w:id="133" w:author="Vũ Đức Thông (VinSOC-ANBM-ANBMOT)" w:date="2026-04-19T22:13:00Z"/>
        </w:trPr>
        <w:tc>
          <w:tcPr>
            <w:tcW w:w="562" w:type="dxa"/>
          </w:tcPr>
          <w:p w14:paraId="20D1E188" w14:textId="5BA25337" w:rsidR="00704F00" w:rsidDel="00DC4672" w:rsidRDefault="00704F00" w:rsidP="00DA474C">
            <w:pPr>
              <w:pStyle w:val="CTDT-Text"/>
              <w:spacing w:before="0" w:line="264" w:lineRule="auto"/>
              <w:ind w:firstLine="0"/>
              <w:jc w:val="center"/>
              <w:rPr>
                <w:del w:id="134" w:author="Vũ Đức Thông (VinSOC-ANBM-ANBMOT)" w:date="2026-04-19T22:13:00Z"/>
              </w:rPr>
            </w:pPr>
            <w:del w:id="135" w:author="Vũ Đức Thông (VinSOC-ANBM-ANBMOT)" w:date="2026-04-19T22:13:00Z">
              <w:r w:rsidDel="00DC4672">
                <w:delText>4</w:delText>
              </w:r>
            </w:del>
          </w:p>
        </w:tc>
        <w:tc>
          <w:tcPr>
            <w:tcW w:w="1843" w:type="dxa"/>
          </w:tcPr>
          <w:p w14:paraId="2EC5DB06" w14:textId="7D5F439D" w:rsidR="00704F00" w:rsidDel="00DC4672" w:rsidRDefault="00704F00" w:rsidP="00DA474C">
            <w:pPr>
              <w:pStyle w:val="CTDT-Text"/>
              <w:spacing w:before="0" w:line="264" w:lineRule="auto"/>
              <w:ind w:firstLine="0"/>
              <w:rPr>
                <w:del w:id="136" w:author="Vũ Đức Thông (VinSOC-ANBM-ANBMOT)" w:date="2026-04-19T22:13:00Z"/>
              </w:rPr>
            </w:pPr>
          </w:p>
        </w:tc>
        <w:tc>
          <w:tcPr>
            <w:tcW w:w="1276" w:type="dxa"/>
          </w:tcPr>
          <w:p w14:paraId="77704CFE" w14:textId="4AB1C7AF" w:rsidR="00704F00" w:rsidDel="00DC4672" w:rsidRDefault="00704F00" w:rsidP="00942225">
            <w:pPr>
              <w:pStyle w:val="CTDT-Text"/>
              <w:spacing w:before="0" w:line="264" w:lineRule="auto"/>
              <w:ind w:firstLine="0"/>
              <w:jc w:val="center"/>
              <w:rPr>
                <w:del w:id="137" w:author="Vũ Đức Thông (VinSOC-ANBM-ANBMOT)" w:date="2026-04-19T22:13:00Z"/>
              </w:rPr>
            </w:pPr>
          </w:p>
        </w:tc>
        <w:tc>
          <w:tcPr>
            <w:tcW w:w="1417" w:type="dxa"/>
          </w:tcPr>
          <w:p w14:paraId="2A46A7FB" w14:textId="214662E9" w:rsidR="00704F00" w:rsidDel="00DC4672" w:rsidRDefault="00704F00" w:rsidP="00942225">
            <w:pPr>
              <w:pStyle w:val="CTDT-Text"/>
              <w:spacing w:before="0" w:line="264" w:lineRule="auto"/>
              <w:ind w:firstLine="0"/>
              <w:jc w:val="center"/>
              <w:rPr>
                <w:del w:id="138" w:author="Vũ Đức Thông (VinSOC-ANBM-ANBMOT)" w:date="2026-04-19T22:13:00Z"/>
              </w:rPr>
            </w:pPr>
          </w:p>
        </w:tc>
        <w:tc>
          <w:tcPr>
            <w:tcW w:w="1417" w:type="dxa"/>
          </w:tcPr>
          <w:p w14:paraId="3FE39904" w14:textId="244D526C" w:rsidR="00704F00" w:rsidDel="00DC4672" w:rsidRDefault="00704F00" w:rsidP="00942225">
            <w:pPr>
              <w:pStyle w:val="CTDT-Text"/>
              <w:spacing w:before="0" w:line="264" w:lineRule="auto"/>
              <w:ind w:firstLine="0"/>
              <w:jc w:val="center"/>
              <w:rPr>
                <w:del w:id="139" w:author="Vũ Đức Thông (VinSOC-ANBM-ANBMOT)" w:date="2026-04-19T22:13:00Z"/>
              </w:rPr>
            </w:pPr>
          </w:p>
        </w:tc>
        <w:tc>
          <w:tcPr>
            <w:tcW w:w="1417" w:type="dxa"/>
          </w:tcPr>
          <w:p w14:paraId="54EE8B9B" w14:textId="455FC18A" w:rsidR="00704F00" w:rsidDel="00DC4672" w:rsidRDefault="00704F00" w:rsidP="00942225">
            <w:pPr>
              <w:pStyle w:val="CTDT-Text"/>
              <w:spacing w:before="0" w:line="264" w:lineRule="auto"/>
              <w:ind w:firstLine="0"/>
              <w:jc w:val="center"/>
              <w:rPr>
                <w:del w:id="140" w:author="Vũ Đức Thông (VinSOC-ANBM-ANBMOT)" w:date="2026-04-19T22:13:00Z"/>
              </w:rPr>
            </w:pPr>
          </w:p>
        </w:tc>
        <w:tc>
          <w:tcPr>
            <w:tcW w:w="1417" w:type="dxa"/>
          </w:tcPr>
          <w:p w14:paraId="446A41DF" w14:textId="0590AFD7" w:rsidR="00704F00" w:rsidDel="00DC4672" w:rsidRDefault="00704F00" w:rsidP="00942225">
            <w:pPr>
              <w:pStyle w:val="CTDT-Text"/>
              <w:spacing w:before="0" w:line="264" w:lineRule="auto"/>
              <w:ind w:firstLine="0"/>
              <w:jc w:val="center"/>
              <w:rPr>
                <w:del w:id="141" w:author="Vũ Đức Thông (VinSOC-ANBM-ANBMOT)" w:date="2026-04-19T22:13:00Z"/>
              </w:rPr>
            </w:pPr>
          </w:p>
        </w:tc>
      </w:tr>
    </w:tbl>
    <w:p w14:paraId="3B515ABB" w14:textId="1285297E" w:rsidR="00E10AD7" w:rsidDel="00DC4672" w:rsidRDefault="005A00C7" w:rsidP="00B6285A">
      <w:pPr>
        <w:pStyle w:val="CTDT-Text"/>
        <w:spacing w:before="240" w:line="240" w:lineRule="auto"/>
        <w:rPr>
          <w:del w:id="142" w:author="Vũ Đức Thông (VinSOC-ANBM-ANBMOT)" w:date="2026-04-19T22:13:00Z"/>
        </w:rPr>
      </w:pPr>
      <w:del w:id="143" w:author="Vũ Đức Thông (VinSOC-ANBM-ANBMOT)" w:date="2026-04-19T22:13:00Z">
        <w:r w:rsidRPr="005A00C7" w:rsidDel="00DC4672">
          <w:rPr>
            <w:b/>
            <w:bCs/>
            <w:i/>
            <w:iCs/>
          </w:rPr>
          <w:delText>Ghi chú</w:delText>
        </w:r>
        <w:r w:rsidDel="00DC4672">
          <w:delText>:</w:delText>
        </w:r>
      </w:del>
    </w:p>
    <w:p w14:paraId="0004B212" w14:textId="7D6A62AE" w:rsidR="005A00C7" w:rsidDel="00DC4672" w:rsidRDefault="005A00C7" w:rsidP="005A00C7">
      <w:pPr>
        <w:pStyle w:val="CTDT-Bullet1"/>
        <w:rPr>
          <w:del w:id="144" w:author="Vũ Đức Thông (VinSOC-ANBM-ANBMOT)" w:date="2026-04-19T22:13:00Z"/>
        </w:rPr>
      </w:pPr>
      <w:del w:id="145" w:author="Vũ Đức Thông (VinSOC-ANBM-ANBMOT)" w:date="2026-04-19T22:13:00Z">
        <w:r w:rsidRPr="005A00C7" w:rsidDel="00DC4672">
          <w:delText>Thái độ tham gia</w:delText>
        </w:r>
        <w:r w:rsidDel="00DC4672">
          <w:delText>: Đánh giá điểm thái độ tham gia công việc chung của nhóm (từ 0: không tham gia, đến 5: chủ động, tích cực).</w:delText>
        </w:r>
      </w:del>
    </w:p>
    <w:p w14:paraId="73C5A8DF" w14:textId="6F9BB8FD" w:rsidR="005A00C7" w:rsidDel="00DC4672" w:rsidRDefault="005A00C7" w:rsidP="005A00C7">
      <w:pPr>
        <w:pStyle w:val="CTDT-Bullet1"/>
        <w:rPr>
          <w:del w:id="146" w:author="Vũ Đức Thông (VinSOC-ANBM-ANBMOT)" w:date="2026-04-19T22:13:00Z"/>
        </w:rPr>
      </w:pPr>
      <w:del w:id="147" w:author="Vũ Đức Thông (VinSOC-ANBM-ANBMOT)" w:date="2026-04-19T22:13:00Z">
        <w:r w:rsidRPr="005A00C7" w:rsidDel="00DC4672">
          <w:delText>Mức hoàn thành CV</w:delText>
        </w:r>
        <w:r w:rsidDel="00DC4672">
          <w:delText>: Đánh giá điểm m</w:delText>
        </w:r>
        <w:r w:rsidRPr="005A00C7" w:rsidDel="00DC4672">
          <w:delText xml:space="preserve">ức </w:delText>
        </w:r>
        <w:r w:rsidDel="00DC4672">
          <w:delText xml:space="preserve">độ </w:delText>
        </w:r>
        <w:r w:rsidRPr="005A00C7" w:rsidDel="00DC4672">
          <w:delText xml:space="preserve">hoàn thành </w:delText>
        </w:r>
        <w:r w:rsidDel="00DC4672">
          <w:delText>công việc được giao (từ 0: không hoàn thành, đến 5: hoàn thành xuất sắc).</w:delText>
        </w:r>
      </w:del>
    </w:p>
    <w:p w14:paraId="29A8802A" w14:textId="000F0E19" w:rsidR="005A00C7" w:rsidDel="00DC4672" w:rsidRDefault="005A00C7" w:rsidP="005A00C7">
      <w:pPr>
        <w:pStyle w:val="CTDT-Bullet1"/>
        <w:rPr>
          <w:del w:id="148" w:author="Vũ Đức Thông (VinSOC-ANBM-ANBMOT)" w:date="2026-04-19T22:13:00Z"/>
        </w:rPr>
      </w:pPr>
      <w:del w:id="149" w:author="Vũ Đức Thông (VinSOC-ANBM-ANBMOT)" w:date="2026-04-19T22:13:00Z">
        <w:r w:rsidRPr="005A00C7" w:rsidDel="00DC4672">
          <w:delText>Kỹ năng giao tiếp</w:delText>
        </w:r>
        <w:r w:rsidDel="00DC4672">
          <w:delText>: Đánh giá điểm khả năng tương tác, giao tiếp trong nhóm (từ 0: không hoặc giao tiếp rất yếu, đến 5: giao tiếp xuất sắc).</w:delText>
        </w:r>
      </w:del>
    </w:p>
    <w:p w14:paraId="538C84D4" w14:textId="6D265AC1" w:rsidR="005A00C7" w:rsidDel="00DC4672" w:rsidRDefault="005A00C7" w:rsidP="005A00C7">
      <w:pPr>
        <w:pStyle w:val="CTDT-Bullet1"/>
        <w:rPr>
          <w:del w:id="150" w:author="Vũ Đức Thông (VinSOC-ANBM-ANBMOT)" w:date="2026-04-19T22:13:00Z"/>
        </w:rPr>
      </w:pPr>
      <w:del w:id="151" w:author="Vũ Đức Thông (VinSOC-ANBM-ANBMOT)" w:date="2026-04-19T22:13:00Z">
        <w:r w:rsidRPr="005A00C7" w:rsidDel="00DC4672">
          <w:delText>Kỹ năng hợp tác</w:delText>
        </w:r>
        <w:r w:rsidDel="00DC4672">
          <w:delText>: Đánh giá điểm khả năng hợp tác, hỗ trợ lẫn nhau</w:delText>
        </w:r>
        <w:r w:rsidR="00942225" w:rsidDel="00DC4672">
          <w:delText>, giải quyết mâu thuẫn, xung đột</w:delText>
        </w:r>
      </w:del>
    </w:p>
    <w:p w14:paraId="778F7C6E" w14:textId="35FC5FAA" w:rsidR="005A00C7" w:rsidRPr="00AE47E8" w:rsidDel="00DC4672" w:rsidRDefault="005A00C7" w:rsidP="005A00C7">
      <w:pPr>
        <w:pStyle w:val="CTDT-Bullet1"/>
        <w:rPr>
          <w:del w:id="152" w:author="Vũ Đức Thông (VinSOC-ANBM-ANBMOT)" w:date="2026-04-19T22:13:00Z"/>
        </w:rPr>
      </w:pPr>
      <w:del w:id="153" w:author="Vũ Đức Thông (VinSOC-ANBM-ANBMOT)" w:date="2026-04-19T22:13:00Z">
        <w:r w:rsidRPr="005A00C7" w:rsidDel="00DC4672">
          <w:delText>Kỹ năng lãnh đạo</w:delText>
        </w:r>
        <w:r w:rsidR="00942225" w:rsidDel="00DC4672">
          <w:delText>: Đánh giá điểm khả năng lãnh đạo (từ 0: không có khả năng lãnh đạo, đến 5: có khả năng lãnh đạo tốt, tổ chức và điều phối công việc trong nhóm hiệu quả).</w:delText>
        </w:r>
      </w:del>
    </w:p>
    <w:p w14:paraId="52A20CF4" w14:textId="3AE2C8D6" w:rsidR="00E10AD7" w:rsidDel="00DC4672" w:rsidRDefault="00E10AD7">
      <w:pPr>
        <w:spacing w:after="160" w:line="259" w:lineRule="auto"/>
        <w:jc w:val="left"/>
        <w:rPr>
          <w:del w:id="154" w:author="Vũ Đức Thông (VinSOC-ANBM-ANBMOT)" w:date="2026-04-19T22:13:00Z"/>
        </w:rPr>
      </w:pPr>
      <w:del w:id="155" w:author="Vũ Đức Thông (VinSOC-ANBM-ANBMOT)" w:date="2026-04-19T22:13:00Z">
        <w:r w:rsidDel="00DC4672">
          <w:br w:type="page"/>
        </w:r>
      </w:del>
    </w:p>
    <w:p w14:paraId="75271FD2" w14:textId="77777777" w:rsidR="00E10AD7" w:rsidRPr="00AE47E8" w:rsidRDefault="00E10AD7" w:rsidP="00E10AD7">
      <w:pPr>
        <w:pStyle w:val="CTDT-H0"/>
      </w:pPr>
      <w:bookmarkStart w:id="156" w:name="_Toc227578899"/>
      <w:r w:rsidRPr="00AE47E8">
        <w:t>MỤC LỤC</w:t>
      </w:r>
      <w:bookmarkEnd w:id="156"/>
    </w:p>
    <w:p w14:paraId="07015D0D" w14:textId="048899F7" w:rsidR="008305B7" w:rsidRDefault="00C17AAF">
      <w:pPr>
        <w:pStyle w:val="TOC1"/>
        <w:tabs>
          <w:tab w:val="right" w:leader="dot" w:pos="9458"/>
        </w:tabs>
        <w:rPr>
          <w:ins w:id="157" w:author="Vũ Đức Thông (VinSOC-ANBM-ANBMOT)" w:date="2026-04-20T12:01:00Z"/>
          <w:rFonts w:asciiTheme="minorHAnsi" w:eastAsiaTheme="minorEastAsia" w:hAnsiTheme="minorHAnsi"/>
          <w:noProof/>
          <w:sz w:val="22"/>
          <w:lang w:val="en-US"/>
        </w:rPr>
      </w:pPr>
      <w:r>
        <w:fldChar w:fldCharType="begin"/>
      </w:r>
      <w:r>
        <w:instrText xml:space="preserve"> TOC \h \z \u \t "CTDT-H1,1,CTDT-H2,2,CTDT-H3,3,CTDT-H0,1,CTDT-H3.1,3,CTDT-H3.0,3" </w:instrText>
      </w:r>
      <w:r>
        <w:fldChar w:fldCharType="separate"/>
      </w:r>
      <w:ins w:id="158" w:author="Vũ Đức Thông (VinSOC-ANBM-ANBMOT)" w:date="2026-04-20T12:01:00Z">
        <w:r w:rsidR="008305B7" w:rsidRPr="002E3C12">
          <w:rPr>
            <w:rStyle w:val="Hyperlink"/>
            <w:noProof/>
          </w:rPr>
          <w:fldChar w:fldCharType="begin"/>
        </w:r>
        <w:r w:rsidR="008305B7" w:rsidRPr="002E3C12">
          <w:rPr>
            <w:rStyle w:val="Hyperlink"/>
            <w:noProof/>
          </w:rPr>
          <w:instrText xml:space="preserve"> </w:instrText>
        </w:r>
        <w:r w:rsidR="008305B7">
          <w:rPr>
            <w:noProof/>
          </w:rPr>
          <w:instrText>HYPERLINK \l "_Toc227578899"</w:instrText>
        </w:r>
        <w:r w:rsidR="008305B7" w:rsidRPr="002E3C12">
          <w:rPr>
            <w:rStyle w:val="Hyperlink"/>
            <w:noProof/>
          </w:rPr>
          <w:instrText xml:space="preserve"> </w:instrText>
        </w:r>
        <w:r w:rsidR="008305B7" w:rsidRPr="002E3C12">
          <w:rPr>
            <w:rStyle w:val="Hyperlink"/>
            <w:noProof/>
          </w:rPr>
        </w:r>
        <w:r w:rsidR="008305B7" w:rsidRPr="002E3C12">
          <w:rPr>
            <w:rStyle w:val="Hyperlink"/>
            <w:noProof/>
          </w:rPr>
          <w:fldChar w:fldCharType="separate"/>
        </w:r>
        <w:r w:rsidR="008305B7" w:rsidRPr="002E3C12">
          <w:rPr>
            <w:rStyle w:val="Hyperlink"/>
            <w:noProof/>
          </w:rPr>
          <w:t>MỤC LỤC</w:t>
        </w:r>
        <w:r w:rsidR="008305B7">
          <w:rPr>
            <w:noProof/>
            <w:webHidden/>
          </w:rPr>
          <w:tab/>
        </w:r>
        <w:r w:rsidR="008305B7">
          <w:rPr>
            <w:noProof/>
            <w:webHidden/>
          </w:rPr>
          <w:fldChar w:fldCharType="begin"/>
        </w:r>
        <w:r w:rsidR="008305B7">
          <w:rPr>
            <w:noProof/>
            <w:webHidden/>
          </w:rPr>
          <w:instrText xml:space="preserve"> PAGEREF _Toc227578899 \h </w:instrText>
        </w:r>
        <w:r w:rsidR="008305B7">
          <w:rPr>
            <w:noProof/>
            <w:webHidden/>
          </w:rPr>
        </w:r>
      </w:ins>
      <w:r w:rsidR="008305B7">
        <w:rPr>
          <w:noProof/>
          <w:webHidden/>
        </w:rPr>
        <w:fldChar w:fldCharType="separate"/>
      </w:r>
      <w:ins w:id="159" w:author="Vũ Đức Thông (VinSOC-ANBM-ANBMOT)" w:date="2026-04-20T12:01:00Z">
        <w:r w:rsidR="008305B7">
          <w:rPr>
            <w:noProof/>
            <w:webHidden/>
          </w:rPr>
          <w:t>2</w:t>
        </w:r>
        <w:r w:rsidR="008305B7">
          <w:rPr>
            <w:noProof/>
            <w:webHidden/>
          </w:rPr>
          <w:fldChar w:fldCharType="end"/>
        </w:r>
        <w:r w:rsidR="008305B7" w:rsidRPr="002E3C12">
          <w:rPr>
            <w:rStyle w:val="Hyperlink"/>
            <w:noProof/>
          </w:rPr>
          <w:fldChar w:fldCharType="end"/>
        </w:r>
      </w:ins>
    </w:p>
    <w:p w14:paraId="5A5B7E8F" w14:textId="26D0ACB3" w:rsidR="008305B7" w:rsidRDefault="008305B7">
      <w:pPr>
        <w:pStyle w:val="TOC1"/>
        <w:tabs>
          <w:tab w:val="right" w:leader="dot" w:pos="9458"/>
        </w:tabs>
        <w:rPr>
          <w:ins w:id="160" w:author="Vũ Đức Thông (VinSOC-ANBM-ANBMOT)" w:date="2026-04-20T12:01:00Z"/>
          <w:rFonts w:asciiTheme="minorHAnsi" w:eastAsiaTheme="minorEastAsia" w:hAnsiTheme="minorHAnsi"/>
          <w:noProof/>
          <w:sz w:val="22"/>
          <w:lang w:val="en-US"/>
        </w:rPr>
      </w:pPr>
      <w:ins w:id="161"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"_Toc227578900"</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DANH MỤC CÁC HÌNH VẼ</w:t>
        </w:r>
        <w:r>
          <w:rPr>
            <w:noProof/>
            <w:webHidden/>
          </w:rPr>
          <w:tab/>
        </w:r>
        <w:r>
          <w:rPr>
            <w:noProof/>
            <w:webHidden/>
          </w:rPr>
          <w:fldChar w:fldCharType="begin"/>
        </w:r>
        <w:r>
          <w:rPr>
            <w:noProof/>
            <w:webHidden/>
          </w:rPr>
          <w:instrText xml:space="preserve"> PAGEREF _Toc227578900 \h </w:instrText>
        </w:r>
        <w:r>
          <w:rPr>
            <w:noProof/>
            <w:webHidden/>
          </w:rPr>
        </w:r>
      </w:ins>
      <w:r>
        <w:rPr>
          <w:noProof/>
          <w:webHidden/>
        </w:rPr>
        <w:fldChar w:fldCharType="separate"/>
      </w:r>
      <w:ins w:id="162" w:author="Vũ Đức Thông (VinSOC-ANBM-ANBMOT)" w:date="2026-04-20T12:01:00Z">
        <w:r>
          <w:rPr>
            <w:noProof/>
            <w:webHidden/>
          </w:rPr>
          <w:t>4</w:t>
        </w:r>
        <w:r>
          <w:rPr>
            <w:noProof/>
            <w:webHidden/>
          </w:rPr>
          <w:fldChar w:fldCharType="end"/>
        </w:r>
        <w:r w:rsidRPr="002E3C12">
          <w:rPr>
            <w:rStyle w:val="Hyperlink"/>
            <w:noProof/>
          </w:rPr>
          <w:fldChar w:fldCharType="end"/>
        </w:r>
      </w:ins>
    </w:p>
    <w:p w14:paraId="03130EB1" w14:textId="57C93AC3" w:rsidR="008305B7" w:rsidRDefault="008305B7">
      <w:pPr>
        <w:pStyle w:val="TOC1"/>
        <w:tabs>
          <w:tab w:val="right" w:leader="dot" w:pos="9458"/>
        </w:tabs>
        <w:rPr>
          <w:ins w:id="163" w:author="Vũ Đức Thông (VinSOC-ANBM-ANBMOT)" w:date="2026-04-20T12:01:00Z"/>
          <w:rFonts w:asciiTheme="minorHAnsi" w:eastAsiaTheme="minorEastAsia" w:hAnsiTheme="minorHAnsi"/>
          <w:noProof/>
          <w:sz w:val="22"/>
          <w:lang w:val="en-US"/>
        </w:rPr>
      </w:pPr>
      <w:ins w:id="164"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"_Toc227578901"</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DANH MỤC CÁC BẢNG BIỂU</w:t>
        </w:r>
        <w:r>
          <w:rPr>
            <w:noProof/>
            <w:webHidden/>
          </w:rPr>
          <w:tab/>
        </w:r>
        <w:r>
          <w:rPr>
            <w:noProof/>
            <w:webHidden/>
          </w:rPr>
          <w:fldChar w:fldCharType="begin"/>
        </w:r>
        <w:r>
          <w:rPr>
            <w:noProof/>
            <w:webHidden/>
          </w:rPr>
          <w:instrText xml:space="preserve"> PAGEREF _Toc227578901 \h </w:instrText>
        </w:r>
        <w:r>
          <w:rPr>
            <w:noProof/>
            <w:webHidden/>
          </w:rPr>
        </w:r>
      </w:ins>
      <w:r>
        <w:rPr>
          <w:noProof/>
          <w:webHidden/>
        </w:rPr>
        <w:fldChar w:fldCharType="separate"/>
      </w:r>
      <w:ins w:id="165" w:author="Vũ Đức Thông (VinSOC-ANBM-ANBMOT)" w:date="2026-04-20T12:01:00Z">
        <w:r>
          <w:rPr>
            <w:noProof/>
            <w:webHidden/>
          </w:rPr>
          <w:t>4</w:t>
        </w:r>
        <w:r>
          <w:rPr>
            <w:noProof/>
            <w:webHidden/>
          </w:rPr>
          <w:fldChar w:fldCharType="end"/>
        </w:r>
        <w:r w:rsidRPr="002E3C12">
          <w:rPr>
            <w:rStyle w:val="Hyperlink"/>
            <w:noProof/>
          </w:rPr>
          <w:fldChar w:fldCharType="end"/>
        </w:r>
      </w:ins>
    </w:p>
    <w:p w14:paraId="0D274E82" w14:textId="0DF54BFF" w:rsidR="008305B7" w:rsidRDefault="008305B7">
      <w:pPr>
        <w:pStyle w:val="TOC1"/>
        <w:tabs>
          <w:tab w:val="right" w:leader="dot" w:pos="9458"/>
        </w:tabs>
        <w:rPr>
          <w:ins w:id="166" w:author="Vũ Đức Thông (VinSOC-ANBM-ANBMOT)" w:date="2026-04-20T12:01:00Z"/>
          <w:rFonts w:asciiTheme="minorHAnsi" w:eastAsiaTheme="minorEastAsia" w:hAnsiTheme="minorHAnsi"/>
          <w:noProof/>
          <w:sz w:val="22"/>
          <w:lang w:val="en-US"/>
        </w:rPr>
      </w:pPr>
      <w:ins w:id="167"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"_Toc227578988"</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CHƯƠNG 1.</w:t>
        </w:r>
        <w:r w:rsidRPr="002E3C12">
          <w:rPr>
            <w:rStyle w:val="Hyperlink"/>
            <w:noProof/>
          </w:rPr>
          <w:t xml:space="preserve"> ICS100</w:t>
        </w:r>
        <w:r>
          <w:rPr>
            <w:noProof/>
            <w:webHidden/>
          </w:rPr>
          <w:tab/>
        </w:r>
        <w:r>
          <w:rPr>
            <w:noProof/>
            <w:webHidden/>
          </w:rPr>
          <w:fldChar w:fldCharType="begin"/>
        </w:r>
        <w:r>
          <w:rPr>
            <w:noProof/>
            <w:webHidden/>
          </w:rPr>
          <w:instrText xml:space="preserve"> PAGEREF _Toc227578988 \h </w:instrText>
        </w:r>
        <w:r>
          <w:rPr>
            <w:noProof/>
            <w:webHidden/>
          </w:rPr>
        </w:r>
      </w:ins>
      <w:r>
        <w:rPr>
          <w:noProof/>
          <w:webHidden/>
        </w:rPr>
        <w:fldChar w:fldCharType="separate"/>
      </w:r>
      <w:ins w:id="168" w:author="Vũ Đức Thông (VinSOC-ANBM-ANBMOT)" w:date="2026-04-20T12:01:00Z">
        <w:r>
          <w:rPr>
            <w:noProof/>
            <w:webHidden/>
          </w:rPr>
          <w:t>5</w:t>
        </w:r>
        <w:r>
          <w:rPr>
            <w:noProof/>
            <w:webHidden/>
          </w:rPr>
          <w:fldChar w:fldCharType="end"/>
        </w:r>
        <w:r w:rsidRPr="002E3C12">
          <w:rPr>
            <w:rStyle w:val="Hyperlink"/>
            <w:noProof/>
          </w:rPr>
          <w:fldChar w:fldCharType="end"/>
        </w:r>
      </w:ins>
    </w:p>
    <w:p w14:paraId="37FB792B" w14:textId="3ED0772B" w:rsidR="008305B7" w:rsidRDefault="008305B7">
      <w:pPr>
        <w:pStyle w:val="TOC2"/>
        <w:tabs>
          <w:tab w:val="right" w:leader="dot" w:pos="9458"/>
        </w:tabs>
        <w:rPr>
          <w:ins w:id="169" w:author="Vũ Đức Thông (VinSOC-ANBM-ANBMOT)" w:date="2026-04-20T12:01:00Z"/>
          <w:rFonts w:asciiTheme="minorHAnsi" w:eastAsiaTheme="minorEastAsia" w:hAnsiTheme="minorHAnsi"/>
          <w:noProof/>
          <w:sz w:val="22"/>
          <w:lang w:val="en-US"/>
        </w:rPr>
      </w:pPr>
      <w:ins w:id="170"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"_Toc227578989"</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1.1 Các khái niệm cơ bản</w:t>
        </w:r>
        <w:r>
          <w:rPr>
            <w:noProof/>
            <w:webHidden/>
          </w:rPr>
          <w:tab/>
        </w:r>
        <w:r>
          <w:rPr>
            <w:noProof/>
            <w:webHidden/>
          </w:rPr>
          <w:fldChar w:fldCharType="begin"/>
        </w:r>
        <w:r>
          <w:rPr>
            <w:noProof/>
            <w:webHidden/>
          </w:rPr>
          <w:instrText xml:space="preserve"> PAGEREF _Toc227578989 \h </w:instrText>
        </w:r>
        <w:r>
          <w:rPr>
            <w:noProof/>
            <w:webHidden/>
          </w:rPr>
        </w:r>
      </w:ins>
      <w:r>
        <w:rPr>
          <w:noProof/>
          <w:webHidden/>
        </w:rPr>
        <w:fldChar w:fldCharType="separate"/>
      </w:r>
      <w:ins w:id="171" w:author="Vũ Đức Thông (VinSOC-ANBM-ANBMOT)" w:date="2026-04-20T12:01:00Z">
        <w:r>
          <w:rPr>
            <w:noProof/>
            <w:webHidden/>
          </w:rPr>
          <w:t>5</w:t>
        </w:r>
        <w:r>
          <w:rPr>
            <w:noProof/>
            <w:webHidden/>
          </w:rPr>
          <w:fldChar w:fldCharType="end"/>
        </w:r>
        <w:r w:rsidRPr="002E3C12">
          <w:rPr>
            <w:rStyle w:val="Hyperlink"/>
            <w:noProof/>
          </w:rPr>
          <w:fldChar w:fldCharType="end"/>
        </w:r>
      </w:ins>
    </w:p>
    <w:p w14:paraId="456429F9" w14:textId="2A9E76DB" w:rsidR="008305B7" w:rsidRDefault="008305B7">
      <w:pPr>
        <w:pStyle w:val="TOC2"/>
        <w:tabs>
          <w:tab w:val="right" w:leader="dot" w:pos="9458"/>
        </w:tabs>
        <w:rPr>
          <w:ins w:id="172" w:author="Vũ Đức Thông (VinSOC-ANBM-ANBMOT)" w:date="2026-04-20T12:01:00Z"/>
          <w:rFonts w:asciiTheme="minorHAnsi" w:eastAsiaTheme="minorEastAsia" w:hAnsiTheme="minorHAnsi"/>
          <w:noProof/>
          <w:sz w:val="22"/>
          <w:lang w:val="en-US"/>
        </w:rPr>
      </w:pPr>
      <w:ins w:id="173"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"_Toc227578990"</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1.2 ICS100</w:t>
        </w:r>
        <w:r>
          <w:rPr>
            <w:noProof/>
            <w:webHidden/>
          </w:rPr>
          <w:tab/>
        </w:r>
        <w:r>
          <w:rPr>
            <w:noProof/>
            <w:webHidden/>
          </w:rPr>
          <w:fldChar w:fldCharType="begin"/>
        </w:r>
        <w:r>
          <w:rPr>
            <w:noProof/>
            <w:webHidden/>
          </w:rPr>
          <w:instrText xml:space="preserve"> PAGEREF _Toc227578990 \h </w:instrText>
        </w:r>
        <w:r>
          <w:rPr>
            <w:noProof/>
            <w:webHidden/>
          </w:rPr>
        </w:r>
      </w:ins>
      <w:r>
        <w:rPr>
          <w:noProof/>
          <w:webHidden/>
        </w:rPr>
        <w:fldChar w:fldCharType="separate"/>
      </w:r>
      <w:ins w:id="174" w:author="Vũ Đức Thông (VinSOC-ANBM-ANBMOT)" w:date="2026-04-20T12:01:00Z">
        <w:r>
          <w:rPr>
            <w:noProof/>
            <w:webHidden/>
          </w:rPr>
          <w:t>5</w:t>
        </w:r>
        <w:r>
          <w:rPr>
            <w:noProof/>
            <w:webHidden/>
          </w:rPr>
          <w:fldChar w:fldCharType="end"/>
        </w:r>
        <w:r w:rsidRPr="002E3C12">
          <w:rPr>
            <w:rStyle w:val="Hyperlink"/>
            <w:noProof/>
          </w:rPr>
          <w:fldChar w:fldCharType="end"/>
        </w:r>
      </w:ins>
    </w:p>
    <w:p w14:paraId="2EAB0B54" w14:textId="6929C889" w:rsidR="008305B7" w:rsidRDefault="008305B7">
      <w:pPr>
        <w:pStyle w:val="TOC2"/>
        <w:tabs>
          <w:tab w:val="right" w:leader="dot" w:pos="9458"/>
        </w:tabs>
        <w:rPr>
          <w:ins w:id="175" w:author="Vũ Đức Thông (VinSOC-ANBM-ANBMOT)" w:date="2026-04-20T12:01:00Z"/>
          <w:rFonts w:asciiTheme="minorHAnsi" w:eastAsiaTheme="minorEastAsia" w:hAnsiTheme="minorHAnsi"/>
          <w:noProof/>
          <w:sz w:val="22"/>
          <w:lang w:val="en-US"/>
        </w:rPr>
      </w:pPr>
      <w:ins w:id="176"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"_Toc227578991"</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1.3 210W-03 Common ICS Components</w:t>
        </w:r>
        <w:r>
          <w:rPr>
            <w:noProof/>
            <w:webHidden/>
          </w:rPr>
          <w:tab/>
        </w:r>
        <w:r>
          <w:rPr>
            <w:noProof/>
            <w:webHidden/>
          </w:rPr>
          <w:fldChar w:fldCharType="begin"/>
        </w:r>
        <w:r>
          <w:rPr>
            <w:noProof/>
            <w:webHidden/>
          </w:rPr>
          <w:instrText xml:space="preserve"> PAGEREF _Toc227578991 \h </w:instrText>
        </w:r>
        <w:r>
          <w:rPr>
            <w:noProof/>
            <w:webHidden/>
          </w:rPr>
        </w:r>
      </w:ins>
      <w:r>
        <w:rPr>
          <w:noProof/>
          <w:webHidden/>
        </w:rPr>
        <w:fldChar w:fldCharType="separate"/>
      </w:r>
      <w:ins w:id="177" w:author="Vũ Đức Thông (VinSOC-ANBM-ANBMOT)" w:date="2026-04-20T12:01:00Z">
        <w:r>
          <w:rPr>
            <w:noProof/>
            <w:webHidden/>
          </w:rPr>
          <w:t>5</w:t>
        </w:r>
        <w:r>
          <w:rPr>
            <w:noProof/>
            <w:webHidden/>
          </w:rPr>
          <w:fldChar w:fldCharType="end"/>
        </w:r>
        <w:r w:rsidRPr="002E3C12">
          <w:rPr>
            <w:rStyle w:val="Hyperlink"/>
            <w:noProof/>
          </w:rPr>
          <w:fldChar w:fldCharType="end"/>
        </w:r>
      </w:ins>
    </w:p>
    <w:p w14:paraId="72DE4F22" w14:textId="1EBAFBB7" w:rsidR="008305B7" w:rsidRDefault="008305B7">
      <w:pPr>
        <w:pStyle w:val="TOC2"/>
        <w:tabs>
          <w:tab w:val="right" w:leader="dot" w:pos="9458"/>
        </w:tabs>
        <w:rPr>
          <w:ins w:id="178" w:author="Vũ Đức Thông (VinSOC-ANBM-ANBMOT)" w:date="2026-04-20T12:01:00Z"/>
          <w:rFonts w:asciiTheme="minorHAnsi" w:eastAsiaTheme="minorEastAsia" w:hAnsiTheme="minorHAnsi"/>
          <w:noProof/>
          <w:sz w:val="22"/>
          <w:lang w:val="en-US"/>
        </w:rPr>
      </w:pPr>
      <w:ins w:id="179"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"_Toc227578992"</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1.4 Tại sao phải quan tâm- không xem được video</w:t>
        </w:r>
        <w:r>
          <w:rPr>
            <w:noProof/>
            <w:webHidden/>
          </w:rPr>
          <w:tab/>
        </w:r>
        <w:r>
          <w:rPr>
            <w:noProof/>
            <w:webHidden/>
          </w:rPr>
          <w:fldChar w:fldCharType="begin"/>
        </w:r>
        <w:r>
          <w:rPr>
            <w:noProof/>
            <w:webHidden/>
          </w:rPr>
          <w:instrText xml:space="preserve"> PAGEREF _Toc227578992 \h </w:instrText>
        </w:r>
        <w:r>
          <w:rPr>
            <w:noProof/>
            <w:webHidden/>
          </w:rPr>
        </w:r>
      </w:ins>
      <w:r>
        <w:rPr>
          <w:noProof/>
          <w:webHidden/>
        </w:rPr>
        <w:fldChar w:fldCharType="separate"/>
      </w:r>
      <w:ins w:id="180" w:author="Vũ Đức Thông (VinSOC-ANBM-ANBMOT)" w:date="2026-04-20T12:01:00Z">
        <w:r>
          <w:rPr>
            <w:noProof/>
            <w:webHidden/>
          </w:rPr>
          <w:t>5</w:t>
        </w:r>
        <w:r>
          <w:rPr>
            <w:noProof/>
            <w:webHidden/>
          </w:rPr>
          <w:fldChar w:fldCharType="end"/>
        </w:r>
        <w:r w:rsidRPr="002E3C12">
          <w:rPr>
            <w:rStyle w:val="Hyperlink"/>
            <w:noProof/>
          </w:rPr>
          <w:fldChar w:fldCharType="end"/>
        </w:r>
      </w:ins>
    </w:p>
    <w:p w14:paraId="558EBF57" w14:textId="017BEB08" w:rsidR="008305B7" w:rsidRDefault="008305B7">
      <w:pPr>
        <w:pStyle w:val="TOC2"/>
        <w:tabs>
          <w:tab w:val="right" w:leader="dot" w:pos="9458"/>
        </w:tabs>
        <w:rPr>
          <w:ins w:id="181" w:author="Vũ Đức Thông (VinSOC-ANBM-ANBMOT)" w:date="2026-04-20T12:01:00Z"/>
          <w:rFonts w:asciiTheme="minorHAnsi" w:eastAsiaTheme="minorEastAsia" w:hAnsiTheme="minorHAnsi"/>
          <w:noProof/>
          <w:sz w:val="22"/>
          <w:lang w:val="en-US"/>
        </w:rPr>
      </w:pPr>
      <w:ins w:id="182"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"_Toc227578993"</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1.5 Mục tiêu</w:t>
        </w:r>
        <w:r>
          <w:rPr>
            <w:noProof/>
            <w:webHidden/>
          </w:rPr>
          <w:tab/>
        </w:r>
        <w:r>
          <w:rPr>
            <w:noProof/>
            <w:webHidden/>
          </w:rPr>
          <w:fldChar w:fldCharType="begin"/>
        </w:r>
        <w:r>
          <w:rPr>
            <w:noProof/>
            <w:webHidden/>
          </w:rPr>
          <w:instrText xml:space="preserve"> PAGEREF _Toc227578993 \h </w:instrText>
        </w:r>
        <w:r>
          <w:rPr>
            <w:noProof/>
            <w:webHidden/>
          </w:rPr>
        </w:r>
      </w:ins>
      <w:r>
        <w:rPr>
          <w:noProof/>
          <w:webHidden/>
        </w:rPr>
        <w:fldChar w:fldCharType="separate"/>
      </w:r>
      <w:ins w:id="183" w:author="Vũ Đức Thông (VinSOC-ANBM-ANBMOT)" w:date="2026-04-20T12:01:00Z">
        <w:r>
          <w:rPr>
            <w:noProof/>
            <w:webHidden/>
          </w:rPr>
          <w:t>6</w:t>
        </w:r>
        <w:r>
          <w:rPr>
            <w:noProof/>
            <w:webHidden/>
          </w:rPr>
          <w:fldChar w:fldCharType="end"/>
        </w:r>
        <w:r w:rsidRPr="002E3C12">
          <w:rPr>
            <w:rStyle w:val="Hyperlink"/>
            <w:noProof/>
          </w:rPr>
          <w:fldChar w:fldCharType="end"/>
        </w:r>
      </w:ins>
    </w:p>
    <w:p w14:paraId="604F4D56" w14:textId="753CA068" w:rsidR="008305B7" w:rsidRDefault="008305B7">
      <w:pPr>
        <w:pStyle w:val="TOC2"/>
        <w:tabs>
          <w:tab w:val="right" w:leader="dot" w:pos="9458"/>
        </w:tabs>
        <w:rPr>
          <w:ins w:id="184" w:author="Vũ Đức Thông (VinSOC-ANBM-ANBMOT)" w:date="2026-04-20T12:01:00Z"/>
          <w:rFonts w:asciiTheme="minorHAnsi" w:eastAsiaTheme="minorEastAsia" w:hAnsiTheme="minorHAnsi"/>
          <w:noProof/>
          <w:sz w:val="22"/>
          <w:lang w:val="en-US"/>
        </w:rPr>
      </w:pPr>
      <w:ins w:id="185"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"_Toc227578994"</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1.6 Kiến trúc ICS</w:t>
        </w:r>
        <w:r>
          <w:rPr>
            <w:noProof/>
            <w:webHidden/>
          </w:rPr>
          <w:tab/>
        </w:r>
        <w:r>
          <w:rPr>
            <w:noProof/>
            <w:webHidden/>
          </w:rPr>
          <w:fldChar w:fldCharType="begin"/>
        </w:r>
        <w:r>
          <w:rPr>
            <w:noProof/>
            <w:webHidden/>
          </w:rPr>
          <w:instrText xml:space="preserve"> PAGEREF _Toc227578994 \h </w:instrText>
        </w:r>
        <w:r>
          <w:rPr>
            <w:noProof/>
            <w:webHidden/>
          </w:rPr>
        </w:r>
      </w:ins>
      <w:r>
        <w:rPr>
          <w:noProof/>
          <w:webHidden/>
        </w:rPr>
        <w:fldChar w:fldCharType="separate"/>
      </w:r>
      <w:ins w:id="186" w:author="Vũ Đức Thông (VinSOC-ANBM-ANBMOT)" w:date="2026-04-20T12:01:00Z">
        <w:r>
          <w:rPr>
            <w:noProof/>
            <w:webHidden/>
          </w:rPr>
          <w:t>6</w:t>
        </w:r>
        <w:r>
          <w:rPr>
            <w:noProof/>
            <w:webHidden/>
          </w:rPr>
          <w:fldChar w:fldCharType="end"/>
        </w:r>
        <w:r w:rsidRPr="002E3C12">
          <w:rPr>
            <w:rStyle w:val="Hyperlink"/>
            <w:noProof/>
          </w:rPr>
          <w:fldChar w:fldCharType="end"/>
        </w:r>
      </w:ins>
    </w:p>
    <w:p w14:paraId="5D56C930" w14:textId="2FB6608B" w:rsidR="008305B7" w:rsidRDefault="008305B7">
      <w:pPr>
        <w:pStyle w:val="TOC2"/>
        <w:tabs>
          <w:tab w:val="right" w:leader="dot" w:pos="9458"/>
        </w:tabs>
        <w:rPr>
          <w:ins w:id="187" w:author="Vũ Đức Thông (VinSOC-ANBM-ANBMOT)" w:date="2026-04-20T12:01:00Z"/>
          <w:rFonts w:asciiTheme="minorHAnsi" w:eastAsiaTheme="minorEastAsia" w:hAnsiTheme="minorHAnsi"/>
          <w:noProof/>
          <w:sz w:val="22"/>
          <w:lang w:val="en-US"/>
        </w:rPr>
      </w:pPr>
      <w:ins w:id="188"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"_Toc227578995"</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1.7 Mối quan hệ giữa các component ICS</w:t>
        </w:r>
        <w:r>
          <w:rPr>
            <w:noProof/>
            <w:webHidden/>
          </w:rPr>
          <w:tab/>
        </w:r>
        <w:r>
          <w:rPr>
            <w:noProof/>
            <w:webHidden/>
          </w:rPr>
          <w:fldChar w:fldCharType="begin"/>
        </w:r>
        <w:r>
          <w:rPr>
            <w:noProof/>
            <w:webHidden/>
          </w:rPr>
          <w:instrText xml:space="preserve"> PAGEREF _Toc227578995 \h </w:instrText>
        </w:r>
        <w:r>
          <w:rPr>
            <w:noProof/>
            <w:webHidden/>
          </w:rPr>
        </w:r>
      </w:ins>
      <w:r>
        <w:rPr>
          <w:noProof/>
          <w:webHidden/>
        </w:rPr>
        <w:fldChar w:fldCharType="separate"/>
      </w:r>
      <w:ins w:id="189" w:author="Vũ Đức Thông (VinSOC-ANBM-ANBMOT)" w:date="2026-04-20T12:01:00Z">
        <w:r>
          <w:rPr>
            <w:noProof/>
            <w:webHidden/>
          </w:rPr>
          <w:t>8</w:t>
        </w:r>
        <w:r>
          <w:rPr>
            <w:noProof/>
            <w:webHidden/>
          </w:rPr>
          <w:fldChar w:fldCharType="end"/>
        </w:r>
        <w:r w:rsidRPr="002E3C12">
          <w:rPr>
            <w:rStyle w:val="Hyperlink"/>
            <w:noProof/>
          </w:rPr>
          <w:fldChar w:fldCharType="end"/>
        </w:r>
      </w:ins>
    </w:p>
    <w:p w14:paraId="65711452" w14:textId="261FDE7E" w:rsidR="008305B7" w:rsidRDefault="008305B7">
      <w:pPr>
        <w:pStyle w:val="TOC2"/>
        <w:tabs>
          <w:tab w:val="right" w:leader="dot" w:pos="9458"/>
        </w:tabs>
        <w:rPr>
          <w:ins w:id="190" w:author="Vũ Đức Thông (VinSOC-ANBM-ANBMOT)" w:date="2026-04-20T12:01:00Z"/>
          <w:rFonts w:asciiTheme="minorHAnsi" w:eastAsiaTheme="minorEastAsia" w:hAnsiTheme="minorHAnsi"/>
          <w:noProof/>
          <w:sz w:val="22"/>
          <w:lang w:val="en-US"/>
        </w:rPr>
      </w:pPr>
      <w:ins w:id="191"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"_Toc227578996"</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1.8 Tìm hiểu sâu về các phân đoạn ICS</w:t>
        </w:r>
        <w:r>
          <w:rPr>
            <w:noProof/>
            <w:webHidden/>
          </w:rPr>
          <w:tab/>
        </w:r>
        <w:r>
          <w:rPr>
            <w:noProof/>
            <w:webHidden/>
          </w:rPr>
          <w:fldChar w:fldCharType="begin"/>
        </w:r>
        <w:r>
          <w:rPr>
            <w:noProof/>
            <w:webHidden/>
          </w:rPr>
          <w:instrText xml:space="preserve"> PAGEREF _Toc227578996 \h </w:instrText>
        </w:r>
        <w:r>
          <w:rPr>
            <w:noProof/>
            <w:webHidden/>
          </w:rPr>
        </w:r>
      </w:ins>
      <w:r>
        <w:rPr>
          <w:noProof/>
          <w:webHidden/>
        </w:rPr>
        <w:fldChar w:fldCharType="separate"/>
      </w:r>
      <w:ins w:id="192" w:author="Vũ Đức Thông (VinSOC-ANBM-ANBMOT)" w:date="2026-04-20T12:01:00Z">
        <w:r>
          <w:rPr>
            <w:noProof/>
            <w:webHidden/>
          </w:rPr>
          <w:t>8</w:t>
        </w:r>
        <w:r>
          <w:rPr>
            <w:noProof/>
            <w:webHidden/>
          </w:rPr>
          <w:fldChar w:fldCharType="end"/>
        </w:r>
        <w:r w:rsidRPr="002E3C12">
          <w:rPr>
            <w:rStyle w:val="Hyperlink"/>
            <w:noProof/>
          </w:rPr>
          <w:fldChar w:fldCharType="end"/>
        </w:r>
      </w:ins>
    </w:p>
    <w:p w14:paraId="3E257E7B" w14:textId="24FE1534" w:rsidR="008305B7" w:rsidRDefault="008305B7">
      <w:pPr>
        <w:pStyle w:val="TOC2"/>
        <w:tabs>
          <w:tab w:val="right" w:leader="dot" w:pos="9458"/>
        </w:tabs>
        <w:rPr>
          <w:ins w:id="193" w:author="Vũ Đức Thông (VinSOC-ANBM-ANBMOT)" w:date="2026-04-20T12:01:00Z"/>
          <w:rFonts w:asciiTheme="minorHAnsi" w:eastAsiaTheme="minorEastAsia" w:hAnsiTheme="minorHAnsi"/>
          <w:noProof/>
          <w:sz w:val="22"/>
          <w:lang w:val="en-US"/>
        </w:rPr>
      </w:pPr>
      <w:ins w:id="194"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"_Toc227578997"</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1.9 Field Device</w:t>
        </w:r>
        <w:r>
          <w:rPr>
            <w:noProof/>
            <w:webHidden/>
          </w:rPr>
          <w:tab/>
        </w:r>
        <w:r>
          <w:rPr>
            <w:noProof/>
            <w:webHidden/>
          </w:rPr>
          <w:fldChar w:fldCharType="begin"/>
        </w:r>
        <w:r>
          <w:rPr>
            <w:noProof/>
            <w:webHidden/>
          </w:rPr>
          <w:instrText xml:space="preserve"> PAGEREF _Toc227578997 \h </w:instrText>
        </w:r>
        <w:r>
          <w:rPr>
            <w:noProof/>
            <w:webHidden/>
          </w:rPr>
        </w:r>
      </w:ins>
      <w:r>
        <w:rPr>
          <w:noProof/>
          <w:webHidden/>
        </w:rPr>
        <w:fldChar w:fldCharType="separate"/>
      </w:r>
      <w:ins w:id="195" w:author="Vũ Đức Thông (VinSOC-ANBM-ANBMOT)" w:date="2026-04-20T12:01:00Z">
        <w:r>
          <w:rPr>
            <w:noProof/>
            <w:webHidden/>
          </w:rPr>
          <w:t>10</w:t>
        </w:r>
        <w:r>
          <w:rPr>
            <w:noProof/>
            <w:webHidden/>
          </w:rPr>
          <w:fldChar w:fldCharType="end"/>
        </w:r>
        <w:r w:rsidRPr="002E3C12">
          <w:rPr>
            <w:rStyle w:val="Hyperlink"/>
            <w:noProof/>
          </w:rPr>
          <w:fldChar w:fldCharType="end"/>
        </w:r>
      </w:ins>
    </w:p>
    <w:p w14:paraId="3F7215B7" w14:textId="3A3AD9D8" w:rsidR="008305B7" w:rsidRDefault="008305B7">
      <w:pPr>
        <w:pStyle w:val="TOC3"/>
        <w:rPr>
          <w:ins w:id="196" w:author="Vũ Đức Thông (VinSOC-ANBM-ANBMOT)" w:date="2026-04-20T12:01:00Z"/>
          <w:rFonts w:asciiTheme="minorHAnsi" w:eastAsiaTheme="minorEastAsia" w:hAnsiTheme="minorHAnsi"/>
          <w:noProof/>
          <w:sz w:val="22"/>
          <w:lang w:val="en-US"/>
        </w:rPr>
      </w:pPr>
      <w:ins w:id="197"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"_Toc227578998"</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1.9.1</w:t>
        </w:r>
        <w:r w:rsidRPr="002E3C12">
          <w:rPr>
            <w:rStyle w:val="Hyperlink"/>
            <w:noProof/>
          </w:rPr>
          <w:t xml:space="preserve"> Field Device – input</w:t>
        </w:r>
        <w:r>
          <w:rPr>
            <w:noProof/>
            <w:webHidden/>
          </w:rPr>
          <w:tab/>
        </w:r>
        <w:r>
          <w:rPr>
            <w:noProof/>
            <w:webHidden/>
          </w:rPr>
          <w:fldChar w:fldCharType="begin"/>
        </w:r>
        <w:r>
          <w:rPr>
            <w:noProof/>
            <w:webHidden/>
          </w:rPr>
          <w:instrText xml:space="preserve"> PAGEREF _Toc227578998 \h </w:instrText>
        </w:r>
        <w:r>
          <w:rPr>
            <w:noProof/>
            <w:webHidden/>
          </w:rPr>
        </w:r>
      </w:ins>
      <w:r>
        <w:rPr>
          <w:noProof/>
          <w:webHidden/>
        </w:rPr>
        <w:fldChar w:fldCharType="separate"/>
      </w:r>
      <w:ins w:id="198" w:author="Vũ Đức Thông (VinSOC-ANBM-ANBMOT)" w:date="2026-04-20T12:01:00Z">
        <w:r>
          <w:rPr>
            <w:noProof/>
            <w:webHidden/>
          </w:rPr>
          <w:t>11</w:t>
        </w:r>
        <w:r>
          <w:rPr>
            <w:noProof/>
            <w:webHidden/>
          </w:rPr>
          <w:fldChar w:fldCharType="end"/>
        </w:r>
        <w:r w:rsidRPr="002E3C12">
          <w:rPr>
            <w:rStyle w:val="Hyperlink"/>
            <w:noProof/>
          </w:rPr>
          <w:fldChar w:fldCharType="end"/>
        </w:r>
      </w:ins>
    </w:p>
    <w:p w14:paraId="16B7EFF0" w14:textId="34BEF9FB" w:rsidR="008305B7" w:rsidRDefault="008305B7">
      <w:pPr>
        <w:pStyle w:val="TOC3"/>
        <w:rPr>
          <w:ins w:id="199" w:author="Vũ Đức Thông (VinSOC-ANBM-ANBMOT)" w:date="2026-04-20T12:01:00Z"/>
          <w:rFonts w:asciiTheme="minorHAnsi" w:eastAsiaTheme="minorEastAsia" w:hAnsiTheme="minorHAnsi"/>
          <w:noProof/>
          <w:sz w:val="22"/>
          <w:lang w:val="en-US"/>
        </w:rPr>
      </w:pPr>
      <w:ins w:id="200"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"_Toc227578999"</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1.9.2</w:t>
        </w:r>
        <w:r w:rsidRPr="002E3C12">
          <w:rPr>
            <w:rStyle w:val="Hyperlink"/>
            <w:noProof/>
          </w:rPr>
          <w:t xml:space="preserve"> Field Output</w:t>
        </w:r>
        <w:r>
          <w:rPr>
            <w:noProof/>
            <w:webHidden/>
          </w:rPr>
          <w:tab/>
        </w:r>
        <w:r>
          <w:rPr>
            <w:noProof/>
            <w:webHidden/>
          </w:rPr>
          <w:fldChar w:fldCharType="begin"/>
        </w:r>
        <w:r>
          <w:rPr>
            <w:noProof/>
            <w:webHidden/>
          </w:rPr>
          <w:instrText xml:space="preserve"> PAGEREF _Toc227578999 \h </w:instrText>
        </w:r>
        <w:r>
          <w:rPr>
            <w:noProof/>
            <w:webHidden/>
          </w:rPr>
        </w:r>
      </w:ins>
      <w:r>
        <w:rPr>
          <w:noProof/>
          <w:webHidden/>
        </w:rPr>
        <w:fldChar w:fldCharType="separate"/>
      </w:r>
      <w:ins w:id="201" w:author="Vũ Đức Thông (VinSOC-ANBM-ANBMOT)" w:date="2026-04-20T12:01:00Z">
        <w:r>
          <w:rPr>
            <w:noProof/>
            <w:webHidden/>
          </w:rPr>
          <w:t>12</w:t>
        </w:r>
        <w:r>
          <w:rPr>
            <w:noProof/>
            <w:webHidden/>
          </w:rPr>
          <w:fldChar w:fldCharType="end"/>
        </w:r>
        <w:r w:rsidRPr="002E3C12">
          <w:rPr>
            <w:rStyle w:val="Hyperlink"/>
            <w:noProof/>
          </w:rPr>
          <w:fldChar w:fldCharType="end"/>
        </w:r>
      </w:ins>
    </w:p>
    <w:p w14:paraId="297C9797" w14:textId="2A8C9EB1" w:rsidR="008305B7" w:rsidRDefault="008305B7">
      <w:pPr>
        <w:pStyle w:val="TOC2"/>
        <w:tabs>
          <w:tab w:val="right" w:leader="dot" w:pos="9458"/>
        </w:tabs>
        <w:rPr>
          <w:ins w:id="202" w:author="Vũ Đức Thông (VinSOC-ANBM-ANBMOT)" w:date="2026-04-20T12:01:00Z"/>
          <w:rFonts w:asciiTheme="minorHAnsi" w:eastAsiaTheme="minorEastAsia" w:hAnsiTheme="minorHAnsi"/>
          <w:noProof/>
          <w:sz w:val="22"/>
          <w:lang w:val="en-US"/>
        </w:rPr>
      </w:pPr>
      <w:ins w:id="203"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"_Toc227579000"</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1.10 Fied Controller ( bộ điều khiển hiện trường)</w:t>
        </w:r>
        <w:r>
          <w:rPr>
            <w:noProof/>
            <w:webHidden/>
          </w:rPr>
          <w:tab/>
        </w:r>
        <w:r>
          <w:rPr>
            <w:noProof/>
            <w:webHidden/>
          </w:rPr>
          <w:fldChar w:fldCharType="begin"/>
        </w:r>
        <w:r>
          <w:rPr>
            <w:noProof/>
            <w:webHidden/>
          </w:rPr>
          <w:instrText xml:space="preserve"> PAGEREF _Toc227579000 \h </w:instrText>
        </w:r>
        <w:r>
          <w:rPr>
            <w:noProof/>
            <w:webHidden/>
          </w:rPr>
        </w:r>
      </w:ins>
      <w:r>
        <w:rPr>
          <w:noProof/>
          <w:webHidden/>
        </w:rPr>
        <w:fldChar w:fldCharType="separate"/>
      </w:r>
      <w:ins w:id="204" w:author="Vũ Đức Thông (VinSOC-ANBM-ANBMOT)" w:date="2026-04-20T12:01:00Z">
        <w:r>
          <w:rPr>
            <w:noProof/>
            <w:webHidden/>
          </w:rPr>
          <w:t>12</w:t>
        </w:r>
        <w:r>
          <w:rPr>
            <w:noProof/>
            <w:webHidden/>
          </w:rPr>
          <w:fldChar w:fldCharType="end"/>
        </w:r>
        <w:r w:rsidRPr="002E3C12">
          <w:rPr>
            <w:rStyle w:val="Hyperlink"/>
            <w:noProof/>
          </w:rPr>
          <w:fldChar w:fldCharType="end"/>
        </w:r>
      </w:ins>
    </w:p>
    <w:p w14:paraId="2BD047AF" w14:textId="5987DDD3" w:rsidR="008305B7" w:rsidRDefault="008305B7">
      <w:pPr>
        <w:pStyle w:val="TOC3"/>
        <w:rPr>
          <w:ins w:id="205" w:author="Vũ Đức Thông (VinSOC-ANBM-ANBMOT)" w:date="2026-04-20T12:01:00Z"/>
          <w:rFonts w:asciiTheme="minorHAnsi" w:eastAsiaTheme="minorEastAsia" w:hAnsiTheme="minorHAnsi"/>
          <w:noProof/>
          <w:sz w:val="22"/>
          <w:lang w:val="en-US"/>
        </w:rPr>
      </w:pPr>
      <w:ins w:id="206"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"_Toc227579001"</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1.10.1</w:t>
        </w:r>
        <w:r w:rsidRPr="002E3C12">
          <w:rPr>
            <w:rStyle w:val="Hyperlink"/>
            <w:noProof/>
          </w:rPr>
          <w:t xml:space="preserve"> RTU( remote terminal unit)</w:t>
        </w:r>
        <w:r>
          <w:rPr>
            <w:noProof/>
            <w:webHidden/>
          </w:rPr>
          <w:tab/>
        </w:r>
        <w:r>
          <w:rPr>
            <w:noProof/>
            <w:webHidden/>
          </w:rPr>
          <w:fldChar w:fldCharType="begin"/>
        </w:r>
        <w:r>
          <w:rPr>
            <w:noProof/>
            <w:webHidden/>
          </w:rPr>
          <w:instrText xml:space="preserve"> PAGEREF _Toc227579001 \h </w:instrText>
        </w:r>
        <w:r>
          <w:rPr>
            <w:noProof/>
            <w:webHidden/>
          </w:rPr>
        </w:r>
      </w:ins>
      <w:r>
        <w:rPr>
          <w:noProof/>
          <w:webHidden/>
        </w:rPr>
        <w:fldChar w:fldCharType="separate"/>
      </w:r>
      <w:ins w:id="207" w:author="Vũ Đức Thông (VinSOC-ANBM-ANBMOT)" w:date="2026-04-20T12:01:00Z">
        <w:r>
          <w:rPr>
            <w:noProof/>
            <w:webHidden/>
          </w:rPr>
          <w:t>13</w:t>
        </w:r>
        <w:r>
          <w:rPr>
            <w:noProof/>
            <w:webHidden/>
          </w:rPr>
          <w:fldChar w:fldCharType="end"/>
        </w:r>
        <w:r w:rsidRPr="002E3C12">
          <w:rPr>
            <w:rStyle w:val="Hyperlink"/>
            <w:noProof/>
          </w:rPr>
          <w:fldChar w:fldCharType="end"/>
        </w:r>
      </w:ins>
    </w:p>
    <w:p w14:paraId="705AD784" w14:textId="26BF4DD1" w:rsidR="008305B7" w:rsidRDefault="008305B7">
      <w:pPr>
        <w:pStyle w:val="TOC3"/>
        <w:rPr>
          <w:ins w:id="208" w:author="Vũ Đức Thông (VinSOC-ANBM-ANBMOT)" w:date="2026-04-20T12:01:00Z"/>
          <w:rFonts w:asciiTheme="minorHAnsi" w:eastAsiaTheme="minorEastAsia" w:hAnsiTheme="minorHAnsi"/>
          <w:noProof/>
          <w:sz w:val="22"/>
          <w:lang w:val="en-US"/>
        </w:rPr>
      </w:pPr>
      <w:ins w:id="209"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"_Toc227579002"</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1.10.2</w:t>
        </w:r>
        <w:r w:rsidRPr="002E3C12">
          <w:rPr>
            <w:rStyle w:val="Hyperlink"/>
            <w:noProof/>
          </w:rPr>
          <w:t xml:space="preserve"> Intelligent Electric Device ( IED) Thiết bị điện tử thông minh</w:t>
        </w:r>
        <w:r>
          <w:rPr>
            <w:noProof/>
            <w:webHidden/>
          </w:rPr>
          <w:tab/>
        </w:r>
        <w:r>
          <w:rPr>
            <w:noProof/>
            <w:webHidden/>
          </w:rPr>
          <w:fldChar w:fldCharType="begin"/>
        </w:r>
        <w:r>
          <w:rPr>
            <w:noProof/>
            <w:webHidden/>
          </w:rPr>
          <w:instrText xml:space="preserve"> PAGEREF _Toc227579002 \h </w:instrText>
        </w:r>
        <w:r>
          <w:rPr>
            <w:noProof/>
            <w:webHidden/>
          </w:rPr>
        </w:r>
      </w:ins>
      <w:r>
        <w:rPr>
          <w:noProof/>
          <w:webHidden/>
        </w:rPr>
        <w:fldChar w:fldCharType="separate"/>
      </w:r>
      <w:ins w:id="210" w:author="Vũ Đức Thông (VinSOC-ANBM-ANBMOT)" w:date="2026-04-20T12:01:00Z">
        <w:r>
          <w:rPr>
            <w:noProof/>
            <w:webHidden/>
          </w:rPr>
          <w:t>14</w:t>
        </w:r>
        <w:r>
          <w:rPr>
            <w:noProof/>
            <w:webHidden/>
          </w:rPr>
          <w:fldChar w:fldCharType="end"/>
        </w:r>
        <w:r w:rsidRPr="002E3C12">
          <w:rPr>
            <w:rStyle w:val="Hyperlink"/>
            <w:noProof/>
          </w:rPr>
          <w:fldChar w:fldCharType="end"/>
        </w:r>
      </w:ins>
    </w:p>
    <w:p w14:paraId="680AE613" w14:textId="780487F3" w:rsidR="008305B7" w:rsidRDefault="008305B7">
      <w:pPr>
        <w:pStyle w:val="TOC3"/>
        <w:rPr>
          <w:ins w:id="211" w:author="Vũ Đức Thông (VinSOC-ANBM-ANBMOT)" w:date="2026-04-20T12:01:00Z"/>
          <w:rFonts w:asciiTheme="minorHAnsi" w:eastAsiaTheme="minorEastAsia" w:hAnsiTheme="minorHAnsi"/>
          <w:noProof/>
          <w:sz w:val="22"/>
          <w:lang w:val="en-US"/>
        </w:rPr>
      </w:pPr>
      <w:ins w:id="212"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"_Toc227579003"</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1.10.3</w:t>
        </w:r>
        <w:r w:rsidRPr="002E3C12">
          <w:rPr>
            <w:rStyle w:val="Hyperlink"/>
            <w:noProof/>
          </w:rPr>
          <w:t xml:space="preserve"> Programable  Logic Controller ( PLC)</w:t>
        </w:r>
        <w:r>
          <w:rPr>
            <w:noProof/>
            <w:webHidden/>
          </w:rPr>
          <w:tab/>
        </w:r>
        <w:r>
          <w:rPr>
            <w:noProof/>
            <w:webHidden/>
          </w:rPr>
          <w:fldChar w:fldCharType="begin"/>
        </w:r>
        <w:r>
          <w:rPr>
            <w:noProof/>
            <w:webHidden/>
          </w:rPr>
          <w:instrText xml:space="preserve"> PAGEREF _Toc227579003 \h </w:instrText>
        </w:r>
        <w:r>
          <w:rPr>
            <w:noProof/>
            <w:webHidden/>
          </w:rPr>
        </w:r>
      </w:ins>
      <w:r>
        <w:rPr>
          <w:noProof/>
          <w:webHidden/>
        </w:rPr>
        <w:fldChar w:fldCharType="separate"/>
      </w:r>
      <w:ins w:id="213" w:author="Vũ Đức Thông (VinSOC-ANBM-ANBMOT)" w:date="2026-04-20T12:01:00Z">
        <w:r>
          <w:rPr>
            <w:noProof/>
            <w:webHidden/>
          </w:rPr>
          <w:t>14</w:t>
        </w:r>
        <w:r>
          <w:rPr>
            <w:noProof/>
            <w:webHidden/>
          </w:rPr>
          <w:fldChar w:fldCharType="end"/>
        </w:r>
        <w:r w:rsidRPr="002E3C12">
          <w:rPr>
            <w:rStyle w:val="Hyperlink"/>
            <w:noProof/>
          </w:rPr>
          <w:fldChar w:fldCharType="end"/>
        </w:r>
      </w:ins>
    </w:p>
    <w:p w14:paraId="05296250" w14:textId="23E655C5" w:rsidR="008305B7" w:rsidRDefault="008305B7">
      <w:pPr>
        <w:pStyle w:val="TOC3"/>
        <w:rPr>
          <w:ins w:id="214" w:author="Vũ Đức Thông (VinSOC-ANBM-ANBMOT)" w:date="2026-04-20T12:01:00Z"/>
          <w:rFonts w:asciiTheme="minorHAnsi" w:eastAsiaTheme="minorEastAsia" w:hAnsiTheme="minorHAnsi"/>
          <w:noProof/>
          <w:sz w:val="22"/>
          <w:lang w:val="en-US"/>
        </w:rPr>
      </w:pPr>
      <w:ins w:id="215"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"_Toc227579004"</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1.10.4</w:t>
        </w:r>
        <w:r w:rsidRPr="002E3C12">
          <w:rPr>
            <w:rStyle w:val="Hyperlink"/>
            <w:noProof/>
          </w:rPr>
          <w:t xml:space="preserve"> Programable Automation Controller( PAC)</w:t>
        </w:r>
        <w:r>
          <w:rPr>
            <w:noProof/>
            <w:webHidden/>
          </w:rPr>
          <w:tab/>
        </w:r>
        <w:r>
          <w:rPr>
            <w:noProof/>
            <w:webHidden/>
          </w:rPr>
          <w:fldChar w:fldCharType="begin"/>
        </w:r>
        <w:r>
          <w:rPr>
            <w:noProof/>
            <w:webHidden/>
          </w:rPr>
          <w:instrText xml:space="preserve"> PAGEREF _Toc227579004 \h </w:instrText>
        </w:r>
        <w:r>
          <w:rPr>
            <w:noProof/>
            <w:webHidden/>
          </w:rPr>
        </w:r>
      </w:ins>
      <w:r>
        <w:rPr>
          <w:noProof/>
          <w:webHidden/>
        </w:rPr>
        <w:fldChar w:fldCharType="separate"/>
      </w:r>
      <w:ins w:id="216" w:author="Vũ Đức Thông (VinSOC-ANBM-ANBMOT)" w:date="2026-04-20T12:01:00Z">
        <w:r>
          <w:rPr>
            <w:noProof/>
            <w:webHidden/>
          </w:rPr>
          <w:t>14</w:t>
        </w:r>
        <w:r>
          <w:rPr>
            <w:noProof/>
            <w:webHidden/>
          </w:rPr>
          <w:fldChar w:fldCharType="end"/>
        </w:r>
        <w:r w:rsidRPr="002E3C12">
          <w:rPr>
            <w:rStyle w:val="Hyperlink"/>
            <w:noProof/>
          </w:rPr>
          <w:fldChar w:fldCharType="end"/>
        </w:r>
      </w:ins>
    </w:p>
    <w:p w14:paraId="1FAD50C2" w14:textId="50D2D748" w:rsidR="008305B7" w:rsidRDefault="008305B7">
      <w:pPr>
        <w:pStyle w:val="TOC3"/>
        <w:rPr>
          <w:ins w:id="217" w:author="Vũ Đức Thông (VinSOC-ANBM-ANBMOT)" w:date="2026-04-20T12:01:00Z"/>
          <w:rFonts w:asciiTheme="minorHAnsi" w:eastAsiaTheme="minorEastAsia" w:hAnsiTheme="minorHAnsi"/>
          <w:noProof/>
          <w:sz w:val="22"/>
          <w:lang w:val="en-US"/>
        </w:rPr>
      </w:pPr>
      <w:ins w:id="218"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"_Toc227579005"</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1.10.5</w:t>
        </w:r>
        <w:r w:rsidRPr="002E3C12">
          <w:rPr>
            <w:rStyle w:val="Hyperlink"/>
            <w:noProof/>
          </w:rPr>
          <w:t xml:space="preserve"> Human-Machine Interface( HMI)</w:t>
        </w:r>
        <w:r>
          <w:rPr>
            <w:noProof/>
            <w:webHidden/>
          </w:rPr>
          <w:tab/>
        </w:r>
        <w:r>
          <w:rPr>
            <w:noProof/>
            <w:webHidden/>
          </w:rPr>
          <w:fldChar w:fldCharType="begin"/>
        </w:r>
        <w:r>
          <w:rPr>
            <w:noProof/>
            <w:webHidden/>
          </w:rPr>
          <w:instrText xml:space="preserve"> PAGEREF _Toc227579005 \h </w:instrText>
        </w:r>
        <w:r>
          <w:rPr>
            <w:noProof/>
            <w:webHidden/>
          </w:rPr>
        </w:r>
      </w:ins>
      <w:r>
        <w:rPr>
          <w:noProof/>
          <w:webHidden/>
        </w:rPr>
        <w:fldChar w:fldCharType="separate"/>
      </w:r>
      <w:ins w:id="219" w:author="Vũ Đức Thông (VinSOC-ANBM-ANBMOT)" w:date="2026-04-20T12:01:00Z">
        <w:r>
          <w:rPr>
            <w:noProof/>
            <w:webHidden/>
          </w:rPr>
          <w:t>14</w:t>
        </w:r>
        <w:r>
          <w:rPr>
            <w:noProof/>
            <w:webHidden/>
          </w:rPr>
          <w:fldChar w:fldCharType="end"/>
        </w:r>
        <w:r w:rsidRPr="002E3C12">
          <w:rPr>
            <w:rStyle w:val="Hyperlink"/>
            <w:noProof/>
          </w:rPr>
          <w:fldChar w:fldCharType="end"/>
        </w:r>
      </w:ins>
    </w:p>
    <w:p w14:paraId="56FFF712" w14:textId="49CBFA47" w:rsidR="008305B7" w:rsidRDefault="008305B7">
      <w:pPr>
        <w:pStyle w:val="TOC1"/>
        <w:tabs>
          <w:tab w:val="right" w:leader="dot" w:pos="9458"/>
        </w:tabs>
        <w:rPr>
          <w:ins w:id="220" w:author="Vũ Đức Thông (VinSOC-ANBM-ANBMOT)" w:date="2026-04-20T12:01:00Z"/>
          <w:rFonts w:asciiTheme="minorHAnsi" w:eastAsiaTheme="minorEastAsia" w:hAnsiTheme="minorHAnsi"/>
          <w:noProof/>
          <w:sz w:val="22"/>
          <w:lang w:val="en-US"/>
        </w:rPr>
      </w:pPr>
      <w:ins w:id="221"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"_Toc227579006"</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CHƯƠNG 2.</w:t>
        </w:r>
        <w:r w:rsidRPr="002E3C12">
          <w:rPr>
            <w:rStyle w:val="Hyperlink"/>
            <w:noProof/>
          </w:rPr>
          <w:t xml:space="preserve"> OBJECT 2</w:t>
        </w:r>
        <w:r>
          <w:rPr>
            <w:noProof/>
            <w:webHidden/>
          </w:rPr>
          <w:tab/>
        </w:r>
        <w:r>
          <w:rPr>
            <w:noProof/>
            <w:webHidden/>
          </w:rPr>
          <w:fldChar w:fldCharType="begin"/>
        </w:r>
        <w:r>
          <w:rPr>
            <w:noProof/>
            <w:webHidden/>
          </w:rPr>
          <w:instrText xml:space="preserve"> PAGEREF _Toc227579006 \h </w:instrText>
        </w:r>
        <w:r>
          <w:rPr>
            <w:noProof/>
            <w:webHidden/>
          </w:rPr>
        </w:r>
      </w:ins>
      <w:r>
        <w:rPr>
          <w:noProof/>
          <w:webHidden/>
        </w:rPr>
        <w:fldChar w:fldCharType="separate"/>
      </w:r>
      <w:ins w:id="222" w:author="Vũ Đức Thông (VinSOC-ANBM-ANBMOT)" w:date="2026-04-20T12:01:00Z">
        <w:r>
          <w:rPr>
            <w:noProof/>
            <w:webHidden/>
          </w:rPr>
          <w:t>15</w:t>
        </w:r>
        <w:r>
          <w:rPr>
            <w:noProof/>
            <w:webHidden/>
          </w:rPr>
          <w:fldChar w:fldCharType="end"/>
        </w:r>
        <w:r w:rsidRPr="002E3C12">
          <w:rPr>
            <w:rStyle w:val="Hyperlink"/>
            <w:noProof/>
          </w:rPr>
          <w:fldChar w:fldCharType="end"/>
        </w:r>
      </w:ins>
    </w:p>
    <w:p w14:paraId="34B64A27" w14:textId="672CEDBD" w:rsidR="008305B7" w:rsidRDefault="008305B7">
      <w:pPr>
        <w:pStyle w:val="TOC2"/>
        <w:tabs>
          <w:tab w:val="right" w:leader="dot" w:pos="9458"/>
        </w:tabs>
        <w:rPr>
          <w:ins w:id="223" w:author="Vũ Đức Thông (VinSOC-ANBM-ANBMOT)" w:date="2026-04-20T12:01:00Z"/>
          <w:rFonts w:asciiTheme="minorHAnsi" w:eastAsiaTheme="minorEastAsia" w:hAnsiTheme="minorHAnsi"/>
          <w:noProof/>
          <w:sz w:val="22"/>
          <w:lang w:val="en-US"/>
        </w:rPr>
      </w:pPr>
      <w:ins w:id="224"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"_Toc227579007"</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2.1 Nhận dạng các loại ICS</w:t>
        </w:r>
        <w:r>
          <w:rPr>
            <w:noProof/>
            <w:webHidden/>
          </w:rPr>
          <w:tab/>
        </w:r>
        <w:r>
          <w:rPr>
            <w:noProof/>
            <w:webHidden/>
          </w:rPr>
          <w:fldChar w:fldCharType="begin"/>
        </w:r>
        <w:r>
          <w:rPr>
            <w:noProof/>
            <w:webHidden/>
          </w:rPr>
          <w:instrText xml:space="preserve"> PAGEREF _Toc227579007 \h </w:instrText>
        </w:r>
        <w:r>
          <w:rPr>
            <w:noProof/>
            <w:webHidden/>
          </w:rPr>
        </w:r>
      </w:ins>
      <w:r>
        <w:rPr>
          <w:noProof/>
          <w:webHidden/>
        </w:rPr>
        <w:fldChar w:fldCharType="separate"/>
      </w:r>
      <w:ins w:id="225" w:author="Vũ Đức Thông (VinSOC-ANBM-ANBMOT)" w:date="2026-04-20T12:01:00Z">
        <w:r>
          <w:rPr>
            <w:noProof/>
            <w:webHidden/>
          </w:rPr>
          <w:t>15</w:t>
        </w:r>
        <w:r>
          <w:rPr>
            <w:noProof/>
            <w:webHidden/>
          </w:rPr>
          <w:fldChar w:fldCharType="end"/>
        </w:r>
        <w:r w:rsidRPr="002E3C12">
          <w:rPr>
            <w:rStyle w:val="Hyperlink"/>
            <w:noProof/>
          </w:rPr>
          <w:fldChar w:fldCharType="end"/>
        </w:r>
      </w:ins>
    </w:p>
    <w:p w14:paraId="50478120" w14:textId="68F3233F" w:rsidR="008305B7" w:rsidRDefault="008305B7">
      <w:pPr>
        <w:pStyle w:val="TOC2"/>
        <w:tabs>
          <w:tab w:val="right" w:leader="dot" w:pos="9458"/>
        </w:tabs>
        <w:rPr>
          <w:ins w:id="226" w:author="Vũ Đức Thông (VinSOC-ANBM-ANBMOT)" w:date="2026-04-20T12:01:00Z"/>
          <w:rFonts w:asciiTheme="minorHAnsi" w:eastAsiaTheme="minorEastAsia" w:hAnsiTheme="minorHAnsi"/>
          <w:noProof/>
          <w:sz w:val="22"/>
          <w:lang w:val="en-US"/>
        </w:rPr>
      </w:pPr>
      <w:ins w:id="227"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"_Toc227579008"</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2.2 Supervisor Control &amp; Data Acquisition ( SCADA) ( Giám sát và thu thập dữ liệu</w:t>
        </w:r>
        <w:r>
          <w:rPr>
            <w:noProof/>
            <w:webHidden/>
          </w:rPr>
          <w:tab/>
        </w:r>
        <w:r>
          <w:rPr>
            <w:noProof/>
            <w:webHidden/>
          </w:rPr>
          <w:fldChar w:fldCharType="begin"/>
        </w:r>
        <w:r>
          <w:rPr>
            <w:noProof/>
            <w:webHidden/>
          </w:rPr>
          <w:instrText xml:space="preserve"> PAGEREF _Toc227579008 \h </w:instrText>
        </w:r>
        <w:r>
          <w:rPr>
            <w:noProof/>
            <w:webHidden/>
          </w:rPr>
        </w:r>
      </w:ins>
      <w:r>
        <w:rPr>
          <w:noProof/>
          <w:webHidden/>
        </w:rPr>
        <w:fldChar w:fldCharType="separate"/>
      </w:r>
      <w:ins w:id="228" w:author="Vũ Đức Thông (VinSOC-ANBM-ANBMOT)" w:date="2026-04-20T12:01:00Z">
        <w:r>
          <w:rPr>
            <w:noProof/>
            <w:webHidden/>
          </w:rPr>
          <w:t>16</w:t>
        </w:r>
        <w:r>
          <w:rPr>
            <w:noProof/>
            <w:webHidden/>
          </w:rPr>
          <w:fldChar w:fldCharType="end"/>
        </w:r>
        <w:r w:rsidRPr="002E3C12">
          <w:rPr>
            <w:rStyle w:val="Hyperlink"/>
            <w:noProof/>
          </w:rPr>
          <w:fldChar w:fldCharType="end"/>
        </w:r>
      </w:ins>
    </w:p>
    <w:p w14:paraId="623182FD" w14:textId="7B7AEC02" w:rsidR="008305B7" w:rsidRDefault="008305B7">
      <w:pPr>
        <w:pStyle w:val="TOC3"/>
        <w:rPr>
          <w:ins w:id="229" w:author="Vũ Đức Thông (VinSOC-ANBM-ANBMOT)" w:date="2026-04-20T12:01:00Z"/>
          <w:rFonts w:asciiTheme="minorHAnsi" w:eastAsiaTheme="minorEastAsia" w:hAnsiTheme="minorHAnsi"/>
          <w:noProof/>
          <w:sz w:val="22"/>
          <w:lang w:val="en-US"/>
        </w:rPr>
      </w:pPr>
      <w:ins w:id="230"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"_Toc227579009"</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 xml:space="preserve"> Kiến trúc Scada</w:t>
        </w:r>
        <w:r>
          <w:rPr>
            <w:noProof/>
            <w:webHidden/>
          </w:rPr>
          <w:tab/>
        </w:r>
        <w:r>
          <w:rPr>
            <w:noProof/>
            <w:webHidden/>
          </w:rPr>
          <w:fldChar w:fldCharType="begin"/>
        </w:r>
        <w:r>
          <w:rPr>
            <w:noProof/>
            <w:webHidden/>
          </w:rPr>
          <w:instrText xml:space="preserve"> PAGEREF _Toc227579009 \h </w:instrText>
        </w:r>
        <w:r>
          <w:rPr>
            <w:noProof/>
            <w:webHidden/>
          </w:rPr>
        </w:r>
      </w:ins>
      <w:r>
        <w:rPr>
          <w:noProof/>
          <w:webHidden/>
        </w:rPr>
        <w:fldChar w:fldCharType="separate"/>
      </w:r>
      <w:ins w:id="231" w:author="Vũ Đức Thông (VinSOC-ANBM-ANBMOT)" w:date="2026-04-20T12:01:00Z">
        <w:r>
          <w:rPr>
            <w:noProof/>
            <w:webHidden/>
          </w:rPr>
          <w:t>16</w:t>
        </w:r>
        <w:r>
          <w:rPr>
            <w:noProof/>
            <w:webHidden/>
          </w:rPr>
          <w:fldChar w:fldCharType="end"/>
        </w:r>
        <w:r w:rsidRPr="002E3C12">
          <w:rPr>
            <w:rStyle w:val="Hyperlink"/>
            <w:noProof/>
          </w:rPr>
          <w:fldChar w:fldCharType="end"/>
        </w:r>
      </w:ins>
    </w:p>
    <w:p w14:paraId="207B0000" w14:textId="5034B6AE" w:rsidR="008305B7" w:rsidRDefault="008305B7">
      <w:pPr>
        <w:pStyle w:val="TOC3"/>
        <w:rPr>
          <w:ins w:id="232" w:author="Vũ Đức Thông (VinSOC-ANBM-ANBMOT)" w:date="2026-04-20T12:01:00Z"/>
          <w:rFonts w:asciiTheme="minorHAnsi" w:eastAsiaTheme="minorEastAsia" w:hAnsiTheme="minorHAnsi"/>
          <w:noProof/>
          <w:sz w:val="22"/>
          <w:lang w:val="en-US"/>
        </w:rPr>
      </w:pPr>
      <w:ins w:id="233"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"_Toc227579010"</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2.2.1</w:t>
        </w:r>
        <w:r>
          <w:rPr>
            <w:noProof/>
            <w:webHidden/>
          </w:rPr>
          <w:tab/>
        </w:r>
        <w:r>
          <w:rPr>
            <w:noProof/>
            <w:webHidden/>
          </w:rPr>
          <w:fldChar w:fldCharType="begin"/>
        </w:r>
        <w:r>
          <w:rPr>
            <w:noProof/>
            <w:webHidden/>
          </w:rPr>
          <w:instrText xml:space="preserve"> PAGEREF _Toc227579010 \h </w:instrText>
        </w:r>
        <w:r>
          <w:rPr>
            <w:noProof/>
            <w:webHidden/>
          </w:rPr>
        </w:r>
      </w:ins>
      <w:r>
        <w:rPr>
          <w:noProof/>
          <w:webHidden/>
        </w:rPr>
        <w:fldChar w:fldCharType="separate"/>
      </w:r>
      <w:ins w:id="234" w:author="Vũ Đức Thông (VinSOC-ANBM-ANBMOT)" w:date="2026-04-20T12:01:00Z">
        <w:r>
          <w:rPr>
            <w:noProof/>
            <w:webHidden/>
          </w:rPr>
          <w:t>16</w:t>
        </w:r>
        <w:r>
          <w:rPr>
            <w:noProof/>
            <w:webHidden/>
          </w:rPr>
          <w:fldChar w:fldCharType="end"/>
        </w:r>
        <w:r w:rsidRPr="002E3C12">
          <w:rPr>
            <w:rStyle w:val="Hyperlink"/>
            <w:noProof/>
          </w:rPr>
          <w:fldChar w:fldCharType="end"/>
        </w:r>
      </w:ins>
    </w:p>
    <w:p w14:paraId="29BBBC8B" w14:textId="268E84F6" w:rsidR="008305B7" w:rsidRDefault="008305B7">
      <w:pPr>
        <w:pStyle w:val="TOC2"/>
        <w:tabs>
          <w:tab w:val="right" w:leader="dot" w:pos="9458"/>
        </w:tabs>
        <w:rPr>
          <w:ins w:id="235" w:author="Vũ Đức Thông (VinSOC-ANBM-ANBMOT)" w:date="2026-04-20T12:01:00Z"/>
          <w:rFonts w:asciiTheme="minorHAnsi" w:eastAsiaTheme="minorEastAsia" w:hAnsiTheme="minorHAnsi"/>
          <w:noProof/>
          <w:sz w:val="22"/>
          <w:lang w:val="en-US"/>
        </w:rPr>
      </w:pPr>
      <w:ins w:id="236"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"_Toc227579011"</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2.3 Distributed Control System ( DCS) Hệ thống quản lý phân tán</w:t>
        </w:r>
        <w:r>
          <w:rPr>
            <w:noProof/>
            <w:webHidden/>
          </w:rPr>
          <w:tab/>
        </w:r>
        <w:r>
          <w:rPr>
            <w:noProof/>
            <w:webHidden/>
          </w:rPr>
          <w:fldChar w:fldCharType="begin"/>
        </w:r>
        <w:r>
          <w:rPr>
            <w:noProof/>
            <w:webHidden/>
          </w:rPr>
          <w:instrText xml:space="preserve"> PAGEREF _Toc227579011 \h </w:instrText>
        </w:r>
        <w:r>
          <w:rPr>
            <w:noProof/>
            <w:webHidden/>
          </w:rPr>
        </w:r>
      </w:ins>
      <w:r>
        <w:rPr>
          <w:noProof/>
          <w:webHidden/>
        </w:rPr>
        <w:fldChar w:fldCharType="separate"/>
      </w:r>
      <w:ins w:id="237" w:author="Vũ Đức Thông (VinSOC-ANBM-ANBMOT)" w:date="2026-04-20T12:01:00Z">
        <w:r>
          <w:rPr>
            <w:noProof/>
            <w:webHidden/>
          </w:rPr>
          <w:t>17</w:t>
        </w:r>
        <w:r>
          <w:rPr>
            <w:noProof/>
            <w:webHidden/>
          </w:rPr>
          <w:fldChar w:fldCharType="end"/>
        </w:r>
        <w:r w:rsidRPr="002E3C12">
          <w:rPr>
            <w:rStyle w:val="Hyperlink"/>
            <w:noProof/>
          </w:rPr>
          <w:fldChar w:fldCharType="end"/>
        </w:r>
      </w:ins>
    </w:p>
    <w:p w14:paraId="223CF159" w14:textId="27C77B6C" w:rsidR="008305B7" w:rsidRDefault="008305B7">
      <w:pPr>
        <w:pStyle w:val="TOC3"/>
        <w:rPr>
          <w:ins w:id="238" w:author="Vũ Đức Thông (VinSOC-ANBM-ANBMOT)" w:date="2026-04-20T12:01:00Z"/>
          <w:rFonts w:asciiTheme="minorHAnsi" w:eastAsiaTheme="minorEastAsia" w:hAnsiTheme="minorHAnsi"/>
          <w:noProof/>
          <w:sz w:val="22"/>
          <w:lang w:val="en-US"/>
        </w:rPr>
      </w:pPr>
      <w:ins w:id="239"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"_Toc227579012"</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2.3.1</w:t>
        </w:r>
        <w:r w:rsidRPr="002E3C12">
          <w:rPr>
            <w:rStyle w:val="Hyperlink"/>
            <w:noProof/>
          </w:rPr>
          <w:t xml:space="preserve"> Kiến trúc DCS</w:t>
        </w:r>
        <w:r>
          <w:rPr>
            <w:noProof/>
            <w:webHidden/>
          </w:rPr>
          <w:tab/>
        </w:r>
        <w:r>
          <w:rPr>
            <w:noProof/>
            <w:webHidden/>
          </w:rPr>
          <w:fldChar w:fldCharType="begin"/>
        </w:r>
        <w:r>
          <w:rPr>
            <w:noProof/>
            <w:webHidden/>
          </w:rPr>
          <w:instrText xml:space="preserve"> PAGEREF _Toc227579012 \h </w:instrText>
        </w:r>
        <w:r>
          <w:rPr>
            <w:noProof/>
            <w:webHidden/>
          </w:rPr>
        </w:r>
      </w:ins>
      <w:r>
        <w:rPr>
          <w:noProof/>
          <w:webHidden/>
        </w:rPr>
        <w:fldChar w:fldCharType="separate"/>
      </w:r>
      <w:ins w:id="240" w:author="Vũ Đức Thông (VinSOC-ANBM-ANBMOT)" w:date="2026-04-20T12:01:00Z">
        <w:r>
          <w:rPr>
            <w:noProof/>
            <w:webHidden/>
          </w:rPr>
          <w:t>17</w:t>
        </w:r>
        <w:r>
          <w:rPr>
            <w:noProof/>
            <w:webHidden/>
          </w:rPr>
          <w:fldChar w:fldCharType="end"/>
        </w:r>
        <w:r w:rsidRPr="002E3C12">
          <w:rPr>
            <w:rStyle w:val="Hyperlink"/>
            <w:noProof/>
          </w:rPr>
          <w:fldChar w:fldCharType="end"/>
        </w:r>
      </w:ins>
    </w:p>
    <w:p w14:paraId="17039670" w14:textId="1133E07E" w:rsidR="008305B7" w:rsidRDefault="008305B7">
      <w:pPr>
        <w:pStyle w:val="TOC2"/>
        <w:tabs>
          <w:tab w:val="right" w:leader="dot" w:pos="9458"/>
        </w:tabs>
        <w:rPr>
          <w:ins w:id="241" w:author="Vũ Đức Thông (VinSOC-ANBM-ANBMOT)" w:date="2026-04-20T12:01:00Z"/>
          <w:rFonts w:asciiTheme="minorHAnsi" w:eastAsiaTheme="minorEastAsia" w:hAnsiTheme="minorHAnsi"/>
          <w:noProof/>
          <w:sz w:val="22"/>
          <w:lang w:val="en-US"/>
        </w:rPr>
      </w:pPr>
      <w:ins w:id="242"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"_Toc227579013"</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2.4 SCADA với DCS</w:t>
        </w:r>
        <w:r>
          <w:rPr>
            <w:noProof/>
            <w:webHidden/>
          </w:rPr>
          <w:tab/>
        </w:r>
        <w:r>
          <w:rPr>
            <w:noProof/>
            <w:webHidden/>
          </w:rPr>
          <w:fldChar w:fldCharType="begin"/>
        </w:r>
        <w:r>
          <w:rPr>
            <w:noProof/>
            <w:webHidden/>
          </w:rPr>
          <w:instrText xml:space="preserve"> PAGEREF _Toc227579013 \h </w:instrText>
        </w:r>
        <w:r>
          <w:rPr>
            <w:noProof/>
            <w:webHidden/>
          </w:rPr>
        </w:r>
      </w:ins>
      <w:r>
        <w:rPr>
          <w:noProof/>
          <w:webHidden/>
        </w:rPr>
        <w:fldChar w:fldCharType="separate"/>
      </w:r>
      <w:ins w:id="243" w:author="Vũ Đức Thông (VinSOC-ANBM-ANBMOT)" w:date="2026-04-20T12:01:00Z">
        <w:r>
          <w:rPr>
            <w:noProof/>
            <w:webHidden/>
          </w:rPr>
          <w:t>18</w:t>
        </w:r>
        <w:r>
          <w:rPr>
            <w:noProof/>
            <w:webHidden/>
          </w:rPr>
          <w:fldChar w:fldCharType="end"/>
        </w:r>
        <w:r w:rsidRPr="002E3C12">
          <w:rPr>
            <w:rStyle w:val="Hyperlink"/>
            <w:noProof/>
          </w:rPr>
          <w:fldChar w:fldCharType="end"/>
        </w:r>
      </w:ins>
    </w:p>
    <w:p w14:paraId="7FAEF584" w14:textId="701E8543" w:rsidR="008305B7" w:rsidRDefault="008305B7">
      <w:pPr>
        <w:pStyle w:val="TOC2"/>
        <w:tabs>
          <w:tab w:val="right" w:leader="dot" w:pos="9458"/>
        </w:tabs>
        <w:rPr>
          <w:ins w:id="244" w:author="Vũ Đức Thông (VinSOC-ANBM-ANBMOT)" w:date="2026-04-20T12:01:00Z"/>
          <w:rFonts w:asciiTheme="minorHAnsi" w:eastAsiaTheme="minorEastAsia" w:hAnsiTheme="minorHAnsi"/>
          <w:noProof/>
          <w:sz w:val="22"/>
          <w:lang w:val="en-US"/>
        </w:rPr>
      </w:pPr>
      <w:ins w:id="245"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"_Toc227579014"</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2.5 Process Control Systems ( PCS)</w:t>
        </w:r>
        <w:r>
          <w:rPr>
            <w:noProof/>
            <w:webHidden/>
          </w:rPr>
          <w:tab/>
        </w:r>
        <w:r>
          <w:rPr>
            <w:noProof/>
            <w:webHidden/>
          </w:rPr>
          <w:fldChar w:fldCharType="begin"/>
        </w:r>
        <w:r>
          <w:rPr>
            <w:noProof/>
            <w:webHidden/>
          </w:rPr>
          <w:instrText xml:space="preserve"> PAGEREF _Toc227579014 \h </w:instrText>
        </w:r>
        <w:r>
          <w:rPr>
            <w:noProof/>
            <w:webHidden/>
          </w:rPr>
        </w:r>
      </w:ins>
      <w:r>
        <w:rPr>
          <w:noProof/>
          <w:webHidden/>
        </w:rPr>
        <w:fldChar w:fldCharType="separate"/>
      </w:r>
      <w:ins w:id="246" w:author="Vũ Đức Thông (VinSOC-ANBM-ANBMOT)" w:date="2026-04-20T12:01:00Z">
        <w:r>
          <w:rPr>
            <w:noProof/>
            <w:webHidden/>
          </w:rPr>
          <w:t>19</w:t>
        </w:r>
        <w:r>
          <w:rPr>
            <w:noProof/>
            <w:webHidden/>
          </w:rPr>
          <w:fldChar w:fldCharType="end"/>
        </w:r>
        <w:r w:rsidRPr="002E3C12">
          <w:rPr>
            <w:rStyle w:val="Hyperlink"/>
            <w:noProof/>
          </w:rPr>
          <w:fldChar w:fldCharType="end"/>
        </w:r>
      </w:ins>
    </w:p>
    <w:p w14:paraId="760DB6F2" w14:textId="1CF4AD6B" w:rsidR="008305B7" w:rsidRDefault="008305B7">
      <w:pPr>
        <w:pStyle w:val="TOC1"/>
        <w:tabs>
          <w:tab w:val="right" w:leader="dot" w:pos="9458"/>
        </w:tabs>
        <w:rPr>
          <w:ins w:id="247" w:author="Vũ Đức Thông (VinSOC-ANBM-ANBMOT)" w:date="2026-04-20T12:01:00Z"/>
          <w:rFonts w:asciiTheme="minorHAnsi" w:eastAsiaTheme="minorEastAsia" w:hAnsiTheme="minorHAnsi"/>
          <w:noProof/>
          <w:sz w:val="22"/>
          <w:lang w:val="en-US"/>
        </w:rPr>
      </w:pPr>
      <w:ins w:id="248"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"_Toc227579015"</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CHƯƠNG 3.</w:t>
        </w:r>
        <w:r w:rsidRPr="002E3C12">
          <w:rPr>
            <w:rStyle w:val="Hyperlink"/>
            <w:noProof/>
          </w:rPr>
          <w:t xml:space="preserve"> OBJECT 3</w:t>
        </w:r>
        <w:r>
          <w:rPr>
            <w:noProof/>
            <w:webHidden/>
          </w:rPr>
          <w:tab/>
        </w:r>
        <w:r>
          <w:rPr>
            <w:noProof/>
            <w:webHidden/>
          </w:rPr>
          <w:fldChar w:fldCharType="begin"/>
        </w:r>
        <w:r>
          <w:rPr>
            <w:noProof/>
            <w:webHidden/>
          </w:rPr>
          <w:instrText xml:space="preserve"> PAGEREF _Toc227579015 \h </w:instrText>
        </w:r>
        <w:r>
          <w:rPr>
            <w:noProof/>
            <w:webHidden/>
          </w:rPr>
        </w:r>
      </w:ins>
      <w:r>
        <w:rPr>
          <w:noProof/>
          <w:webHidden/>
        </w:rPr>
        <w:fldChar w:fldCharType="separate"/>
      </w:r>
      <w:ins w:id="249" w:author="Vũ Đức Thông (VinSOC-ANBM-ANBMOT)" w:date="2026-04-20T12:01:00Z">
        <w:r>
          <w:rPr>
            <w:noProof/>
            <w:webHidden/>
          </w:rPr>
          <w:t>19</w:t>
        </w:r>
        <w:r>
          <w:rPr>
            <w:noProof/>
            <w:webHidden/>
          </w:rPr>
          <w:fldChar w:fldCharType="end"/>
        </w:r>
        <w:r w:rsidRPr="002E3C12">
          <w:rPr>
            <w:rStyle w:val="Hyperlink"/>
            <w:noProof/>
          </w:rPr>
          <w:fldChar w:fldCharType="end"/>
        </w:r>
      </w:ins>
    </w:p>
    <w:p w14:paraId="073054A2" w14:textId="38475614" w:rsidR="008305B7" w:rsidRDefault="008305B7">
      <w:pPr>
        <w:pStyle w:val="TOC2"/>
        <w:tabs>
          <w:tab w:val="right" w:leader="dot" w:pos="9458"/>
        </w:tabs>
        <w:rPr>
          <w:ins w:id="250" w:author="Vũ Đức Thông (VinSOC-ANBM-ANBMOT)" w:date="2026-04-20T12:01:00Z"/>
          <w:rFonts w:asciiTheme="minorHAnsi" w:eastAsiaTheme="minorEastAsia" w:hAnsiTheme="minorHAnsi"/>
          <w:noProof/>
          <w:sz w:val="22"/>
          <w:lang w:val="en-US"/>
        </w:rPr>
      </w:pPr>
      <w:ins w:id="251"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"_Toc227579016"</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3.1 Tranh luận về luồng dữ liệu với ICS</w:t>
        </w:r>
        <w:r>
          <w:rPr>
            <w:noProof/>
            <w:webHidden/>
          </w:rPr>
          <w:tab/>
        </w:r>
        <w:r>
          <w:rPr>
            <w:noProof/>
            <w:webHidden/>
          </w:rPr>
          <w:fldChar w:fldCharType="begin"/>
        </w:r>
        <w:r>
          <w:rPr>
            <w:noProof/>
            <w:webHidden/>
          </w:rPr>
          <w:instrText xml:space="preserve"> PAGEREF _Toc227579016 \h </w:instrText>
        </w:r>
        <w:r>
          <w:rPr>
            <w:noProof/>
            <w:webHidden/>
          </w:rPr>
        </w:r>
      </w:ins>
      <w:r>
        <w:rPr>
          <w:noProof/>
          <w:webHidden/>
        </w:rPr>
        <w:fldChar w:fldCharType="separate"/>
      </w:r>
      <w:ins w:id="252" w:author="Vũ Đức Thông (VinSOC-ANBM-ANBMOT)" w:date="2026-04-20T12:01:00Z">
        <w:r>
          <w:rPr>
            <w:noProof/>
            <w:webHidden/>
          </w:rPr>
          <w:t>19</w:t>
        </w:r>
        <w:r>
          <w:rPr>
            <w:noProof/>
            <w:webHidden/>
          </w:rPr>
          <w:fldChar w:fldCharType="end"/>
        </w:r>
        <w:r w:rsidRPr="002E3C12">
          <w:rPr>
            <w:rStyle w:val="Hyperlink"/>
            <w:noProof/>
          </w:rPr>
          <w:fldChar w:fldCharType="end"/>
        </w:r>
      </w:ins>
    </w:p>
    <w:p w14:paraId="642B81EC" w14:textId="0DF72440" w:rsidR="008305B7" w:rsidRDefault="008305B7">
      <w:pPr>
        <w:pStyle w:val="TOC3"/>
        <w:rPr>
          <w:ins w:id="253" w:author="Vũ Đức Thông (VinSOC-ANBM-ANBMOT)" w:date="2026-04-20T12:01:00Z"/>
          <w:rFonts w:asciiTheme="minorHAnsi" w:eastAsiaTheme="minorEastAsia" w:hAnsiTheme="minorHAnsi"/>
          <w:noProof/>
          <w:sz w:val="22"/>
          <w:lang w:val="en-US"/>
        </w:rPr>
      </w:pPr>
      <w:ins w:id="254"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"_Toc227579017"</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3.1.1</w:t>
        </w:r>
        <w:r w:rsidRPr="002E3C12">
          <w:rPr>
            <w:rStyle w:val="Hyperlink"/>
            <w:noProof/>
          </w:rPr>
          <w:t xml:space="preserve"> Xử lý dữ liệu</w:t>
        </w:r>
        <w:r>
          <w:rPr>
            <w:noProof/>
            <w:webHidden/>
          </w:rPr>
          <w:tab/>
        </w:r>
        <w:r>
          <w:rPr>
            <w:noProof/>
            <w:webHidden/>
          </w:rPr>
          <w:fldChar w:fldCharType="begin"/>
        </w:r>
        <w:r>
          <w:rPr>
            <w:noProof/>
            <w:webHidden/>
          </w:rPr>
          <w:instrText xml:space="preserve"> PAGEREF _Toc227579017 \h </w:instrText>
        </w:r>
        <w:r>
          <w:rPr>
            <w:noProof/>
            <w:webHidden/>
          </w:rPr>
        </w:r>
      </w:ins>
      <w:r>
        <w:rPr>
          <w:noProof/>
          <w:webHidden/>
        </w:rPr>
        <w:fldChar w:fldCharType="separate"/>
      </w:r>
      <w:ins w:id="255" w:author="Vũ Đức Thông (VinSOC-ANBM-ANBMOT)" w:date="2026-04-20T12:01:00Z">
        <w:r>
          <w:rPr>
            <w:noProof/>
            <w:webHidden/>
          </w:rPr>
          <w:t>19</w:t>
        </w:r>
        <w:r>
          <w:rPr>
            <w:noProof/>
            <w:webHidden/>
          </w:rPr>
          <w:fldChar w:fldCharType="end"/>
        </w:r>
        <w:r w:rsidRPr="002E3C12">
          <w:rPr>
            <w:rStyle w:val="Hyperlink"/>
            <w:noProof/>
          </w:rPr>
          <w:fldChar w:fldCharType="end"/>
        </w:r>
      </w:ins>
    </w:p>
    <w:p w14:paraId="742427FA" w14:textId="561708A2" w:rsidR="008305B7" w:rsidRDefault="008305B7">
      <w:pPr>
        <w:pStyle w:val="TOC3"/>
        <w:rPr>
          <w:ins w:id="256" w:author="Vũ Đức Thông (VinSOC-ANBM-ANBMOT)" w:date="2026-04-20T12:01:00Z"/>
          <w:rFonts w:asciiTheme="minorHAnsi" w:eastAsiaTheme="minorEastAsia" w:hAnsiTheme="minorHAnsi"/>
          <w:noProof/>
          <w:sz w:val="22"/>
          <w:lang w:val="en-US"/>
        </w:rPr>
      </w:pPr>
      <w:ins w:id="257" w:author="Vũ Đức Thông (VinSOC-ANBM-ANBMOT)" w:date="2026-04-20T12:01:00Z">
        <w:r w:rsidRPr="002E3C12">
          <w:rPr>
            <w:rStyle w:val="Hyperlink"/>
            <w:noProof/>
          </w:rPr>
          <w:lastRenderedPageBreak/>
          <w:fldChar w:fldCharType="begin"/>
        </w:r>
        <w:r w:rsidRPr="002E3C12">
          <w:rPr>
            <w:rStyle w:val="Hyperlink"/>
            <w:noProof/>
          </w:rPr>
          <w:instrText xml:space="preserve"> </w:instrText>
        </w:r>
        <w:r>
          <w:rPr>
            <w:noProof/>
          </w:rPr>
          <w:instrText>HYPERLINK \l "_Toc227579018"</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3.1.2</w:t>
        </w:r>
        <w:r w:rsidRPr="002E3C12">
          <w:rPr>
            <w:rStyle w:val="Hyperlink"/>
            <w:noProof/>
          </w:rPr>
          <w:t xml:space="preserve"> Luồng quy trình ICS và Vòng lặp điều khiển</w:t>
        </w:r>
        <w:r>
          <w:rPr>
            <w:noProof/>
            <w:webHidden/>
          </w:rPr>
          <w:tab/>
        </w:r>
        <w:r>
          <w:rPr>
            <w:noProof/>
            <w:webHidden/>
          </w:rPr>
          <w:fldChar w:fldCharType="begin"/>
        </w:r>
        <w:r>
          <w:rPr>
            <w:noProof/>
            <w:webHidden/>
          </w:rPr>
          <w:instrText xml:space="preserve"> PAGEREF _Toc227579018 \h </w:instrText>
        </w:r>
        <w:r>
          <w:rPr>
            <w:noProof/>
            <w:webHidden/>
          </w:rPr>
        </w:r>
      </w:ins>
      <w:r>
        <w:rPr>
          <w:noProof/>
          <w:webHidden/>
        </w:rPr>
        <w:fldChar w:fldCharType="separate"/>
      </w:r>
      <w:ins w:id="258" w:author="Vũ Đức Thông (VinSOC-ANBM-ANBMOT)" w:date="2026-04-20T12:01:00Z">
        <w:r>
          <w:rPr>
            <w:noProof/>
            <w:webHidden/>
          </w:rPr>
          <w:t>20</w:t>
        </w:r>
        <w:r>
          <w:rPr>
            <w:noProof/>
            <w:webHidden/>
          </w:rPr>
          <w:fldChar w:fldCharType="end"/>
        </w:r>
        <w:r w:rsidRPr="002E3C12">
          <w:rPr>
            <w:rStyle w:val="Hyperlink"/>
            <w:noProof/>
          </w:rPr>
          <w:fldChar w:fldCharType="end"/>
        </w:r>
      </w:ins>
    </w:p>
    <w:p w14:paraId="2A1E9B95" w14:textId="1A5A10DC" w:rsidR="008305B7" w:rsidRDefault="008305B7">
      <w:pPr>
        <w:pStyle w:val="TOC3"/>
        <w:rPr>
          <w:ins w:id="259" w:author="Vũ Đức Thông (VinSOC-ANBM-ANBMOT)" w:date="2026-04-20T12:01:00Z"/>
          <w:rFonts w:asciiTheme="minorHAnsi" w:eastAsiaTheme="minorEastAsia" w:hAnsiTheme="minorHAnsi"/>
          <w:noProof/>
          <w:sz w:val="22"/>
          <w:lang w:val="en-US"/>
        </w:rPr>
      </w:pPr>
      <w:ins w:id="260"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"_Toc227579019"</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3.1.3</w:t>
        </w:r>
        <w:r w:rsidRPr="002E3C12">
          <w:rPr>
            <w:rStyle w:val="Hyperlink"/>
            <w:noProof/>
          </w:rPr>
          <w:t xml:space="preserve"> Vòng lặp ICS- và điều khiển phân cấp ( Cascade control)</w:t>
        </w:r>
        <w:r>
          <w:rPr>
            <w:noProof/>
            <w:webHidden/>
          </w:rPr>
          <w:tab/>
        </w:r>
        <w:r>
          <w:rPr>
            <w:noProof/>
            <w:webHidden/>
          </w:rPr>
          <w:fldChar w:fldCharType="begin"/>
        </w:r>
        <w:r>
          <w:rPr>
            <w:noProof/>
            <w:webHidden/>
          </w:rPr>
          <w:instrText xml:space="preserve"> PAGEREF _Toc227579019 \h </w:instrText>
        </w:r>
        <w:r>
          <w:rPr>
            <w:noProof/>
            <w:webHidden/>
          </w:rPr>
        </w:r>
      </w:ins>
      <w:r>
        <w:rPr>
          <w:noProof/>
          <w:webHidden/>
        </w:rPr>
        <w:fldChar w:fldCharType="separate"/>
      </w:r>
      <w:ins w:id="261" w:author="Vũ Đức Thông (VinSOC-ANBM-ANBMOT)" w:date="2026-04-20T12:01:00Z">
        <w:r>
          <w:rPr>
            <w:noProof/>
            <w:webHidden/>
          </w:rPr>
          <w:t>21</w:t>
        </w:r>
        <w:r>
          <w:rPr>
            <w:noProof/>
            <w:webHidden/>
          </w:rPr>
          <w:fldChar w:fldCharType="end"/>
        </w:r>
        <w:r w:rsidRPr="002E3C12">
          <w:rPr>
            <w:rStyle w:val="Hyperlink"/>
            <w:noProof/>
          </w:rPr>
          <w:fldChar w:fldCharType="end"/>
        </w:r>
      </w:ins>
    </w:p>
    <w:p w14:paraId="73435D0C" w14:textId="1C609599" w:rsidR="008305B7" w:rsidRDefault="008305B7">
      <w:pPr>
        <w:pStyle w:val="TOC3"/>
        <w:rPr>
          <w:ins w:id="262" w:author="Vũ Đức Thông (VinSOC-ANBM-ANBMOT)" w:date="2026-04-20T12:01:00Z"/>
          <w:rFonts w:asciiTheme="minorHAnsi" w:eastAsiaTheme="minorEastAsia" w:hAnsiTheme="minorHAnsi"/>
          <w:noProof/>
          <w:sz w:val="22"/>
          <w:lang w:val="en-US"/>
        </w:rPr>
      </w:pPr>
      <w:ins w:id="263"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"_Toc227579020"</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3.1.4</w:t>
        </w:r>
        <w:r w:rsidRPr="002E3C12">
          <w:rPr>
            <w:rStyle w:val="Hyperlink"/>
            <w:noProof/>
          </w:rPr>
          <w:t xml:space="preserve"> Luồng quy trình</w:t>
        </w:r>
        <w:r>
          <w:rPr>
            <w:noProof/>
            <w:webHidden/>
          </w:rPr>
          <w:tab/>
        </w:r>
        <w:r>
          <w:rPr>
            <w:noProof/>
            <w:webHidden/>
          </w:rPr>
          <w:fldChar w:fldCharType="begin"/>
        </w:r>
        <w:r>
          <w:rPr>
            <w:noProof/>
            <w:webHidden/>
          </w:rPr>
          <w:instrText xml:space="preserve"> PAGEREF _Toc227579020 \h </w:instrText>
        </w:r>
        <w:r>
          <w:rPr>
            <w:noProof/>
            <w:webHidden/>
          </w:rPr>
        </w:r>
      </w:ins>
      <w:r>
        <w:rPr>
          <w:noProof/>
          <w:webHidden/>
        </w:rPr>
        <w:fldChar w:fldCharType="separate"/>
      </w:r>
      <w:ins w:id="264" w:author="Vũ Đức Thông (VinSOC-ANBM-ANBMOT)" w:date="2026-04-20T12:01:00Z">
        <w:r>
          <w:rPr>
            <w:noProof/>
            <w:webHidden/>
          </w:rPr>
          <w:t>22</w:t>
        </w:r>
        <w:r>
          <w:rPr>
            <w:noProof/>
            <w:webHidden/>
          </w:rPr>
          <w:fldChar w:fldCharType="end"/>
        </w:r>
        <w:r w:rsidRPr="002E3C12">
          <w:rPr>
            <w:rStyle w:val="Hyperlink"/>
            <w:noProof/>
          </w:rPr>
          <w:fldChar w:fldCharType="end"/>
        </w:r>
      </w:ins>
    </w:p>
    <w:p w14:paraId="7A557EDB" w14:textId="6ED6431C" w:rsidR="008305B7" w:rsidRDefault="008305B7">
      <w:pPr>
        <w:pStyle w:val="TOC1"/>
        <w:tabs>
          <w:tab w:val="right" w:leader="dot" w:pos="9458"/>
        </w:tabs>
        <w:rPr>
          <w:ins w:id="265" w:author="Vũ Đức Thông (VinSOC-ANBM-ANBMOT)" w:date="2026-04-20T12:01:00Z"/>
          <w:rFonts w:asciiTheme="minorHAnsi" w:eastAsiaTheme="minorEastAsia" w:hAnsiTheme="minorHAnsi"/>
          <w:noProof/>
          <w:sz w:val="22"/>
          <w:lang w:val="en-US"/>
        </w:rPr>
      </w:pPr>
      <w:ins w:id="266"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"_Toc227579021"</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CHƯƠNG 4.</w:t>
        </w:r>
        <w:r w:rsidRPr="002E3C12">
          <w:rPr>
            <w:rStyle w:val="Hyperlink"/>
            <w:noProof/>
          </w:rPr>
          <w:t xml:space="preserve"> OBJECT 4</w:t>
        </w:r>
        <w:r>
          <w:rPr>
            <w:noProof/>
            <w:webHidden/>
          </w:rPr>
          <w:tab/>
        </w:r>
        <w:r>
          <w:rPr>
            <w:noProof/>
            <w:webHidden/>
          </w:rPr>
          <w:fldChar w:fldCharType="begin"/>
        </w:r>
        <w:r>
          <w:rPr>
            <w:noProof/>
            <w:webHidden/>
          </w:rPr>
          <w:instrText xml:space="preserve"> PAGEREF _Toc227579021 \h </w:instrText>
        </w:r>
        <w:r>
          <w:rPr>
            <w:noProof/>
            <w:webHidden/>
          </w:rPr>
        </w:r>
      </w:ins>
      <w:r>
        <w:rPr>
          <w:noProof/>
          <w:webHidden/>
        </w:rPr>
        <w:fldChar w:fldCharType="separate"/>
      </w:r>
      <w:ins w:id="267" w:author="Vũ Đức Thông (VinSOC-ANBM-ANBMOT)" w:date="2026-04-20T12:01:00Z">
        <w:r>
          <w:rPr>
            <w:noProof/>
            <w:webHidden/>
          </w:rPr>
          <w:t>23</w:t>
        </w:r>
        <w:r>
          <w:rPr>
            <w:noProof/>
            <w:webHidden/>
          </w:rPr>
          <w:fldChar w:fldCharType="end"/>
        </w:r>
        <w:r w:rsidRPr="002E3C12">
          <w:rPr>
            <w:rStyle w:val="Hyperlink"/>
            <w:noProof/>
          </w:rPr>
          <w:fldChar w:fldCharType="end"/>
        </w:r>
      </w:ins>
    </w:p>
    <w:p w14:paraId="3CF08E2C" w14:textId="779A5215" w:rsidR="008305B7" w:rsidRDefault="008305B7">
      <w:pPr>
        <w:pStyle w:val="TOC2"/>
        <w:tabs>
          <w:tab w:val="right" w:leader="dot" w:pos="9458"/>
        </w:tabs>
        <w:rPr>
          <w:ins w:id="268" w:author="Vũ Đức Thông (VinSOC-ANBM-ANBMOT)" w:date="2026-04-20T12:01:00Z"/>
          <w:rFonts w:asciiTheme="minorHAnsi" w:eastAsiaTheme="minorEastAsia" w:hAnsiTheme="minorHAnsi"/>
          <w:noProof/>
          <w:sz w:val="22"/>
          <w:lang w:val="en-US"/>
        </w:rPr>
      </w:pPr>
      <w:ins w:id="269"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"_Toc227579022"</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4.1 Nhận diện các topo giao tiếp ICS, các cách thức, Media vật lý</w:t>
        </w:r>
        <w:r>
          <w:rPr>
            <w:noProof/>
            <w:webHidden/>
          </w:rPr>
          <w:tab/>
        </w:r>
        <w:r>
          <w:rPr>
            <w:noProof/>
            <w:webHidden/>
          </w:rPr>
          <w:fldChar w:fldCharType="begin"/>
        </w:r>
        <w:r>
          <w:rPr>
            <w:noProof/>
            <w:webHidden/>
          </w:rPr>
          <w:instrText xml:space="preserve"> PAGEREF _Toc227579022 \h </w:instrText>
        </w:r>
        <w:r>
          <w:rPr>
            <w:noProof/>
            <w:webHidden/>
          </w:rPr>
        </w:r>
      </w:ins>
      <w:r>
        <w:rPr>
          <w:noProof/>
          <w:webHidden/>
        </w:rPr>
        <w:fldChar w:fldCharType="separate"/>
      </w:r>
      <w:ins w:id="270" w:author="Vũ Đức Thông (VinSOC-ANBM-ANBMOT)" w:date="2026-04-20T12:01:00Z">
        <w:r>
          <w:rPr>
            <w:noProof/>
            <w:webHidden/>
          </w:rPr>
          <w:t>23</w:t>
        </w:r>
        <w:r>
          <w:rPr>
            <w:noProof/>
            <w:webHidden/>
          </w:rPr>
          <w:fldChar w:fldCharType="end"/>
        </w:r>
        <w:r w:rsidRPr="002E3C12">
          <w:rPr>
            <w:rStyle w:val="Hyperlink"/>
            <w:noProof/>
          </w:rPr>
          <w:fldChar w:fldCharType="end"/>
        </w:r>
      </w:ins>
    </w:p>
    <w:p w14:paraId="738AF623" w14:textId="127097A9" w:rsidR="008305B7" w:rsidRDefault="008305B7">
      <w:pPr>
        <w:pStyle w:val="TOC3"/>
        <w:rPr>
          <w:ins w:id="271" w:author="Vũ Đức Thông (VinSOC-ANBM-ANBMOT)" w:date="2026-04-20T12:01:00Z"/>
          <w:rFonts w:asciiTheme="minorHAnsi" w:eastAsiaTheme="minorEastAsia" w:hAnsiTheme="minorHAnsi"/>
          <w:noProof/>
          <w:sz w:val="22"/>
          <w:lang w:val="en-US"/>
        </w:rPr>
      </w:pPr>
      <w:ins w:id="272"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"_Toc227579023"</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4.1.1</w:t>
        </w:r>
        <w:r w:rsidRPr="002E3C12">
          <w:rPr>
            <w:rStyle w:val="Hyperlink"/>
            <w:noProof/>
          </w:rPr>
          <w:t xml:space="preserve"> Các topo mạng ICS</w:t>
        </w:r>
        <w:r>
          <w:rPr>
            <w:noProof/>
            <w:webHidden/>
          </w:rPr>
          <w:tab/>
        </w:r>
        <w:r>
          <w:rPr>
            <w:noProof/>
            <w:webHidden/>
          </w:rPr>
          <w:fldChar w:fldCharType="begin"/>
        </w:r>
        <w:r>
          <w:rPr>
            <w:noProof/>
            <w:webHidden/>
          </w:rPr>
          <w:instrText xml:space="preserve"> PAGEREF _Toc227579023 \h </w:instrText>
        </w:r>
        <w:r>
          <w:rPr>
            <w:noProof/>
            <w:webHidden/>
          </w:rPr>
        </w:r>
      </w:ins>
      <w:r>
        <w:rPr>
          <w:noProof/>
          <w:webHidden/>
        </w:rPr>
        <w:fldChar w:fldCharType="separate"/>
      </w:r>
      <w:ins w:id="273" w:author="Vũ Đức Thông (VinSOC-ANBM-ANBMOT)" w:date="2026-04-20T12:01:00Z">
        <w:r>
          <w:rPr>
            <w:noProof/>
            <w:webHidden/>
          </w:rPr>
          <w:t>23</w:t>
        </w:r>
        <w:r>
          <w:rPr>
            <w:noProof/>
            <w:webHidden/>
          </w:rPr>
          <w:fldChar w:fldCharType="end"/>
        </w:r>
        <w:r w:rsidRPr="002E3C12">
          <w:rPr>
            <w:rStyle w:val="Hyperlink"/>
            <w:noProof/>
          </w:rPr>
          <w:fldChar w:fldCharType="end"/>
        </w:r>
      </w:ins>
    </w:p>
    <w:p w14:paraId="351199D9" w14:textId="144E7E78" w:rsidR="008305B7" w:rsidRDefault="008305B7">
      <w:pPr>
        <w:pStyle w:val="TOC3"/>
        <w:rPr>
          <w:ins w:id="274" w:author="Vũ Đức Thông (VinSOC-ANBM-ANBMOT)" w:date="2026-04-20T12:01:00Z"/>
          <w:rFonts w:asciiTheme="minorHAnsi" w:eastAsiaTheme="minorEastAsia" w:hAnsiTheme="minorHAnsi"/>
          <w:noProof/>
          <w:sz w:val="22"/>
          <w:lang w:val="en-US"/>
        </w:rPr>
      </w:pPr>
      <w:ins w:id="275"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"_Toc227579024"</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4.1.2</w:t>
        </w:r>
        <w:r w:rsidRPr="002E3C12">
          <w:rPr>
            <w:rStyle w:val="Hyperlink"/>
            <w:noProof/>
          </w:rPr>
          <w:t xml:space="preserve"> Các cách thức Polling ( Thăm dò)</w:t>
        </w:r>
        <w:r>
          <w:rPr>
            <w:noProof/>
            <w:webHidden/>
          </w:rPr>
          <w:tab/>
        </w:r>
        <w:r>
          <w:rPr>
            <w:noProof/>
            <w:webHidden/>
          </w:rPr>
          <w:fldChar w:fldCharType="begin"/>
        </w:r>
        <w:r>
          <w:rPr>
            <w:noProof/>
            <w:webHidden/>
          </w:rPr>
          <w:instrText xml:space="preserve"> PAGEREF _Toc227579024 \h </w:instrText>
        </w:r>
        <w:r>
          <w:rPr>
            <w:noProof/>
            <w:webHidden/>
          </w:rPr>
        </w:r>
      </w:ins>
      <w:r>
        <w:rPr>
          <w:noProof/>
          <w:webHidden/>
        </w:rPr>
        <w:fldChar w:fldCharType="separate"/>
      </w:r>
      <w:ins w:id="276" w:author="Vũ Đức Thông (VinSOC-ANBM-ANBMOT)" w:date="2026-04-20T12:01:00Z">
        <w:r>
          <w:rPr>
            <w:noProof/>
            <w:webHidden/>
          </w:rPr>
          <w:t>24</w:t>
        </w:r>
        <w:r>
          <w:rPr>
            <w:noProof/>
            <w:webHidden/>
          </w:rPr>
          <w:fldChar w:fldCharType="end"/>
        </w:r>
        <w:r w:rsidRPr="002E3C12">
          <w:rPr>
            <w:rStyle w:val="Hyperlink"/>
            <w:noProof/>
          </w:rPr>
          <w:fldChar w:fldCharType="end"/>
        </w:r>
      </w:ins>
    </w:p>
    <w:p w14:paraId="7F47DA7E" w14:textId="3CC6E05A" w:rsidR="008305B7" w:rsidRDefault="008305B7">
      <w:pPr>
        <w:pStyle w:val="TOC3"/>
        <w:rPr>
          <w:ins w:id="277" w:author="Vũ Đức Thông (VinSOC-ANBM-ANBMOT)" w:date="2026-04-20T12:01:00Z"/>
          <w:rFonts w:asciiTheme="minorHAnsi" w:eastAsiaTheme="minorEastAsia" w:hAnsiTheme="minorHAnsi"/>
          <w:noProof/>
          <w:sz w:val="22"/>
          <w:lang w:val="en-US"/>
        </w:rPr>
      </w:pPr>
      <w:ins w:id="278"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"_Toc227579025"</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4.1.3</w:t>
        </w:r>
        <w:r w:rsidRPr="002E3C12">
          <w:rPr>
            <w:rStyle w:val="Hyperlink"/>
            <w:noProof/>
          </w:rPr>
          <w:t xml:space="preserve"> Mối quan hệ Master / Field controller( Trạm trung tâm với bộ điều khiển hiện trường)</w:t>
        </w:r>
        <w:r>
          <w:rPr>
            <w:noProof/>
            <w:webHidden/>
          </w:rPr>
          <w:tab/>
        </w:r>
        <w:r>
          <w:rPr>
            <w:noProof/>
            <w:webHidden/>
          </w:rPr>
          <w:fldChar w:fldCharType="begin"/>
        </w:r>
        <w:r>
          <w:rPr>
            <w:noProof/>
            <w:webHidden/>
          </w:rPr>
          <w:instrText xml:space="preserve"> PAGEREF _Toc227579025 \h </w:instrText>
        </w:r>
        <w:r>
          <w:rPr>
            <w:noProof/>
            <w:webHidden/>
          </w:rPr>
        </w:r>
      </w:ins>
      <w:r>
        <w:rPr>
          <w:noProof/>
          <w:webHidden/>
        </w:rPr>
        <w:fldChar w:fldCharType="separate"/>
      </w:r>
      <w:ins w:id="279" w:author="Vũ Đức Thông (VinSOC-ANBM-ANBMOT)" w:date="2026-04-20T12:01:00Z">
        <w:r>
          <w:rPr>
            <w:noProof/>
            <w:webHidden/>
          </w:rPr>
          <w:t>25</w:t>
        </w:r>
        <w:r>
          <w:rPr>
            <w:noProof/>
            <w:webHidden/>
          </w:rPr>
          <w:fldChar w:fldCharType="end"/>
        </w:r>
        <w:r w:rsidRPr="002E3C12">
          <w:rPr>
            <w:rStyle w:val="Hyperlink"/>
            <w:noProof/>
          </w:rPr>
          <w:fldChar w:fldCharType="end"/>
        </w:r>
      </w:ins>
    </w:p>
    <w:p w14:paraId="02960A9D" w14:textId="64B456E1" w:rsidR="008305B7" w:rsidRDefault="008305B7">
      <w:pPr>
        <w:pStyle w:val="TOC3"/>
        <w:rPr>
          <w:ins w:id="280" w:author="Vũ Đức Thông (VinSOC-ANBM-ANBMOT)" w:date="2026-04-20T12:01:00Z"/>
          <w:rFonts w:asciiTheme="minorHAnsi" w:eastAsiaTheme="minorEastAsia" w:hAnsiTheme="minorHAnsi"/>
          <w:noProof/>
          <w:sz w:val="22"/>
          <w:lang w:val="en-US"/>
        </w:rPr>
      </w:pPr>
      <w:ins w:id="281"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"_Toc227579026"</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4.1.4</w:t>
        </w:r>
        <w:r w:rsidRPr="002E3C12">
          <w:rPr>
            <w:rStyle w:val="Hyperlink"/>
            <w:noProof/>
          </w:rPr>
          <w:t xml:space="preserve"> Physical Media ( Phương tiện vật lý)</w:t>
        </w:r>
        <w:r>
          <w:rPr>
            <w:noProof/>
            <w:webHidden/>
          </w:rPr>
          <w:tab/>
        </w:r>
        <w:r>
          <w:rPr>
            <w:noProof/>
            <w:webHidden/>
          </w:rPr>
          <w:fldChar w:fldCharType="begin"/>
        </w:r>
        <w:r>
          <w:rPr>
            <w:noProof/>
            <w:webHidden/>
          </w:rPr>
          <w:instrText xml:space="preserve"> PAGEREF _Toc227579026 \h </w:instrText>
        </w:r>
        <w:r>
          <w:rPr>
            <w:noProof/>
            <w:webHidden/>
          </w:rPr>
        </w:r>
      </w:ins>
      <w:r>
        <w:rPr>
          <w:noProof/>
          <w:webHidden/>
        </w:rPr>
        <w:fldChar w:fldCharType="separate"/>
      </w:r>
      <w:ins w:id="282" w:author="Vũ Đức Thông (VinSOC-ANBM-ANBMOT)" w:date="2026-04-20T12:01:00Z">
        <w:r>
          <w:rPr>
            <w:noProof/>
            <w:webHidden/>
          </w:rPr>
          <w:t>25</w:t>
        </w:r>
        <w:r>
          <w:rPr>
            <w:noProof/>
            <w:webHidden/>
          </w:rPr>
          <w:fldChar w:fldCharType="end"/>
        </w:r>
        <w:r w:rsidRPr="002E3C12">
          <w:rPr>
            <w:rStyle w:val="Hyperlink"/>
            <w:noProof/>
          </w:rPr>
          <w:fldChar w:fldCharType="end"/>
        </w:r>
      </w:ins>
    </w:p>
    <w:p w14:paraId="5121DFCF" w14:textId="77627CD6" w:rsidR="008305B7" w:rsidRDefault="008305B7">
      <w:pPr>
        <w:pStyle w:val="TOC1"/>
        <w:tabs>
          <w:tab w:val="right" w:leader="dot" w:pos="9458"/>
        </w:tabs>
        <w:rPr>
          <w:ins w:id="283" w:author="Vũ Đức Thông (VinSOC-ANBM-ANBMOT)" w:date="2026-04-20T12:01:00Z"/>
          <w:rFonts w:asciiTheme="minorHAnsi" w:eastAsiaTheme="minorEastAsia" w:hAnsiTheme="minorHAnsi"/>
          <w:noProof/>
          <w:sz w:val="22"/>
          <w:lang w:val="en-US"/>
        </w:rPr>
      </w:pPr>
      <w:ins w:id="284"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"_Toc227579027"</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CHƯƠNG 5.</w:t>
        </w:r>
        <w:r w:rsidRPr="002E3C12">
          <w:rPr>
            <w:rStyle w:val="Hyperlink"/>
            <w:noProof/>
          </w:rPr>
          <w:t xml:space="preserve"> OBJECT 5</w:t>
        </w:r>
        <w:r>
          <w:rPr>
            <w:noProof/>
            <w:webHidden/>
          </w:rPr>
          <w:tab/>
        </w:r>
        <w:r>
          <w:rPr>
            <w:noProof/>
            <w:webHidden/>
          </w:rPr>
          <w:fldChar w:fldCharType="begin"/>
        </w:r>
        <w:r>
          <w:rPr>
            <w:noProof/>
            <w:webHidden/>
          </w:rPr>
          <w:instrText xml:space="preserve"> PAGEREF _Toc227579027 \h </w:instrText>
        </w:r>
        <w:r>
          <w:rPr>
            <w:noProof/>
            <w:webHidden/>
          </w:rPr>
        </w:r>
      </w:ins>
      <w:r>
        <w:rPr>
          <w:noProof/>
          <w:webHidden/>
        </w:rPr>
        <w:fldChar w:fldCharType="separate"/>
      </w:r>
      <w:ins w:id="285" w:author="Vũ Đức Thông (VinSOC-ANBM-ANBMOT)" w:date="2026-04-20T12:01:00Z">
        <w:r>
          <w:rPr>
            <w:noProof/>
            <w:webHidden/>
          </w:rPr>
          <w:t>27</w:t>
        </w:r>
        <w:r>
          <w:rPr>
            <w:noProof/>
            <w:webHidden/>
          </w:rPr>
          <w:fldChar w:fldCharType="end"/>
        </w:r>
        <w:r w:rsidRPr="002E3C12">
          <w:rPr>
            <w:rStyle w:val="Hyperlink"/>
            <w:noProof/>
          </w:rPr>
          <w:fldChar w:fldCharType="end"/>
        </w:r>
      </w:ins>
    </w:p>
    <w:p w14:paraId="1B93D994" w14:textId="475786E9" w:rsidR="008305B7" w:rsidRDefault="008305B7">
      <w:pPr>
        <w:pStyle w:val="TOC2"/>
        <w:tabs>
          <w:tab w:val="right" w:leader="dot" w:pos="9458"/>
        </w:tabs>
        <w:rPr>
          <w:ins w:id="286" w:author="Vũ Đức Thông (VinSOC-ANBM-ANBMOT)" w:date="2026-04-20T12:01:00Z"/>
          <w:rFonts w:asciiTheme="minorHAnsi" w:eastAsiaTheme="minorEastAsia" w:hAnsiTheme="minorHAnsi"/>
          <w:noProof/>
          <w:sz w:val="22"/>
          <w:lang w:val="en-US"/>
        </w:rPr>
      </w:pPr>
      <w:ins w:id="287"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"_Toc227579028"</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5.1 Tranh Luận về các giao thức truyền thông thường sử dụng trong ICS</w:t>
        </w:r>
        <w:r>
          <w:rPr>
            <w:noProof/>
            <w:webHidden/>
          </w:rPr>
          <w:tab/>
        </w:r>
        <w:r>
          <w:rPr>
            <w:noProof/>
            <w:webHidden/>
          </w:rPr>
          <w:fldChar w:fldCharType="begin"/>
        </w:r>
        <w:r>
          <w:rPr>
            <w:noProof/>
            <w:webHidden/>
          </w:rPr>
          <w:instrText xml:space="preserve"> PAGEREF _Toc227579028 \h </w:instrText>
        </w:r>
        <w:r>
          <w:rPr>
            <w:noProof/>
            <w:webHidden/>
          </w:rPr>
        </w:r>
      </w:ins>
      <w:r>
        <w:rPr>
          <w:noProof/>
          <w:webHidden/>
        </w:rPr>
        <w:fldChar w:fldCharType="separate"/>
      </w:r>
      <w:ins w:id="288" w:author="Vũ Đức Thông (VinSOC-ANBM-ANBMOT)" w:date="2026-04-20T12:01:00Z">
        <w:r>
          <w:rPr>
            <w:noProof/>
            <w:webHidden/>
          </w:rPr>
          <w:t>27</w:t>
        </w:r>
        <w:r>
          <w:rPr>
            <w:noProof/>
            <w:webHidden/>
          </w:rPr>
          <w:fldChar w:fldCharType="end"/>
        </w:r>
        <w:r w:rsidRPr="002E3C12">
          <w:rPr>
            <w:rStyle w:val="Hyperlink"/>
            <w:noProof/>
          </w:rPr>
          <w:fldChar w:fldCharType="end"/>
        </w:r>
      </w:ins>
    </w:p>
    <w:p w14:paraId="120EB0ED" w14:textId="6013D78A" w:rsidR="008305B7" w:rsidRDefault="008305B7">
      <w:pPr>
        <w:pStyle w:val="TOC2"/>
        <w:tabs>
          <w:tab w:val="right" w:leader="dot" w:pos="9458"/>
        </w:tabs>
        <w:rPr>
          <w:ins w:id="289" w:author="Vũ Đức Thông (VinSOC-ANBM-ANBMOT)" w:date="2026-04-20T12:01:00Z"/>
          <w:rFonts w:asciiTheme="minorHAnsi" w:eastAsiaTheme="minorEastAsia" w:hAnsiTheme="minorHAnsi"/>
          <w:noProof/>
          <w:sz w:val="22"/>
          <w:lang w:val="en-US"/>
        </w:rPr>
      </w:pPr>
      <w:ins w:id="290"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"_Toc227579029"</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5.2 Kênh giao tiếp ICS</w:t>
        </w:r>
        <w:r>
          <w:rPr>
            <w:noProof/>
            <w:webHidden/>
          </w:rPr>
          <w:tab/>
        </w:r>
        <w:r>
          <w:rPr>
            <w:noProof/>
            <w:webHidden/>
          </w:rPr>
          <w:fldChar w:fldCharType="begin"/>
        </w:r>
        <w:r>
          <w:rPr>
            <w:noProof/>
            <w:webHidden/>
          </w:rPr>
          <w:instrText xml:space="preserve"> PAGEREF _Toc227579029 \h </w:instrText>
        </w:r>
        <w:r>
          <w:rPr>
            <w:noProof/>
            <w:webHidden/>
          </w:rPr>
        </w:r>
      </w:ins>
      <w:r>
        <w:rPr>
          <w:noProof/>
          <w:webHidden/>
        </w:rPr>
        <w:fldChar w:fldCharType="separate"/>
      </w:r>
      <w:ins w:id="291" w:author="Vũ Đức Thông (VinSOC-ANBM-ANBMOT)" w:date="2026-04-20T12:01:00Z">
        <w:r>
          <w:rPr>
            <w:noProof/>
            <w:webHidden/>
          </w:rPr>
          <w:t>28</w:t>
        </w:r>
        <w:r>
          <w:rPr>
            <w:noProof/>
            <w:webHidden/>
          </w:rPr>
          <w:fldChar w:fldCharType="end"/>
        </w:r>
        <w:r w:rsidRPr="002E3C12">
          <w:rPr>
            <w:rStyle w:val="Hyperlink"/>
            <w:noProof/>
          </w:rPr>
          <w:fldChar w:fldCharType="end"/>
        </w:r>
      </w:ins>
    </w:p>
    <w:p w14:paraId="58A62360" w14:textId="10017348" w:rsidR="008305B7" w:rsidRDefault="008305B7">
      <w:pPr>
        <w:pStyle w:val="TOC2"/>
        <w:tabs>
          <w:tab w:val="right" w:leader="dot" w:pos="9458"/>
        </w:tabs>
        <w:rPr>
          <w:ins w:id="292" w:author="Vũ Đức Thông (VinSOC-ANBM-ANBMOT)" w:date="2026-04-20T12:01:00Z"/>
          <w:rFonts w:asciiTheme="minorHAnsi" w:eastAsiaTheme="minorEastAsia" w:hAnsiTheme="minorHAnsi"/>
          <w:noProof/>
          <w:sz w:val="22"/>
          <w:lang w:val="en-US"/>
        </w:rPr>
      </w:pPr>
      <w:ins w:id="293"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"_Toc227579030"</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noProof/>
          </w:rPr>
          <w:t>5.3 Các giao thức phổ biến</w:t>
        </w:r>
        <w:r>
          <w:rPr>
            <w:noProof/>
            <w:webHidden/>
          </w:rPr>
          <w:tab/>
        </w:r>
        <w:r>
          <w:rPr>
            <w:noProof/>
            <w:webHidden/>
          </w:rPr>
          <w:fldChar w:fldCharType="begin"/>
        </w:r>
        <w:r>
          <w:rPr>
            <w:noProof/>
            <w:webHidden/>
          </w:rPr>
          <w:instrText xml:space="preserve"> PAGEREF _Toc227579030 \h </w:instrText>
        </w:r>
        <w:r>
          <w:rPr>
            <w:noProof/>
            <w:webHidden/>
          </w:rPr>
        </w:r>
      </w:ins>
      <w:r>
        <w:rPr>
          <w:noProof/>
          <w:webHidden/>
        </w:rPr>
        <w:fldChar w:fldCharType="separate"/>
      </w:r>
      <w:ins w:id="294" w:author="Vũ Đức Thông (VinSOC-ANBM-ANBMOT)" w:date="2026-04-20T12:01:00Z">
        <w:r>
          <w:rPr>
            <w:noProof/>
            <w:webHidden/>
          </w:rPr>
          <w:t>28</w:t>
        </w:r>
        <w:r>
          <w:rPr>
            <w:noProof/>
            <w:webHidden/>
          </w:rPr>
          <w:fldChar w:fldCharType="end"/>
        </w:r>
        <w:r w:rsidRPr="002E3C12">
          <w:rPr>
            <w:rStyle w:val="Hyperlink"/>
            <w:noProof/>
          </w:rPr>
          <w:fldChar w:fldCharType="end"/>
        </w:r>
      </w:ins>
    </w:p>
    <w:p w14:paraId="78A80B50" w14:textId="5EEA2877" w:rsidR="008305B7" w:rsidRDefault="008305B7">
      <w:pPr>
        <w:pStyle w:val="TOC3"/>
        <w:rPr>
          <w:ins w:id="295" w:author="Vũ Đức Thông (VinSOC-ANBM-ANBMOT)" w:date="2026-04-20T12:01:00Z"/>
          <w:rFonts w:asciiTheme="minorHAnsi" w:eastAsiaTheme="minorEastAsia" w:hAnsiTheme="minorHAnsi"/>
          <w:noProof/>
          <w:sz w:val="22"/>
          <w:lang w:val="en-US"/>
        </w:rPr>
      </w:pPr>
      <w:ins w:id="296"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"_Toc227579031"</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5.3.1</w:t>
        </w:r>
        <w:r w:rsidRPr="002E3C12">
          <w:rPr>
            <w:rStyle w:val="Hyperlink"/>
            <w:noProof/>
          </w:rPr>
          <w:t xml:space="preserve"> Modbus</w:t>
        </w:r>
        <w:r>
          <w:rPr>
            <w:noProof/>
            <w:webHidden/>
          </w:rPr>
          <w:tab/>
        </w:r>
        <w:r>
          <w:rPr>
            <w:noProof/>
            <w:webHidden/>
          </w:rPr>
          <w:fldChar w:fldCharType="begin"/>
        </w:r>
        <w:r>
          <w:rPr>
            <w:noProof/>
            <w:webHidden/>
          </w:rPr>
          <w:instrText xml:space="preserve"> PAGEREF _Toc227579031 \h </w:instrText>
        </w:r>
        <w:r>
          <w:rPr>
            <w:noProof/>
            <w:webHidden/>
          </w:rPr>
        </w:r>
      </w:ins>
      <w:r>
        <w:rPr>
          <w:noProof/>
          <w:webHidden/>
        </w:rPr>
        <w:fldChar w:fldCharType="separate"/>
      </w:r>
      <w:ins w:id="297" w:author="Vũ Đức Thông (VinSOC-ANBM-ANBMOT)" w:date="2026-04-20T12:01:00Z">
        <w:r>
          <w:rPr>
            <w:noProof/>
            <w:webHidden/>
          </w:rPr>
          <w:t>29</w:t>
        </w:r>
        <w:r>
          <w:rPr>
            <w:noProof/>
            <w:webHidden/>
          </w:rPr>
          <w:fldChar w:fldCharType="end"/>
        </w:r>
        <w:r w:rsidRPr="002E3C12">
          <w:rPr>
            <w:rStyle w:val="Hyperlink"/>
            <w:noProof/>
          </w:rPr>
          <w:fldChar w:fldCharType="end"/>
        </w:r>
      </w:ins>
    </w:p>
    <w:p w14:paraId="61C6FC6A" w14:textId="02541DAF" w:rsidR="008305B7" w:rsidRDefault="008305B7">
      <w:pPr>
        <w:pStyle w:val="TOC3"/>
        <w:rPr>
          <w:ins w:id="298" w:author="Vũ Đức Thông (VinSOC-ANBM-ANBMOT)" w:date="2026-04-20T12:01:00Z"/>
          <w:rFonts w:asciiTheme="minorHAnsi" w:eastAsiaTheme="minorEastAsia" w:hAnsiTheme="minorHAnsi"/>
          <w:noProof/>
          <w:sz w:val="22"/>
          <w:lang w:val="en-US"/>
        </w:rPr>
      </w:pPr>
      <w:ins w:id="299"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"_Toc227579032"</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5.3.2</w:t>
        </w:r>
        <w:r w:rsidRPr="002E3C12">
          <w:rPr>
            <w:rStyle w:val="Hyperlink"/>
            <w:noProof/>
          </w:rPr>
          <w:t xml:space="preserve"> Các phiên bản Modbus</w:t>
        </w:r>
        <w:r>
          <w:rPr>
            <w:noProof/>
            <w:webHidden/>
          </w:rPr>
          <w:tab/>
        </w:r>
        <w:r>
          <w:rPr>
            <w:noProof/>
            <w:webHidden/>
          </w:rPr>
          <w:fldChar w:fldCharType="begin"/>
        </w:r>
        <w:r>
          <w:rPr>
            <w:noProof/>
            <w:webHidden/>
          </w:rPr>
          <w:instrText xml:space="preserve"> PAGEREF _Toc227579032 \h </w:instrText>
        </w:r>
        <w:r>
          <w:rPr>
            <w:noProof/>
            <w:webHidden/>
          </w:rPr>
        </w:r>
      </w:ins>
      <w:r>
        <w:rPr>
          <w:noProof/>
          <w:webHidden/>
        </w:rPr>
        <w:fldChar w:fldCharType="separate"/>
      </w:r>
      <w:ins w:id="300" w:author="Vũ Đức Thông (VinSOC-ANBM-ANBMOT)" w:date="2026-04-20T12:01:00Z">
        <w:r>
          <w:rPr>
            <w:noProof/>
            <w:webHidden/>
          </w:rPr>
          <w:t>30</w:t>
        </w:r>
        <w:r>
          <w:rPr>
            <w:noProof/>
            <w:webHidden/>
          </w:rPr>
          <w:fldChar w:fldCharType="end"/>
        </w:r>
        <w:r w:rsidRPr="002E3C12">
          <w:rPr>
            <w:rStyle w:val="Hyperlink"/>
            <w:noProof/>
          </w:rPr>
          <w:fldChar w:fldCharType="end"/>
        </w:r>
      </w:ins>
    </w:p>
    <w:p w14:paraId="29CE4E31" w14:textId="54836CCE" w:rsidR="008305B7" w:rsidRDefault="008305B7">
      <w:pPr>
        <w:pStyle w:val="TOC3"/>
        <w:rPr>
          <w:ins w:id="301" w:author="Vũ Đức Thông (VinSOC-ANBM-ANBMOT)" w:date="2026-04-20T12:01:00Z"/>
          <w:rFonts w:asciiTheme="minorHAnsi" w:eastAsiaTheme="minorEastAsia" w:hAnsiTheme="minorHAnsi"/>
          <w:noProof/>
          <w:sz w:val="22"/>
          <w:lang w:val="en-US"/>
        </w:rPr>
      </w:pPr>
      <w:ins w:id="302"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"_Toc227579033"</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5.3.3</w:t>
        </w:r>
        <w:r w:rsidRPr="002E3C12">
          <w:rPr>
            <w:rStyle w:val="Hyperlink"/>
            <w:noProof/>
          </w:rPr>
          <w:t xml:space="preserve"> Distributed Network Protocol 3 ( DNP3) Giao thức mạng phân tán 3</w:t>
        </w:r>
        <w:r>
          <w:rPr>
            <w:noProof/>
            <w:webHidden/>
          </w:rPr>
          <w:tab/>
        </w:r>
        <w:r>
          <w:rPr>
            <w:noProof/>
            <w:webHidden/>
          </w:rPr>
          <w:fldChar w:fldCharType="begin"/>
        </w:r>
        <w:r>
          <w:rPr>
            <w:noProof/>
            <w:webHidden/>
          </w:rPr>
          <w:instrText xml:space="preserve"> PAGEREF _Toc227579033 \h </w:instrText>
        </w:r>
        <w:r>
          <w:rPr>
            <w:noProof/>
            <w:webHidden/>
          </w:rPr>
        </w:r>
      </w:ins>
      <w:r>
        <w:rPr>
          <w:noProof/>
          <w:webHidden/>
        </w:rPr>
        <w:fldChar w:fldCharType="separate"/>
      </w:r>
      <w:ins w:id="303" w:author="Vũ Đức Thông (VinSOC-ANBM-ANBMOT)" w:date="2026-04-20T12:01:00Z">
        <w:r>
          <w:rPr>
            <w:noProof/>
            <w:webHidden/>
          </w:rPr>
          <w:t>32</w:t>
        </w:r>
        <w:r>
          <w:rPr>
            <w:noProof/>
            <w:webHidden/>
          </w:rPr>
          <w:fldChar w:fldCharType="end"/>
        </w:r>
        <w:r w:rsidRPr="002E3C12">
          <w:rPr>
            <w:rStyle w:val="Hyperlink"/>
            <w:noProof/>
          </w:rPr>
          <w:fldChar w:fldCharType="end"/>
        </w:r>
      </w:ins>
    </w:p>
    <w:p w14:paraId="6A9A85EA" w14:textId="6FFD93CD" w:rsidR="008305B7" w:rsidRDefault="008305B7">
      <w:pPr>
        <w:pStyle w:val="TOC3"/>
        <w:rPr>
          <w:ins w:id="304" w:author="Vũ Đức Thông (VinSOC-ANBM-ANBMOT)" w:date="2026-04-20T12:01:00Z"/>
          <w:rFonts w:asciiTheme="minorHAnsi" w:eastAsiaTheme="minorEastAsia" w:hAnsiTheme="minorHAnsi"/>
          <w:noProof/>
          <w:sz w:val="22"/>
          <w:lang w:val="en-US"/>
        </w:rPr>
      </w:pPr>
      <w:ins w:id="305"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"_Toc227579034"</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5.3.4</w:t>
        </w:r>
        <w:r w:rsidRPr="002E3C12">
          <w:rPr>
            <w:rStyle w:val="Hyperlink"/>
            <w:noProof/>
          </w:rPr>
          <w:t xml:space="preserve"> Inter-Control Center Communications Protocol ( ICCP)</w:t>
        </w:r>
        <w:r>
          <w:rPr>
            <w:noProof/>
            <w:webHidden/>
          </w:rPr>
          <w:tab/>
        </w:r>
        <w:r>
          <w:rPr>
            <w:noProof/>
            <w:webHidden/>
          </w:rPr>
          <w:fldChar w:fldCharType="begin"/>
        </w:r>
        <w:r>
          <w:rPr>
            <w:noProof/>
            <w:webHidden/>
          </w:rPr>
          <w:instrText xml:space="preserve"> PAGEREF _Toc227579034 \h </w:instrText>
        </w:r>
        <w:r>
          <w:rPr>
            <w:noProof/>
            <w:webHidden/>
          </w:rPr>
        </w:r>
      </w:ins>
      <w:r>
        <w:rPr>
          <w:noProof/>
          <w:webHidden/>
        </w:rPr>
        <w:fldChar w:fldCharType="separate"/>
      </w:r>
      <w:ins w:id="306" w:author="Vũ Đức Thông (VinSOC-ANBM-ANBMOT)" w:date="2026-04-20T12:01:00Z">
        <w:r>
          <w:rPr>
            <w:noProof/>
            <w:webHidden/>
          </w:rPr>
          <w:t>34</w:t>
        </w:r>
        <w:r>
          <w:rPr>
            <w:noProof/>
            <w:webHidden/>
          </w:rPr>
          <w:fldChar w:fldCharType="end"/>
        </w:r>
        <w:r w:rsidRPr="002E3C12">
          <w:rPr>
            <w:rStyle w:val="Hyperlink"/>
            <w:noProof/>
          </w:rPr>
          <w:fldChar w:fldCharType="end"/>
        </w:r>
      </w:ins>
    </w:p>
    <w:p w14:paraId="45105339" w14:textId="51C796FA" w:rsidR="008305B7" w:rsidRDefault="008305B7">
      <w:pPr>
        <w:pStyle w:val="TOC3"/>
        <w:rPr>
          <w:ins w:id="307" w:author="Vũ Đức Thông (VinSOC-ANBM-ANBMOT)" w:date="2026-04-20T12:01:00Z"/>
          <w:rFonts w:asciiTheme="minorHAnsi" w:eastAsiaTheme="minorEastAsia" w:hAnsiTheme="minorHAnsi"/>
          <w:noProof/>
          <w:sz w:val="22"/>
          <w:lang w:val="en-US"/>
        </w:rPr>
      </w:pPr>
      <w:ins w:id="308"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"_Toc227579035"</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5.3.5</w:t>
        </w:r>
        <w:r w:rsidRPr="002E3C12">
          <w:rPr>
            <w:rStyle w:val="Hyperlink"/>
            <w:noProof/>
          </w:rPr>
          <w:t xml:space="preserve"> FieldBus</w:t>
        </w:r>
        <w:r>
          <w:rPr>
            <w:noProof/>
            <w:webHidden/>
          </w:rPr>
          <w:tab/>
        </w:r>
        <w:r>
          <w:rPr>
            <w:noProof/>
            <w:webHidden/>
          </w:rPr>
          <w:fldChar w:fldCharType="begin"/>
        </w:r>
        <w:r>
          <w:rPr>
            <w:noProof/>
            <w:webHidden/>
          </w:rPr>
          <w:instrText xml:space="preserve"> PAGEREF _Toc227579035 \h </w:instrText>
        </w:r>
        <w:r>
          <w:rPr>
            <w:noProof/>
            <w:webHidden/>
          </w:rPr>
        </w:r>
      </w:ins>
      <w:r>
        <w:rPr>
          <w:noProof/>
          <w:webHidden/>
        </w:rPr>
        <w:fldChar w:fldCharType="separate"/>
      </w:r>
      <w:ins w:id="309" w:author="Vũ Đức Thông (VinSOC-ANBM-ANBMOT)" w:date="2026-04-20T12:01:00Z">
        <w:r>
          <w:rPr>
            <w:noProof/>
            <w:webHidden/>
          </w:rPr>
          <w:t>35</w:t>
        </w:r>
        <w:r>
          <w:rPr>
            <w:noProof/>
            <w:webHidden/>
          </w:rPr>
          <w:fldChar w:fldCharType="end"/>
        </w:r>
        <w:r w:rsidRPr="002E3C12">
          <w:rPr>
            <w:rStyle w:val="Hyperlink"/>
            <w:noProof/>
          </w:rPr>
          <w:fldChar w:fldCharType="end"/>
        </w:r>
      </w:ins>
    </w:p>
    <w:p w14:paraId="1E559D28" w14:textId="554F0AA1" w:rsidR="008305B7" w:rsidRDefault="008305B7">
      <w:pPr>
        <w:pStyle w:val="TOC3"/>
        <w:rPr>
          <w:ins w:id="310" w:author="Vũ Đức Thông (VinSOC-ANBM-ANBMOT)" w:date="2026-04-20T12:01:00Z"/>
          <w:rFonts w:asciiTheme="minorHAnsi" w:eastAsiaTheme="minorEastAsia" w:hAnsiTheme="minorHAnsi"/>
          <w:noProof/>
          <w:sz w:val="22"/>
          <w:lang w:val="en-US"/>
        </w:rPr>
      </w:pPr>
      <w:ins w:id="311"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"_Toc227579036"</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5.3.6</w:t>
        </w:r>
        <w:r w:rsidRPr="002E3C12">
          <w:rPr>
            <w:rStyle w:val="Hyperlink"/>
            <w:noProof/>
          </w:rPr>
          <w:t xml:space="preserve"> Profibus</w:t>
        </w:r>
        <w:r>
          <w:rPr>
            <w:noProof/>
            <w:webHidden/>
          </w:rPr>
          <w:tab/>
        </w:r>
        <w:r>
          <w:rPr>
            <w:noProof/>
            <w:webHidden/>
          </w:rPr>
          <w:fldChar w:fldCharType="begin"/>
        </w:r>
        <w:r>
          <w:rPr>
            <w:noProof/>
            <w:webHidden/>
          </w:rPr>
          <w:instrText xml:space="preserve"> PAGEREF _Toc227579036 \h </w:instrText>
        </w:r>
        <w:r>
          <w:rPr>
            <w:noProof/>
            <w:webHidden/>
          </w:rPr>
        </w:r>
      </w:ins>
      <w:r>
        <w:rPr>
          <w:noProof/>
          <w:webHidden/>
        </w:rPr>
        <w:fldChar w:fldCharType="separate"/>
      </w:r>
      <w:ins w:id="312" w:author="Vũ Đức Thông (VinSOC-ANBM-ANBMOT)" w:date="2026-04-20T12:01:00Z">
        <w:r>
          <w:rPr>
            <w:noProof/>
            <w:webHidden/>
          </w:rPr>
          <w:t>38</w:t>
        </w:r>
        <w:r>
          <w:rPr>
            <w:noProof/>
            <w:webHidden/>
          </w:rPr>
          <w:fldChar w:fldCharType="end"/>
        </w:r>
        <w:r w:rsidRPr="002E3C12">
          <w:rPr>
            <w:rStyle w:val="Hyperlink"/>
            <w:noProof/>
          </w:rPr>
          <w:fldChar w:fldCharType="end"/>
        </w:r>
      </w:ins>
    </w:p>
    <w:p w14:paraId="557ACD23" w14:textId="32EFB807" w:rsidR="008305B7" w:rsidRDefault="008305B7">
      <w:pPr>
        <w:pStyle w:val="TOC3"/>
        <w:rPr>
          <w:ins w:id="313" w:author="Vũ Đức Thông (VinSOC-ANBM-ANBMOT)" w:date="2026-04-20T12:01:00Z"/>
          <w:rFonts w:asciiTheme="minorHAnsi" w:eastAsiaTheme="minorEastAsia" w:hAnsiTheme="minorHAnsi"/>
          <w:noProof/>
          <w:sz w:val="22"/>
          <w:lang w:val="en-US"/>
        </w:rPr>
      </w:pPr>
      <w:ins w:id="314"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"_Toc227579037"</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5.3.7</w:t>
        </w:r>
        <w:r w:rsidRPr="002E3C12">
          <w:rPr>
            <w:rStyle w:val="Hyperlink"/>
            <w:noProof/>
          </w:rPr>
          <w:t xml:space="preserve"> Open Platform Communication ( OPC)</w:t>
        </w:r>
        <w:r>
          <w:rPr>
            <w:noProof/>
            <w:webHidden/>
          </w:rPr>
          <w:tab/>
        </w:r>
        <w:r>
          <w:rPr>
            <w:noProof/>
            <w:webHidden/>
          </w:rPr>
          <w:fldChar w:fldCharType="begin"/>
        </w:r>
        <w:r>
          <w:rPr>
            <w:noProof/>
            <w:webHidden/>
          </w:rPr>
          <w:instrText xml:space="preserve"> PAGEREF _Toc227579037 \h </w:instrText>
        </w:r>
        <w:r>
          <w:rPr>
            <w:noProof/>
            <w:webHidden/>
          </w:rPr>
        </w:r>
      </w:ins>
      <w:r>
        <w:rPr>
          <w:noProof/>
          <w:webHidden/>
        </w:rPr>
        <w:fldChar w:fldCharType="separate"/>
      </w:r>
      <w:ins w:id="315" w:author="Vũ Đức Thông (VinSOC-ANBM-ANBMOT)" w:date="2026-04-20T12:01:00Z">
        <w:r>
          <w:rPr>
            <w:noProof/>
            <w:webHidden/>
          </w:rPr>
          <w:t>40</w:t>
        </w:r>
        <w:r>
          <w:rPr>
            <w:noProof/>
            <w:webHidden/>
          </w:rPr>
          <w:fldChar w:fldCharType="end"/>
        </w:r>
        <w:r w:rsidRPr="002E3C12">
          <w:rPr>
            <w:rStyle w:val="Hyperlink"/>
            <w:noProof/>
          </w:rPr>
          <w:fldChar w:fldCharType="end"/>
        </w:r>
      </w:ins>
    </w:p>
    <w:p w14:paraId="631CAE1A" w14:textId="2EE9AC94" w:rsidR="008305B7" w:rsidRDefault="008305B7">
      <w:pPr>
        <w:pStyle w:val="TOC1"/>
        <w:tabs>
          <w:tab w:val="right" w:leader="dot" w:pos="9458"/>
        </w:tabs>
        <w:rPr>
          <w:ins w:id="316" w:author="Vũ Đức Thông (VinSOC-ANBM-ANBMOT)" w:date="2026-04-20T12:01:00Z"/>
          <w:rFonts w:asciiTheme="minorHAnsi" w:eastAsiaTheme="minorEastAsia" w:hAnsiTheme="minorHAnsi"/>
          <w:noProof/>
          <w:sz w:val="22"/>
          <w:lang w:val="en-US"/>
        </w:rPr>
      </w:pPr>
      <w:ins w:id="317" w:author="Vũ Đức Thông (VinSOC-ANBM-ANBMOT)" w:date="2026-04-20T12:01:00Z">
        <w:r w:rsidRPr="002E3C12">
          <w:rPr>
            <w:rStyle w:val="Hyperlink"/>
            <w:noProof/>
          </w:rPr>
          <w:fldChar w:fldCharType="begin"/>
        </w:r>
        <w:r w:rsidRPr="002E3C12">
          <w:rPr>
            <w:rStyle w:val="Hyperlink"/>
            <w:noProof/>
          </w:rPr>
          <w:instrText xml:space="preserve"> </w:instrText>
        </w:r>
        <w:r>
          <w:rPr>
            <w:noProof/>
          </w:rPr>
          <w:instrText>HYPERLINK \l "_Toc227579038"</w:instrText>
        </w:r>
        <w:r w:rsidRPr="002E3C12">
          <w:rPr>
            <w:rStyle w:val="Hyperlink"/>
            <w:noProof/>
          </w:rPr>
          <w:instrText xml:space="preserve"> </w:instrText>
        </w:r>
        <w:r w:rsidRPr="002E3C12">
          <w:rPr>
            <w:rStyle w:val="Hyperlink"/>
            <w:noProof/>
          </w:rPr>
        </w:r>
        <w:r w:rsidRPr="002E3C12">
          <w:rPr>
            <w:rStyle w:val="Hyperlink"/>
            <w:noProof/>
          </w:rPr>
          <w:fldChar w:fldCharType="separate"/>
        </w:r>
        <w:r w:rsidRPr="002E3C12">
          <w:rPr>
            <w:rStyle w:val="Hyperlink"/>
            <w:rFonts w:ascii="Times New Roman Bold" w:hAnsi="Times New Roman Bold"/>
            <w:noProof/>
          </w:rPr>
          <w:t>CHƯƠNG 6.</w:t>
        </w:r>
        <w:r w:rsidRPr="002E3C12">
          <w:rPr>
            <w:rStyle w:val="Hyperlink"/>
            <w:noProof/>
          </w:rPr>
          <w:t xml:space="preserve"> KẾT LUẬN</w:t>
        </w:r>
        <w:r>
          <w:rPr>
            <w:noProof/>
            <w:webHidden/>
          </w:rPr>
          <w:tab/>
        </w:r>
        <w:r>
          <w:rPr>
            <w:noProof/>
            <w:webHidden/>
          </w:rPr>
          <w:fldChar w:fldCharType="begin"/>
        </w:r>
        <w:r>
          <w:rPr>
            <w:noProof/>
            <w:webHidden/>
          </w:rPr>
          <w:instrText xml:space="preserve"> PAGEREF _Toc227579038 \h </w:instrText>
        </w:r>
        <w:r>
          <w:rPr>
            <w:noProof/>
            <w:webHidden/>
          </w:rPr>
        </w:r>
      </w:ins>
      <w:r>
        <w:rPr>
          <w:noProof/>
          <w:webHidden/>
        </w:rPr>
        <w:fldChar w:fldCharType="separate"/>
      </w:r>
      <w:ins w:id="318" w:author="Vũ Đức Thông (VinSOC-ANBM-ANBMOT)" w:date="2026-04-20T12:01:00Z">
        <w:r>
          <w:rPr>
            <w:noProof/>
            <w:webHidden/>
          </w:rPr>
          <w:t>43</w:t>
        </w:r>
        <w:r>
          <w:rPr>
            <w:noProof/>
            <w:webHidden/>
          </w:rPr>
          <w:fldChar w:fldCharType="end"/>
        </w:r>
        <w:r w:rsidRPr="002E3C12">
          <w:rPr>
            <w:rStyle w:val="Hyperlink"/>
            <w:noProof/>
          </w:rPr>
          <w:fldChar w:fldCharType="end"/>
        </w:r>
      </w:ins>
    </w:p>
    <w:p w14:paraId="0CC5843E" w14:textId="5E4FF4FC" w:rsidR="00DC4672" w:rsidDel="008305B7" w:rsidRDefault="00DC4672">
      <w:pPr>
        <w:pStyle w:val="TOC1"/>
        <w:tabs>
          <w:tab w:val="right" w:leader="dot" w:pos="9458"/>
        </w:tabs>
        <w:rPr>
          <w:del w:id="319" w:author="Vũ Đức Thông (VinSOC-ANBM-ANBMOT)" w:date="2026-04-20T12:01:00Z"/>
          <w:rFonts w:asciiTheme="minorHAnsi" w:eastAsiaTheme="minorEastAsia" w:hAnsiTheme="minorHAnsi"/>
          <w:noProof/>
          <w:sz w:val="22"/>
          <w:lang w:val="en-US"/>
        </w:rPr>
      </w:pPr>
      <w:del w:id="320" w:author="Vũ Đức Thông (VinSOC-ANBM-ANBMOT)" w:date="2026-04-20T12:01:00Z">
        <w:r w:rsidRPr="008305B7" w:rsidDel="008305B7">
          <w:rPr>
            <w:rStyle w:val="Hyperlink"/>
            <w:noProof/>
            <w:rPrChange w:id="321" w:author="Vũ Đức Thông (VinSOC-ANBM-ANBMOT)" w:date="2026-04-20T12:01:00Z">
              <w:rPr>
                <w:rStyle w:val="Hyperlink"/>
                <w:noProof/>
              </w:rPr>
            </w:rPrChange>
          </w:rPr>
          <w:delText>MỤC LỤC</w:delText>
        </w:r>
        <w:r w:rsidDel="008305B7">
          <w:rPr>
            <w:noProof/>
            <w:webHidden/>
          </w:rPr>
          <w:tab/>
          <w:delText>3</w:delText>
        </w:r>
      </w:del>
    </w:p>
    <w:p w14:paraId="106EFED1" w14:textId="1BBE649D" w:rsidR="00DC4672" w:rsidDel="008305B7" w:rsidRDefault="00DC4672">
      <w:pPr>
        <w:pStyle w:val="TOC1"/>
        <w:tabs>
          <w:tab w:val="right" w:leader="dot" w:pos="9458"/>
        </w:tabs>
        <w:rPr>
          <w:del w:id="322" w:author="Vũ Đức Thông (VinSOC-ANBM-ANBMOT)" w:date="2026-04-20T12:01:00Z"/>
          <w:rFonts w:asciiTheme="minorHAnsi" w:eastAsiaTheme="minorEastAsia" w:hAnsiTheme="minorHAnsi"/>
          <w:noProof/>
          <w:sz w:val="22"/>
          <w:lang w:val="en-US"/>
        </w:rPr>
      </w:pPr>
      <w:del w:id="323" w:author="Vũ Đức Thông (VinSOC-ANBM-ANBMOT)" w:date="2026-04-20T12:01:00Z">
        <w:r w:rsidRPr="008305B7" w:rsidDel="008305B7">
          <w:rPr>
            <w:rStyle w:val="Hyperlink"/>
            <w:noProof/>
            <w:rPrChange w:id="324" w:author="Vũ Đức Thông (VinSOC-ANBM-ANBMOT)" w:date="2026-04-20T12:01:00Z">
              <w:rPr>
                <w:rStyle w:val="Hyperlink"/>
                <w:noProof/>
              </w:rPr>
            </w:rPrChange>
          </w:rPr>
          <w:delText>DANH MỤC CÁC HÌNH VẼ</w:delText>
        </w:r>
        <w:r w:rsidDel="008305B7">
          <w:rPr>
            <w:noProof/>
            <w:webHidden/>
          </w:rPr>
          <w:tab/>
          <w:delText>5</w:delText>
        </w:r>
      </w:del>
    </w:p>
    <w:p w14:paraId="0D32458F" w14:textId="49CB7C43" w:rsidR="00DC4672" w:rsidDel="008305B7" w:rsidRDefault="00DC4672">
      <w:pPr>
        <w:pStyle w:val="TOC1"/>
        <w:tabs>
          <w:tab w:val="right" w:leader="dot" w:pos="9458"/>
        </w:tabs>
        <w:rPr>
          <w:del w:id="325" w:author="Vũ Đức Thông (VinSOC-ANBM-ANBMOT)" w:date="2026-04-20T12:01:00Z"/>
          <w:rFonts w:asciiTheme="minorHAnsi" w:eastAsiaTheme="minorEastAsia" w:hAnsiTheme="minorHAnsi"/>
          <w:noProof/>
          <w:sz w:val="22"/>
          <w:lang w:val="en-US"/>
        </w:rPr>
      </w:pPr>
      <w:del w:id="326" w:author="Vũ Đức Thông (VinSOC-ANBM-ANBMOT)" w:date="2026-04-20T12:01:00Z">
        <w:r w:rsidRPr="008305B7" w:rsidDel="008305B7">
          <w:rPr>
            <w:rStyle w:val="Hyperlink"/>
            <w:noProof/>
            <w:rPrChange w:id="327" w:author="Vũ Đức Thông (VinSOC-ANBM-ANBMOT)" w:date="2026-04-20T12:01:00Z">
              <w:rPr>
                <w:rStyle w:val="Hyperlink"/>
                <w:noProof/>
              </w:rPr>
            </w:rPrChange>
          </w:rPr>
          <w:delText>DANH MỤC CÁC BẢNG BIỂU</w:delText>
        </w:r>
        <w:r w:rsidDel="008305B7">
          <w:rPr>
            <w:noProof/>
            <w:webHidden/>
          </w:rPr>
          <w:tab/>
          <w:delText>5</w:delText>
        </w:r>
      </w:del>
    </w:p>
    <w:p w14:paraId="5CA34A2D" w14:textId="1ADC3DBE" w:rsidR="00DC4672" w:rsidDel="008305B7" w:rsidRDefault="00DC4672">
      <w:pPr>
        <w:pStyle w:val="TOC1"/>
        <w:tabs>
          <w:tab w:val="right" w:leader="dot" w:pos="9458"/>
        </w:tabs>
        <w:rPr>
          <w:del w:id="328" w:author="Vũ Đức Thông (VinSOC-ANBM-ANBMOT)" w:date="2026-04-20T12:01:00Z"/>
          <w:rFonts w:asciiTheme="minorHAnsi" w:eastAsiaTheme="minorEastAsia" w:hAnsiTheme="minorHAnsi"/>
          <w:noProof/>
          <w:sz w:val="22"/>
          <w:lang w:val="en-US"/>
        </w:rPr>
      </w:pPr>
      <w:del w:id="329" w:author="Vũ Đức Thông (VinSOC-ANBM-ANBMOT)" w:date="2026-04-20T12:01:00Z">
        <w:r w:rsidRPr="008305B7" w:rsidDel="008305B7">
          <w:rPr>
            <w:rStyle w:val="Hyperlink"/>
            <w:rFonts w:ascii="Times New Roman Bold" w:hAnsi="Times New Roman Bold"/>
            <w:noProof/>
            <w:rPrChange w:id="330" w:author="Vũ Đức Thông (VinSOC-ANBM-ANBMOT)" w:date="2026-04-20T12:01:00Z">
              <w:rPr>
                <w:rStyle w:val="Hyperlink"/>
                <w:rFonts w:ascii="Times New Roman Bold" w:hAnsi="Times New Roman Bold"/>
                <w:noProof/>
              </w:rPr>
            </w:rPrChange>
          </w:rPr>
          <w:delText>CHƯƠNG 1.</w:delText>
        </w:r>
        <w:r w:rsidRPr="008305B7" w:rsidDel="008305B7">
          <w:rPr>
            <w:rStyle w:val="Hyperlink"/>
            <w:noProof/>
            <w:rPrChange w:id="331" w:author="Vũ Đức Thông (VinSOC-ANBM-ANBMOT)" w:date="2026-04-20T12:01:00Z">
              <w:rPr>
                <w:rStyle w:val="Hyperlink"/>
                <w:noProof/>
              </w:rPr>
            </w:rPrChange>
          </w:rPr>
          <w:delText xml:space="preserve"> ICS100</w:delText>
        </w:r>
        <w:r w:rsidDel="008305B7">
          <w:rPr>
            <w:noProof/>
            <w:webHidden/>
          </w:rPr>
          <w:tab/>
          <w:delText>6</w:delText>
        </w:r>
      </w:del>
    </w:p>
    <w:p w14:paraId="7F618845" w14:textId="3977565A" w:rsidR="00DC4672" w:rsidDel="008305B7" w:rsidRDefault="00DC4672">
      <w:pPr>
        <w:pStyle w:val="TOC2"/>
        <w:tabs>
          <w:tab w:val="right" w:leader="dot" w:pos="9458"/>
        </w:tabs>
        <w:rPr>
          <w:del w:id="332" w:author="Vũ Đức Thông (VinSOC-ANBM-ANBMOT)" w:date="2026-04-20T12:01:00Z"/>
          <w:rFonts w:asciiTheme="minorHAnsi" w:eastAsiaTheme="minorEastAsia" w:hAnsiTheme="minorHAnsi"/>
          <w:noProof/>
          <w:sz w:val="22"/>
          <w:lang w:val="en-US"/>
        </w:rPr>
      </w:pPr>
      <w:del w:id="333" w:author="Vũ Đức Thông (VinSOC-ANBM-ANBMOT)" w:date="2026-04-20T12:01:00Z">
        <w:r w:rsidRPr="008305B7" w:rsidDel="008305B7">
          <w:rPr>
            <w:rStyle w:val="Hyperlink"/>
            <w:noProof/>
            <w:rPrChange w:id="334" w:author="Vũ Đức Thông (VinSOC-ANBM-ANBMOT)" w:date="2026-04-20T12:01:00Z">
              <w:rPr>
                <w:rStyle w:val="Hyperlink"/>
                <w:noProof/>
              </w:rPr>
            </w:rPrChange>
          </w:rPr>
          <w:delText>1.1 Các khái niệm cơ bản</w:delText>
        </w:r>
        <w:r w:rsidDel="008305B7">
          <w:rPr>
            <w:noProof/>
            <w:webHidden/>
          </w:rPr>
          <w:tab/>
          <w:delText>6</w:delText>
        </w:r>
      </w:del>
    </w:p>
    <w:p w14:paraId="5BB5BCCB" w14:textId="4FA31E5D" w:rsidR="00DC4672" w:rsidDel="008305B7" w:rsidRDefault="00DC4672">
      <w:pPr>
        <w:pStyle w:val="TOC2"/>
        <w:tabs>
          <w:tab w:val="right" w:leader="dot" w:pos="9458"/>
        </w:tabs>
        <w:rPr>
          <w:del w:id="335" w:author="Vũ Đức Thông (VinSOC-ANBM-ANBMOT)" w:date="2026-04-20T12:01:00Z"/>
          <w:rFonts w:asciiTheme="minorHAnsi" w:eastAsiaTheme="minorEastAsia" w:hAnsiTheme="minorHAnsi"/>
          <w:noProof/>
          <w:sz w:val="22"/>
          <w:lang w:val="en-US"/>
        </w:rPr>
      </w:pPr>
      <w:del w:id="336" w:author="Vũ Đức Thông (VinSOC-ANBM-ANBMOT)" w:date="2026-04-20T12:01:00Z">
        <w:r w:rsidRPr="008305B7" w:rsidDel="008305B7">
          <w:rPr>
            <w:rStyle w:val="Hyperlink"/>
            <w:noProof/>
            <w:rPrChange w:id="337" w:author="Vũ Đức Thông (VinSOC-ANBM-ANBMOT)" w:date="2026-04-20T12:01:00Z">
              <w:rPr>
                <w:rStyle w:val="Hyperlink"/>
                <w:noProof/>
              </w:rPr>
            </w:rPrChange>
          </w:rPr>
          <w:delText>1.2 ICS100</w:delText>
        </w:r>
        <w:r w:rsidDel="008305B7">
          <w:rPr>
            <w:noProof/>
            <w:webHidden/>
          </w:rPr>
          <w:tab/>
          <w:delText>6</w:delText>
        </w:r>
      </w:del>
    </w:p>
    <w:p w14:paraId="6618B027" w14:textId="778D88A7" w:rsidR="00DC4672" w:rsidDel="008305B7" w:rsidRDefault="00DC4672">
      <w:pPr>
        <w:pStyle w:val="TOC2"/>
        <w:tabs>
          <w:tab w:val="right" w:leader="dot" w:pos="9458"/>
        </w:tabs>
        <w:rPr>
          <w:del w:id="338" w:author="Vũ Đức Thông (VinSOC-ANBM-ANBMOT)" w:date="2026-04-20T12:01:00Z"/>
          <w:rFonts w:asciiTheme="minorHAnsi" w:eastAsiaTheme="minorEastAsia" w:hAnsiTheme="minorHAnsi"/>
          <w:noProof/>
          <w:sz w:val="22"/>
          <w:lang w:val="en-US"/>
        </w:rPr>
      </w:pPr>
      <w:del w:id="339" w:author="Vũ Đức Thông (VinSOC-ANBM-ANBMOT)" w:date="2026-04-20T12:01:00Z">
        <w:r w:rsidRPr="008305B7" w:rsidDel="008305B7">
          <w:rPr>
            <w:rStyle w:val="Hyperlink"/>
            <w:noProof/>
            <w:rPrChange w:id="340" w:author="Vũ Đức Thông (VinSOC-ANBM-ANBMOT)" w:date="2026-04-20T12:01:00Z">
              <w:rPr>
                <w:rStyle w:val="Hyperlink"/>
                <w:noProof/>
              </w:rPr>
            </w:rPrChange>
          </w:rPr>
          <w:delText>1.3 210W-03 Common ICS Components</w:delText>
        </w:r>
        <w:r w:rsidDel="008305B7">
          <w:rPr>
            <w:noProof/>
            <w:webHidden/>
          </w:rPr>
          <w:tab/>
          <w:delText>6</w:delText>
        </w:r>
      </w:del>
    </w:p>
    <w:p w14:paraId="5C2AC466" w14:textId="35DEA76D" w:rsidR="00DC4672" w:rsidDel="008305B7" w:rsidRDefault="00DC4672">
      <w:pPr>
        <w:pStyle w:val="TOC2"/>
        <w:tabs>
          <w:tab w:val="right" w:leader="dot" w:pos="9458"/>
        </w:tabs>
        <w:rPr>
          <w:del w:id="341" w:author="Vũ Đức Thông (VinSOC-ANBM-ANBMOT)" w:date="2026-04-20T12:01:00Z"/>
          <w:rFonts w:asciiTheme="minorHAnsi" w:eastAsiaTheme="minorEastAsia" w:hAnsiTheme="minorHAnsi"/>
          <w:noProof/>
          <w:sz w:val="22"/>
          <w:lang w:val="en-US"/>
        </w:rPr>
      </w:pPr>
      <w:del w:id="342" w:author="Vũ Đức Thông (VinSOC-ANBM-ANBMOT)" w:date="2026-04-20T12:01:00Z">
        <w:r w:rsidRPr="008305B7" w:rsidDel="008305B7">
          <w:rPr>
            <w:rStyle w:val="Hyperlink"/>
            <w:noProof/>
            <w:rPrChange w:id="343" w:author="Vũ Đức Thông (VinSOC-ANBM-ANBMOT)" w:date="2026-04-20T12:01:00Z">
              <w:rPr>
                <w:rStyle w:val="Hyperlink"/>
                <w:noProof/>
              </w:rPr>
            </w:rPrChange>
          </w:rPr>
          <w:delText>1.4 Tại sao phải quan tâm- không xem được video</w:delText>
        </w:r>
        <w:r w:rsidDel="008305B7">
          <w:rPr>
            <w:noProof/>
            <w:webHidden/>
          </w:rPr>
          <w:tab/>
          <w:delText>6</w:delText>
        </w:r>
      </w:del>
    </w:p>
    <w:p w14:paraId="6FBD5D09" w14:textId="45B7C855" w:rsidR="00DC4672" w:rsidDel="008305B7" w:rsidRDefault="00DC4672">
      <w:pPr>
        <w:pStyle w:val="TOC2"/>
        <w:tabs>
          <w:tab w:val="right" w:leader="dot" w:pos="9458"/>
        </w:tabs>
        <w:rPr>
          <w:del w:id="344" w:author="Vũ Đức Thông (VinSOC-ANBM-ANBMOT)" w:date="2026-04-20T12:01:00Z"/>
          <w:rFonts w:asciiTheme="minorHAnsi" w:eastAsiaTheme="minorEastAsia" w:hAnsiTheme="minorHAnsi"/>
          <w:noProof/>
          <w:sz w:val="22"/>
          <w:lang w:val="en-US"/>
        </w:rPr>
      </w:pPr>
      <w:del w:id="345" w:author="Vũ Đức Thông (VinSOC-ANBM-ANBMOT)" w:date="2026-04-20T12:01:00Z">
        <w:r w:rsidRPr="008305B7" w:rsidDel="008305B7">
          <w:rPr>
            <w:rStyle w:val="Hyperlink"/>
            <w:noProof/>
            <w:rPrChange w:id="346" w:author="Vũ Đức Thông (VinSOC-ANBM-ANBMOT)" w:date="2026-04-20T12:01:00Z">
              <w:rPr>
                <w:rStyle w:val="Hyperlink"/>
                <w:noProof/>
              </w:rPr>
            </w:rPrChange>
          </w:rPr>
          <w:delText>1.5 Mục tiêu</w:delText>
        </w:r>
        <w:r w:rsidDel="008305B7">
          <w:rPr>
            <w:noProof/>
            <w:webHidden/>
          </w:rPr>
          <w:tab/>
          <w:delText>7</w:delText>
        </w:r>
      </w:del>
    </w:p>
    <w:p w14:paraId="4EA71642" w14:textId="42CFCF17" w:rsidR="00DC4672" w:rsidDel="008305B7" w:rsidRDefault="00DC4672">
      <w:pPr>
        <w:pStyle w:val="TOC2"/>
        <w:tabs>
          <w:tab w:val="right" w:leader="dot" w:pos="9458"/>
        </w:tabs>
        <w:rPr>
          <w:del w:id="347" w:author="Vũ Đức Thông (VinSOC-ANBM-ANBMOT)" w:date="2026-04-20T12:01:00Z"/>
          <w:rFonts w:asciiTheme="minorHAnsi" w:eastAsiaTheme="minorEastAsia" w:hAnsiTheme="minorHAnsi"/>
          <w:noProof/>
          <w:sz w:val="22"/>
          <w:lang w:val="en-US"/>
        </w:rPr>
      </w:pPr>
      <w:del w:id="348" w:author="Vũ Đức Thông (VinSOC-ANBM-ANBMOT)" w:date="2026-04-20T12:01:00Z">
        <w:r w:rsidRPr="008305B7" w:rsidDel="008305B7">
          <w:rPr>
            <w:rStyle w:val="Hyperlink"/>
            <w:noProof/>
            <w:rPrChange w:id="349" w:author="Vũ Đức Thông (VinSOC-ANBM-ANBMOT)" w:date="2026-04-20T12:01:00Z">
              <w:rPr>
                <w:rStyle w:val="Hyperlink"/>
                <w:noProof/>
              </w:rPr>
            </w:rPrChange>
          </w:rPr>
          <w:delText>1.6 Kiến trúc ICS</w:delText>
        </w:r>
        <w:r w:rsidDel="008305B7">
          <w:rPr>
            <w:noProof/>
            <w:webHidden/>
          </w:rPr>
          <w:tab/>
          <w:delText>7</w:delText>
        </w:r>
      </w:del>
    </w:p>
    <w:p w14:paraId="7B0DC2B5" w14:textId="3A56E787" w:rsidR="00DC4672" w:rsidDel="008305B7" w:rsidRDefault="00DC4672">
      <w:pPr>
        <w:pStyle w:val="TOC2"/>
        <w:tabs>
          <w:tab w:val="right" w:leader="dot" w:pos="9458"/>
        </w:tabs>
        <w:rPr>
          <w:del w:id="350" w:author="Vũ Đức Thông (VinSOC-ANBM-ANBMOT)" w:date="2026-04-20T12:01:00Z"/>
          <w:rFonts w:asciiTheme="minorHAnsi" w:eastAsiaTheme="minorEastAsia" w:hAnsiTheme="minorHAnsi"/>
          <w:noProof/>
          <w:sz w:val="22"/>
          <w:lang w:val="en-US"/>
        </w:rPr>
      </w:pPr>
      <w:del w:id="351" w:author="Vũ Đức Thông (VinSOC-ANBM-ANBMOT)" w:date="2026-04-20T12:01:00Z">
        <w:r w:rsidRPr="008305B7" w:rsidDel="008305B7">
          <w:rPr>
            <w:rStyle w:val="Hyperlink"/>
            <w:noProof/>
            <w:rPrChange w:id="352" w:author="Vũ Đức Thông (VinSOC-ANBM-ANBMOT)" w:date="2026-04-20T12:01:00Z">
              <w:rPr>
                <w:rStyle w:val="Hyperlink"/>
                <w:noProof/>
              </w:rPr>
            </w:rPrChange>
          </w:rPr>
          <w:delText>1.7 Mối quan hệ giữa các component ICS</w:delText>
        </w:r>
        <w:r w:rsidDel="008305B7">
          <w:rPr>
            <w:noProof/>
            <w:webHidden/>
          </w:rPr>
          <w:tab/>
          <w:delText>9</w:delText>
        </w:r>
      </w:del>
    </w:p>
    <w:p w14:paraId="59F386B3" w14:textId="49E62B9D" w:rsidR="00DC4672" w:rsidDel="008305B7" w:rsidRDefault="00DC4672">
      <w:pPr>
        <w:pStyle w:val="TOC2"/>
        <w:tabs>
          <w:tab w:val="right" w:leader="dot" w:pos="9458"/>
        </w:tabs>
        <w:rPr>
          <w:del w:id="353" w:author="Vũ Đức Thông (VinSOC-ANBM-ANBMOT)" w:date="2026-04-20T12:01:00Z"/>
          <w:rFonts w:asciiTheme="minorHAnsi" w:eastAsiaTheme="minorEastAsia" w:hAnsiTheme="minorHAnsi"/>
          <w:noProof/>
          <w:sz w:val="22"/>
          <w:lang w:val="en-US"/>
        </w:rPr>
      </w:pPr>
      <w:del w:id="354" w:author="Vũ Đức Thông (VinSOC-ANBM-ANBMOT)" w:date="2026-04-20T12:01:00Z">
        <w:r w:rsidRPr="008305B7" w:rsidDel="008305B7">
          <w:rPr>
            <w:rStyle w:val="Hyperlink"/>
            <w:noProof/>
            <w:rPrChange w:id="355" w:author="Vũ Đức Thông (VinSOC-ANBM-ANBMOT)" w:date="2026-04-20T12:01:00Z">
              <w:rPr>
                <w:rStyle w:val="Hyperlink"/>
                <w:noProof/>
              </w:rPr>
            </w:rPrChange>
          </w:rPr>
          <w:delText>1.8 Tìm hiểu sâu về các phân đoạn ICS</w:delText>
        </w:r>
        <w:r w:rsidDel="008305B7">
          <w:rPr>
            <w:noProof/>
            <w:webHidden/>
          </w:rPr>
          <w:tab/>
          <w:delText>9</w:delText>
        </w:r>
      </w:del>
    </w:p>
    <w:p w14:paraId="6E835F0F" w14:textId="50E4696E" w:rsidR="00DC4672" w:rsidDel="008305B7" w:rsidRDefault="00DC4672">
      <w:pPr>
        <w:pStyle w:val="TOC2"/>
        <w:tabs>
          <w:tab w:val="right" w:leader="dot" w:pos="9458"/>
        </w:tabs>
        <w:rPr>
          <w:del w:id="356" w:author="Vũ Đức Thông (VinSOC-ANBM-ANBMOT)" w:date="2026-04-20T12:01:00Z"/>
          <w:rFonts w:asciiTheme="minorHAnsi" w:eastAsiaTheme="minorEastAsia" w:hAnsiTheme="minorHAnsi"/>
          <w:noProof/>
          <w:sz w:val="22"/>
          <w:lang w:val="en-US"/>
        </w:rPr>
      </w:pPr>
      <w:del w:id="357" w:author="Vũ Đức Thông (VinSOC-ANBM-ANBMOT)" w:date="2026-04-20T12:01:00Z">
        <w:r w:rsidRPr="008305B7" w:rsidDel="008305B7">
          <w:rPr>
            <w:rStyle w:val="Hyperlink"/>
            <w:noProof/>
            <w:rPrChange w:id="358" w:author="Vũ Đức Thông (VinSOC-ANBM-ANBMOT)" w:date="2026-04-20T12:01:00Z">
              <w:rPr>
                <w:rStyle w:val="Hyperlink"/>
                <w:noProof/>
              </w:rPr>
            </w:rPrChange>
          </w:rPr>
          <w:delText>1.9 Field Device</w:delText>
        </w:r>
        <w:r w:rsidDel="008305B7">
          <w:rPr>
            <w:noProof/>
            <w:webHidden/>
          </w:rPr>
          <w:tab/>
          <w:delText>11</w:delText>
        </w:r>
      </w:del>
    </w:p>
    <w:p w14:paraId="40E2C114" w14:textId="1D99C76C" w:rsidR="00DC4672" w:rsidDel="008305B7" w:rsidRDefault="00DC4672">
      <w:pPr>
        <w:pStyle w:val="TOC3"/>
        <w:rPr>
          <w:del w:id="359" w:author="Vũ Đức Thông (VinSOC-ANBM-ANBMOT)" w:date="2026-04-20T12:01:00Z"/>
          <w:rFonts w:asciiTheme="minorHAnsi" w:eastAsiaTheme="minorEastAsia" w:hAnsiTheme="minorHAnsi"/>
          <w:noProof/>
          <w:sz w:val="22"/>
          <w:lang w:val="en-US"/>
        </w:rPr>
      </w:pPr>
      <w:del w:id="360" w:author="Vũ Đức Thông (VinSOC-ANBM-ANBMOT)" w:date="2026-04-20T12:01:00Z">
        <w:r w:rsidRPr="008305B7" w:rsidDel="008305B7">
          <w:rPr>
            <w:rStyle w:val="Hyperlink"/>
            <w:rFonts w:ascii="Times New Roman Bold" w:hAnsi="Times New Roman Bold"/>
            <w:noProof/>
            <w:rPrChange w:id="361" w:author="Vũ Đức Thông (VinSOC-ANBM-ANBMOT)" w:date="2026-04-20T12:01:00Z">
              <w:rPr>
                <w:rStyle w:val="Hyperlink"/>
                <w:rFonts w:ascii="Times New Roman Bold" w:hAnsi="Times New Roman Bold"/>
                <w:noProof/>
              </w:rPr>
            </w:rPrChange>
          </w:rPr>
          <w:delText>1.9.1</w:delText>
        </w:r>
        <w:r w:rsidRPr="008305B7" w:rsidDel="008305B7">
          <w:rPr>
            <w:rStyle w:val="Hyperlink"/>
            <w:noProof/>
            <w:rPrChange w:id="362" w:author="Vũ Đức Thông (VinSOC-ANBM-ANBMOT)" w:date="2026-04-20T12:01:00Z">
              <w:rPr>
                <w:rStyle w:val="Hyperlink"/>
                <w:noProof/>
              </w:rPr>
            </w:rPrChange>
          </w:rPr>
          <w:delText xml:space="preserve"> Field Device – input</w:delText>
        </w:r>
        <w:r w:rsidDel="008305B7">
          <w:rPr>
            <w:noProof/>
            <w:webHidden/>
          </w:rPr>
          <w:tab/>
          <w:delText>12</w:delText>
        </w:r>
      </w:del>
    </w:p>
    <w:p w14:paraId="5615F534" w14:textId="131AD0B2" w:rsidR="00DC4672" w:rsidDel="008305B7" w:rsidRDefault="00DC4672">
      <w:pPr>
        <w:pStyle w:val="TOC3"/>
        <w:rPr>
          <w:del w:id="363" w:author="Vũ Đức Thông (VinSOC-ANBM-ANBMOT)" w:date="2026-04-20T12:01:00Z"/>
          <w:rFonts w:asciiTheme="minorHAnsi" w:eastAsiaTheme="minorEastAsia" w:hAnsiTheme="minorHAnsi"/>
          <w:noProof/>
          <w:sz w:val="22"/>
          <w:lang w:val="en-US"/>
        </w:rPr>
      </w:pPr>
      <w:del w:id="364" w:author="Vũ Đức Thông (VinSOC-ANBM-ANBMOT)" w:date="2026-04-20T12:01:00Z">
        <w:r w:rsidRPr="008305B7" w:rsidDel="008305B7">
          <w:rPr>
            <w:rStyle w:val="Hyperlink"/>
            <w:rFonts w:ascii="Times New Roman Bold" w:hAnsi="Times New Roman Bold"/>
            <w:noProof/>
            <w:rPrChange w:id="365" w:author="Vũ Đức Thông (VinSOC-ANBM-ANBMOT)" w:date="2026-04-20T12:01:00Z">
              <w:rPr>
                <w:rStyle w:val="Hyperlink"/>
                <w:rFonts w:ascii="Times New Roman Bold" w:hAnsi="Times New Roman Bold"/>
                <w:noProof/>
              </w:rPr>
            </w:rPrChange>
          </w:rPr>
          <w:delText>1.9.2</w:delText>
        </w:r>
        <w:r w:rsidRPr="008305B7" w:rsidDel="008305B7">
          <w:rPr>
            <w:rStyle w:val="Hyperlink"/>
            <w:noProof/>
            <w:rPrChange w:id="366" w:author="Vũ Đức Thông (VinSOC-ANBM-ANBMOT)" w:date="2026-04-20T12:01:00Z">
              <w:rPr>
                <w:rStyle w:val="Hyperlink"/>
                <w:noProof/>
              </w:rPr>
            </w:rPrChange>
          </w:rPr>
          <w:delText xml:space="preserve"> Field Output</w:delText>
        </w:r>
        <w:r w:rsidDel="008305B7">
          <w:rPr>
            <w:noProof/>
            <w:webHidden/>
          </w:rPr>
          <w:tab/>
          <w:delText>13</w:delText>
        </w:r>
      </w:del>
    </w:p>
    <w:p w14:paraId="236CBD09" w14:textId="0C43C7A0" w:rsidR="00DC4672" w:rsidDel="008305B7" w:rsidRDefault="00DC4672">
      <w:pPr>
        <w:pStyle w:val="TOC2"/>
        <w:tabs>
          <w:tab w:val="right" w:leader="dot" w:pos="9458"/>
        </w:tabs>
        <w:rPr>
          <w:del w:id="367" w:author="Vũ Đức Thông (VinSOC-ANBM-ANBMOT)" w:date="2026-04-20T12:01:00Z"/>
          <w:rFonts w:asciiTheme="minorHAnsi" w:eastAsiaTheme="minorEastAsia" w:hAnsiTheme="minorHAnsi"/>
          <w:noProof/>
          <w:sz w:val="22"/>
          <w:lang w:val="en-US"/>
        </w:rPr>
      </w:pPr>
      <w:del w:id="368" w:author="Vũ Đức Thông (VinSOC-ANBM-ANBMOT)" w:date="2026-04-20T12:01:00Z">
        <w:r w:rsidRPr="008305B7" w:rsidDel="008305B7">
          <w:rPr>
            <w:rStyle w:val="Hyperlink"/>
            <w:noProof/>
            <w:rPrChange w:id="369" w:author="Vũ Đức Thông (VinSOC-ANBM-ANBMOT)" w:date="2026-04-20T12:01:00Z">
              <w:rPr>
                <w:rStyle w:val="Hyperlink"/>
                <w:noProof/>
              </w:rPr>
            </w:rPrChange>
          </w:rPr>
          <w:delText>1.10 Fied Controller ( bộ điều khiển hiện trường)</w:delText>
        </w:r>
        <w:r w:rsidDel="008305B7">
          <w:rPr>
            <w:noProof/>
            <w:webHidden/>
          </w:rPr>
          <w:tab/>
          <w:delText>13</w:delText>
        </w:r>
      </w:del>
    </w:p>
    <w:p w14:paraId="1D9CC063" w14:textId="6BDBCDDA" w:rsidR="00DC4672" w:rsidDel="008305B7" w:rsidRDefault="00DC4672">
      <w:pPr>
        <w:pStyle w:val="TOC3"/>
        <w:rPr>
          <w:del w:id="370" w:author="Vũ Đức Thông (VinSOC-ANBM-ANBMOT)" w:date="2026-04-20T12:01:00Z"/>
          <w:rFonts w:asciiTheme="minorHAnsi" w:eastAsiaTheme="minorEastAsia" w:hAnsiTheme="minorHAnsi"/>
          <w:noProof/>
          <w:sz w:val="22"/>
          <w:lang w:val="en-US"/>
        </w:rPr>
      </w:pPr>
      <w:del w:id="371" w:author="Vũ Đức Thông (VinSOC-ANBM-ANBMOT)" w:date="2026-04-20T12:01:00Z">
        <w:r w:rsidRPr="008305B7" w:rsidDel="008305B7">
          <w:rPr>
            <w:rStyle w:val="Hyperlink"/>
            <w:rFonts w:ascii="Times New Roman Bold" w:hAnsi="Times New Roman Bold"/>
            <w:noProof/>
            <w:rPrChange w:id="372" w:author="Vũ Đức Thông (VinSOC-ANBM-ANBMOT)" w:date="2026-04-20T12:01:00Z">
              <w:rPr>
                <w:rStyle w:val="Hyperlink"/>
                <w:rFonts w:ascii="Times New Roman Bold" w:hAnsi="Times New Roman Bold"/>
                <w:noProof/>
              </w:rPr>
            </w:rPrChange>
          </w:rPr>
          <w:delText>1.10.1</w:delText>
        </w:r>
        <w:r w:rsidRPr="008305B7" w:rsidDel="008305B7">
          <w:rPr>
            <w:rStyle w:val="Hyperlink"/>
            <w:noProof/>
            <w:rPrChange w:id="373" w:author="Vũ Đức Thông (VinSOC-ANBM-ANBMOT)" w:date="2026-04-20T12:01:00Z">
              <w:rPr>
                <w:rStyle w:val="Hyperlink"/>
                <w:noProof/>
              </w:rPr>
            </w:rPrChange>
          </w:rPr>
          <w:delText xml:space="preserve"> RTU( remote terminal unit)</w:delText>
        </w:r>
        <w:r w:rsidDel="008305B7">
          <w:rPr>
            <w:noProof/>
            <w:webHidden/>
          </w:rPr>
          <w:tab/>
          <w:delText>14</w:delText>
        </w:r>
      </w:del>
    </w:p>
    <w:p w14:paraId="218D5FB2" w14:textId="2697DA2B" w:rsidR="00DC4672" w:rsidDel="008305B7" w:rsidRDefault="00DC4672">
      <w:pPr>
        <w:pStyle w:val="TOC3"/>
        <w:rPr>
          <w:del w:id="374" w:author="Vũ Đức Thông (VinSOC-ANBM-ANBMOT)" w:date="2026-04-20T12:01:00Z"/>
          <w:rFonts w:asciiTheme="minorHAnsi" w:eastAsiaTheme="minorEastAsia" w:hAnsiTheme="minorHAnsi"/>
          <w:noProof/>
          <w:sz w:val="22"/>
          <w:lang w:val="en-US"/>
        </w:rPr>
      </w:pPr>
      <w:del w:id="375" w:author="Vũ Đức Thông (VinSOC-ANBM-ANBMOT)" w:date="2026-04-20T12:01:00Z">
        <w:r w:rsidRPr="008305B7" w:rsidDel="008305B7">
          <w:rPr>
            <w:rStyle w:val="Hyperlink"/>
            <w:rFonts w:ascii="Times New Roman Bold" w:hAnsi="Times New Roman Bold"/>
            <w:noProof/>
            <w:rPrChange w:id="376" w:author="Vũ Đức Thông (VinSOC-ANBM-ANBMOT)" w:date="2026-04-20T12:01:00Z">
              <w:rPr>
                <w:rStyle w:val="Hyperlink"/>
                <w:rFonts w:ascii="Times New Roman Bold" w:hAnsi="Times New Roman Bold"/>
                <w:noProof/>
              </w:rPr>
            </w:rPrChange>
          </w:rPr>
          <w:delText>1.10.2</w:delText>
        </w:r>
        <w:r w:rsidRPr="008305B7" w:rsidDel="008305B7">
          <w:rPr>
            <w:rStyle w:val="Hyperlink"/>
            <w:noProof/>
            <w:rPrChange w:id="377" w:author="Vũ Đức Thông (VinSOC-ANBM-ANBMOT)" w:date="2026-04-20T12:01:00Z">
              <w:rPr>
                <w:rStyle w:val="Hyperlink"/>
                <w:noProof/>
              </w:rPr>
            </w:rPrChange>
          </w:rPr>
          <w:delText xml:space="preserve"> Intelligent Electric Device ( IED) Thiết bị điện tử thông minh</w:delText>
        </w:r>
        <w:r w:rsidDel="008305B7">
          <w:rPr>
            <w:noProof/>
            <w:webHidden/>
          </w:rPr>
          <w:tab/>
          <w:delText>15</w:delText>
        </w:r>
      </w:del>
    </w:p>
    <w:p w14:paraId="479CFF50" w14:textId="6930201C" w:rsidR="00DC4672" w:rsidDel="008305B7" w:rsidRDefault="00DC4672">
      <w:pPr>
        <w:pStyle w:val="TOC3"/>
        <w:rPr>
          <w:del w:id="378" w:author="Vũ Đức Thông (VinSOC-ANBM-ANBMOT)" w:date="2026-04-20T12:01:00Z"/>
          <w:rFonts w:asciiTheme="minorHAnsi" w:eastAsiaTheme="minorEastAsia" w:hAnsiTheme="minorHAnsi"/>
          <w:noProof/>
          <w:sz w:val="22"/>
          <w:lang w:val="en-US"/>
        </w:rPr>
      </w:pPr>
      <w:del w:id="379" w:author="Vũ Đức Thông (VinSOC-ANBM-ANBMOT)" w:date="2026-04-20T12:01:00Z">
        <w:r w:rsidRPr="008305B7" w:rsidDel="008305B7">
          <w:rPr>
            <w:rStyle w:val="Hyperlink"/>
            <w:rFonts w:ascii="Times New Roman Bold" w:hAnsi="Times New Roman Bold"/>
            <w:noProof/>
            <w:rPrChange w:id="380" w:author="Vũ Đức Thông (VinSOC-ANBM-ANBMOT)" w:date="2026-04-20T12:01:00Z">
              <w:rPr>
                <w:rStyle w:val="Hyperlink"/>
                <w:rFonts w:ascii="Times New Roman Bold" w:hAnsi="Times New Roman Bold"/>
                <w:noProof/>
              </w:rPr>
            </w:rPrChange>
          </w:rPr>
          <w:delText>1.10.3</w:delText>
        </w:r>
        <w:r w:rsidRPr="008305B7" w:rsidDel="008305B7">
          <w:rPr>
            <w:rStyle w:val="Hyperlink"/>
            <w:noProof/>
            <w:rPrChange w:id="381" w:author="Vũ Đức Thông (VinSOC-ANBM-ANBMOT)" w:date="2026-04-20T12:01:00Z">
              <w:rPr>
                <w:rStyle w:val="Hyperlink"/>
                <w:noProof/>
              </w:rPr>
            </w:rPrChange>
          </w:rPr>
          <w:delText xml:space="preserve"> Programable  Logic Controller ( PLC)</w:delText>
        </w:r>
        <w:r w:rsidDel="008305B7">
          <w:rPr>
            <w:noProof/>
            <w:webHidden/>
          </w:rPr>
          <w:tab/>
          <w:delText>15</w:delText>
        </w:r>
      </w:del>
    </w:p>
    <w:p w14:paraId="6CFB7D1F" w14:textId="4B305A35" w:rsidR="00DC4672" w:rsidDel="008305B7" w:rsidRDefault="00DC4672">
      <w:pPr>
        <w:pStyle w:val="TOC3"/>
        <w:rPr>
          <w:del w:id="382" w:author="Vũ Đức Thông (VinSOC-ANBM-ANBMOT)" w:date="2026-04-20T12:01:00Z"/>
          <w:rFonts w:asciiTheme="minorHAnsi" w:eastAsiaTheme="minorEastAsia" w:hAnsiTheme="minorHAnsi"/>
          <w:noProof/>
          <w:sz w:val="22"/>
          <w:lang w:val="en-US"/>
        </w:rPr>
      </w:pPr>
      <w:del w:id="383" w:author="Vũ Đức Thông (VinSOC-ANBM-ANBMOT)" w:date="2026-04-20T12:01:00Z">
        <w:r w:rsidRPr="008305B7" w:rsidDel="008305B7">
          <w:rPr>
            <w:rStyle w:val="Hyperlink"/>
            <w:rFonts w:ascii="Times New Roman Bold" w:hAnsi="Times New Roman Bold"/>
            <w:noProof/>
            <w:rPrChange w:id="384" w:author="Vũ Đức Thông (VinSOC-ANBM-ANBMOT)" w:date="2026-04-20T12:01:00Z">
              <w:rPr>
                <w:rStyle w:val="Hyperlink"/>
                <w:rFonts w:ascii="Times New Roman Bold" w:hAnsi="Times New Roman Bold"/>
                <w:noProof/>
              </w:rPr>
            </w:rPrChange>
          </w:rPr>
          <w:delText>1.10.4</w:delText>
        </w:r>
        <w:r w:rsidRPr="008305B7" w:rsidDel="008305B7">
          <w:rPr>
            <w:rStyle w:val="Hyperlink"/>
            <w:noProof/>
            <w:rPrChange w:id="385" w:author="Vũ Đức Thông (VinSOC-ANBM-ANBMOT)" w:date="2026-04-20T12:01:00Z">
              <w:rPr>
                <w:rStyle w:val="Hyperlink"/>
                <w:noProof/>
              </w:rPr>
            </w:rPrChange>
          </w:rPr>
          <w:delText xml:space="preserve"> Programable Automation Controller( PAC)</w:delText>
        </w:r>
        <w:r w:rsidDel="008305B7">
          <w:rPr>
            <w:noProof/>
            <w:webHidden/>
          </w:rPr>
          <w:tab/>
          <w:delText>15</w:delText>
        </w:r>
      </w:del>
    </w:p>
    <w:p w14:paraId="06FBFF08" w14:textId="7A7D7DF5" w:rsidR="00DC4672" w:rsidDel="008305B7" w:rsidRDefault="00DC4672">
      <w:pPr>
        <w:pStyle w:val="TOC3"/>
        <w:rPr>
          <w:del w:id="386" w:author="Vũ Đức Thông (VinSOC-ANBM-ANBMOT)" w:date="2026-04-20T12:01:00Z"/>
          <w:rFonts w:asciiTheme="minorHAnsi" w:eastAsiaTheme="minorEastAsia" w:hAnsiTheme="minorHAnsi"/>
          <w:noProof/>
          <w:sz w:val="22"/>
          <w:lang w:val="en-US"/>
        </w:rPr>
      </w:pPr>
      <w:del w:id="387" w:author="Vũ Đức Thông (VinSOC-ANBM-ANBMOT)" w:date="2026-04-20T12:01:00Z">
        <w:r w:rsidRPr="008305B7" w:rsidDel="008305B7">
          <w:rPr>
            <w:rStyle w:val="Hyperlink"/>
            <w:rFonts w:ascii="Times New Roman Bold" w:hAnsi="Times New Roman Bold"/>
            <w:noProof/>
            <w:rPrChange w:id="388" w:author="Vũ Đức Thông (VinSOC-ANBM-ANBMOT)" w:date="2026-04-20T12:01:00Z">
              <w:rPr>
                <w:rStyle w:val="Hyperlink"/>
                <w:rFonts w:ascii="Times New Roman Bold" w:hAnsi="Times New Roman Bold"/>
                <w:noProof/>
              </w:rPr>
            </w:rPrChange>
          </w:rPr>
          <w:delText>1.10.5</w:delText>
        </w:r>
        <w:r w:rsidRPr="008305B7" w:rsidDel="008305B7">
          <w:rPr>
            <w:rStyle w:val="Hyperlink"/>
            <w:noProof/>
            <w:rPrChange w:id="389" w:author="Vũ Đức Thông (VinSOC-ANBM-ANBMOT)" w:date="2026-04-20T12:01:00Z">
              <w:rPr>
                <w:rStyle w:val="Hyperlink"/>
                <w:noProof/>
              </w:rPr>
            </w:rPrChange>
          </w:rPr>
          <w:delText xml:space="preserve"> Human-Machine Interface( HMI)</w:delText>
        </w:r>
        <w:r w:rsidDel="008305B7">
          <w:rPr>
            <w:noProof/>
            <w:webHidden/>
          </w:rPr>
          <w:tab/>
          <w:delText>15</w:delText>
        </w:r>
      </w:del>
    </w:p>
    <w:p w14:paraId="0C73979F" w14:textId="674CC02F" w:rsidR="00DC4672" w:rsidDel="008305B7" w:rsidRDefault="00DC4672">
      <w:pPr>
        <w:pStyle w:val="TOC1"/>
        <w:tabs>
          <w:tab w:val="right" w:leader="dot" w:pos="9458"/>
        </w:tabs>
        <w:rPr>
          <w:del w:id="390" w:author="Vũ Đức Thông (VinSOC-ANBM-ANBMOT)" w:date="2026-04-20T12:01:00Z"/>
          <w:rFonts w:asciiTheme="minorHAnsi" w:eastAsiaTheme="minorEastAsia" w:hAnsiTheme="minorHAnsi"/>
          <w:noProof/>
          <w:sz w:val="22"/>
          <w:lang w:val="en-US"/>
        </w:rPr>
      </w:pPr>
      <w:del w:id="391" w:author="Vũ Đức Thông (VinSOC-ANBM-ANBMOT)" w:date="2026-04-20T12:01:00Z">
        <w:r w:rsidRPr="008305B7" w:rsidDel="008305B7">
          <w:rPr>
            <w:rStyle w:val="Hyperlink"/>
            <w:rFonts w:ascii="Times New Roman Bold" w:hAnsi="Times New Roman Bold"/>
            <w:noProof/>
            <w:rPrChange w:id="392" w:author="Vũ Đức Thông (VinSOC-ANBM-ANBMOT)" w:date="2026-04-20T12:01:00Z">
              <w:rPr>
                <w:rStyle w:val="Hyperlink"/>
                <w:rFonts w:ascii="Times New Roman Bold" w:hAnsi="Times New Roman Bold"/>
                <w:noProof/>
              </w:rPr>
            </w:rPrChange>
          </w:rPr>
          <w:delText>CHƯƠNG 2.</w:delText>
        </w:r>
        <w:r w:rsidRPr="008305B7" w:rsidDel="008305B7">
          <w:rPr>
            <w:rStyle w:val="Hyperlink"/>
            <w:noProof/>
            <w:rPrChange w:id="393" w:author="Vũ Đức Thông (VinSOC-ANBM-ANBMOT)" w:date="2026-04-20T12:01:00Z">
              <w:rPr>
                <w:rStyle w:val="Hyperlink"/>
                <w:noProof/>
              </w:rPr>
            </w:rPrChange>
          </w:rPr>
          <w:delText xml:space="preserve"> OBJECT 2</w:delText>
        </w:r>
        <w:r w:rsidDel="008305B7">
          <w:rPr>
            <w:noProof/>
            <w:webHidden/>
          </w:rPr>
          <w:tab/>
          <w:delText>16</w:delText>
        </w:r>
      </w:del>
    </w:p>
    <w:p w14:paraId="498C6DB4" w14:textId="3E6166CE" w:rsidR="00DC4672" w:rsidDel="008305B7" w:rsidRDefault="00DC4672">
      <w:pPr>
        <w:pStyle w:val="TOC2"/>
        <w:tabs>
          <w:tab w:val="right" w:leader="dot" w:pos="9458"/>
        </w:tabs>
        <w:rPr>
          <w:del w:id="394" w:author="Vũ Đức Thông (VinSOC-ANBM-ANBMOT)" w:date="2026-04-20T12:01:00Z"/>
          <w:rFonts w:asciiTheme="minorHAnsi" w:eastAsiaTheme="minorEastAsia" w:hAnsiTheme="minorHAnsi"/>
          <w:noProof/>
          <w:sz w:val="22"/>
          <w:lang w:val="en-US"/>
        </w:rPr>
      </w:pPr>
      <w:del w:id="395" w:author="Vũ Đức Thông (VinSOC-ANBM-ANBMOT)" w:date="2026-04-20T12:01:00Z">
        <w:r w:rsidRPr="008305B7" w:rsidDel="008305B7">
          <w:rPr>
            <w:rStyle w:val="Hyperlink"/>
            <w:noProof/>
            <w:rPrChange w:id="396" w:author="Vũ Đức Thông (VinSOC-ANBM-ANBMOT)" w:date="2026-04-20T12:01:00Z">
              <w:rPr>
                <w:rStyle w:val="Hyperlink"/>
                <w:noProof/>
              </w:rPr>
            </w:rPrChange>
          </w:rPr>
          <w:delText>2.1 Nhận dạng các loại ICS</w:delText>
        </w:r>
        <w:r w:rsidDel="008305B7">
          <w:rPr>
            <w:noProof/>
            <w:webHidden/>
          </w:rPr>
          <w:tab/>
          <w:delText>16</w:delText>
        </w:r>
      </w:del>
    </w:p>
    <w:p w14:paraId="2B595C0C" w14:textId="0544B334" w:rsidR="00DC4672" w:rsidDel="008305B7" w:rsidRDefault="00DC4672">
      <w:pPr>
        <w:pStyle w:val="TOC2"/>
        <w:tabs>
          <w:tab w:val="right" w:leader="dot" w:pos="9458"/>
        </w:tabs>
        <w:rPr>
          <w:del w:id="397" w:author="Vũ Đức Thông (VinSOC-ANBM-ANBMOT)" w:date="2026-04-20T12:01:00Z"/>
          <w:rFonts w:asciiTheme="minorHAnsi" w:eastAsiaTheme="minorEastAsia" w:hAnsiTheme="minorHAnsi"/>
          <w:noProof/>
          <w:sz w:val="22"/>
          <w:lang w:val="en-US"/>
        </w:rPr>
      </w:pPr>
      <w:del w:id="398" w:author="Vũ Đức Thông (VinSOC-ANBM-ANBMOT)" w:date="2026-04-20T12:01:00Z">
        <w:r w:rsidRPr="008305B7" w:rsidDel="008305B7">
          <w:rPr>
            <w:rStyle w:val="Hyperlink"/>
            <w:noProof/>
            <w:rPrChange w:id="399" w:author="Vũ Đức Thông (VinSOC-ANBM-ANBMOT)" w:date="2026-04-20T12:01:00Z">
              <w:rPr>
                <w:rStyle w:val="Hyperlink"/>
                <w:noProof/>
              </w:rPr>
            </w:rPrChange>
          </w:rPr>
          <w:delText>2.2 Supervisor Control &amp; Data Acquisition ( SCADA) ( Giám sát và thu thập dữ liệu</w:delText>
        </w:r>
        <w:r w:rsidDel="008305B7">
          <w:rPr>
            <w:noProof/>
            <w:webHidden/>
          </w:rPr>
          <w:tab/>
          <w:delText>17</w:delText>
        </w:r>
      </w:del>
    </w:p>
    <w:p w14:paraId="1E2D010B" w14:textId="02183A59" w:rsidR="00DC4672" w:rsidDel="008305B7" w:rsidRDefault="00DC4672">
      <w:pPr>
        <w:pStyle w:val="TOC3"/>
        <w:rPr>
          <w:del w:id="400" w:author="Vũ Đức Thông (VinSOC-ANBM-ANBMOT)" w:date="2026-04-20T12:01:00Z"/>
          <w:rFonts w:asciiTheme="minorHAnsi" w:eastAsiaTheme="minorEastAsia" w:hAnsiTheme="minorHAnsi"/>
          <w:noProof/>
          <w:sz w:val="22"/>
          <w:lang w:val="en-US"/>
        </w:rPr>
      </w:pPr>
      <w:del w:id="401" w:author="Vũ Đức Thông (VinSOC-ANBM-ANBMOT)" w:date="2026-04-20T12:01:00Z">
        <w:r w:rsidRPr="008305B7" w:rsidDel="008305B7">
          <w:rPr>
            <w:rStyle w:val="Hyperlink"/>
            <w:noProof/>
            <w:rPrChange w:id="402" w:author="Vũ Đức Thông (VinSOC-ANBM-ANBMOT)" w:date="2026-04-20T12:01:00Z">
              <w:rPr>
                <w:rStyle w:val="Hyperlink"/>
                <w:noProof/>
              </w:rPr>
            </w:rPrChange>
          </w:rPr>
          <w:delText xml:space="preserve"> Kiến trúc Scada</w:delText>
        </w:r>
        <w:r w:rsidDel="008305B7">
          <w:rPr>
            <w:noProof/>
            <w:webHidden/>
          </w:rPr>
          <w:tab/>
          <w:delText>17</w:delText>
        </w:r>
      </w:del>
    </w:p>
    <w:p w14:paraId="3F8DBDD1" w14:textId="5B22EA9E" w:rsidR="00DC4672" w:rsidDel="008305B7" w:rsidRDefault="00DC4672">
      <w:pPr>
        <w:pStyle w:val="TOC3"/>
        <w:rPr>
          <w:del w:id="403" w:author="Vũ Đức Thông (VinSOC-ANBM-ANBMOT)" w:date="2026-04-20T12:01:00Z"/>
          <w:rFonts w:asciiTheme="minorHAnsi" w:eastAsiaTheme="minorEastAsia" w:hAnsiTheme="minorHAnsi"/>
          <w:noProof/>
          <w:sz w:val="22"/>
          <w:lang w:val="en-US"/>
        </w:rPr>
      </w:pPr>
      <w:del w:id="404" w:author="Vũ Đức Thông (VinSOC-ANBM-ANBMOT)" w:date="2026-04-20T12:01:00Z">
        <w:r w:rsidRPr="008305B7" w:rsidDel="008305B7">
          <w:rPr>
            <w:rStyle w:val="Hyperlink"/>
            <w:rFonts w:ascii="Times New Roman Bold" w:hAnsi="Times New Roman Bold"/>
            <w:noProof/>
            <w:rPrChange w:id="405" w:author="Vũ Đức Thông (VinSOC-ANBM-ANBMOT)" w:date="2026-04-20T12:01:00Z">
              <w:rPr>
                <w:rStyle w:val="Hyperlink"/>
                <w:rFonts w:ascii="Times New Roman Bold" w:hAnsi="Times New Roman Bold"/>
                <w:noProof/>
              </w:rPr>
            </w:rPrChange>
          </w:rPr>
          <w:delText>2.2.1</w:delText>
        </w:r>
        <w:r w:rsidDel="008305B7">
          <w:rPr>
            <w:noProof/>
            <w:webHidden/>
          </w:rPr>
          <w:tab/>
          <w:delText>17</w:delText>
        </w:r>
      </w:del>
    </w:p>
    <w:p w14:paraId="3BB7C4F5" w14:textId="7D3ABEF0" w:rsidR="00DC4672" w:rsidDel="008305B7" w:rsidRDefault="00DC4672">
      <w:pPr>
        <w:pStyle w:val="TOC2"/>
        <w:tabs>
          <w:tab w:val="right" w:leader="dot" w:pos="9458"/>
        </w:tabs>
        <w:rPr>
          <w:del w:id="406" w:author="Vũ Đức Thông (VinSOC-ANBM-ANBMOT)" w:date="2026-04-20T12:01:00Z"/>
          <w:rFonts w:asciiTheme="minorHAnsi" w:eastAsiaTheme="minorEastAsia" w:hAnsiTheme="minorHAnsi"/>
          <w:noProof/>
          <w:sz w:val="22"/>
          <w:lang w:val="en-US"/>
        </w:rPr>
      </w:pPr>
      <w:del w:id="407" w:author="Vũ Đức Thông (VinSOC-ANBM-ANBMOT)" w:date="2026-04-20T12:01:00Z">
        <w:r w:rsidRPr="008305B7" w:rsidDel="008305B7">
          <w:rPr>
            <w:rStyle w:val="Hyperlink"/>
            <w:noProof/>
            <w:rPrChange w:id="408" w:author="Vũ Đức Thông (VinSOC-ANBM-ANBMOT)" w:date="2026-04-20T12:01:00Z">
              <w:rPr>
                <w:rStyle w:val="Hyperlink"/>
                <w:noProof/>
              </w:rPr>
            </w:rPrChange>
          </w:rPr>
          <w:delText>2.3 Distributed Control System ( DCS) Hệ thống quản lý phân tán</w:delText>
        </w:r>
        <w:r w:rsidDel="008305B7">
          <w:rPr>
            <w:noProof/>
            <w:webHidden/>
          </w:rPr>
          <w:tab/>
          <w:delText>18</w:delText>
        </w:r>
      </w:del>
    </w:p>
    <w:p w14:paraId="140BB02A" w14:textId="5FC455DD" w:rsidR="00DC4672" w:rsidDel="008305B7" w:rsidRDefault="00DC4672">
      <w:pPr>
        <w:pStyle w:val="TOC3"/>
        <w:rPr>
          <w:del w:id="409" w:author="Vũ Đức Thông (VinSOC-ANBM-ANBMOT)" w:date="2026-04-20T12:01:00Z"/>
          <w:rFonts w:asciiTheme="minorHAnsi" w:eastAsiaTheme="minorEastAsia" w:hAnsiTheme="minorHAnsi"/>
          <w:noProof/>
          <w:sz w:val="22"/>
          <w:lang w:val="en-US"/>
        </w:rPr>
      </w:pPr>
      <w:del w:id="410" w:author="Vũ Đức Thông (VinSOC-ANBM-ANBMOT)" w:date="2026-04-20T12:01:00Z">
        <w:r w:rsidRPr="008305B7" w:rsidDel="008305B7">
          <w:rPr>
            <w:rStyle w:val="Hyperlink"/>
            <w:rFonts w:ascii="Times New Roman Bold" w:hAnsi="Times New Roman Bold"/>
            <w:noProof/>
            <w:rPrChange w:id="411" w:author="Vũ Đức Thông (VinSOC-ANBM-ANBMOT)" w:date="2026-04-20T12:01:00Z">
              <w:rPr>
                <w:rStyle w:val="Hyperlink"/>
                <w:rFonts w:ascii="Times New Roman Bold" w:hAnsi="Times New Roman Bold"/>
                <w:noProof/>
              </w:rPr>
            </w:rPrChange>
          </w:rPr>
          <w:delText>2.3.1</w:delText>
        </w:r>
        <w:r w:rsidRPr="008305B7" w:rsidDel="008305B7">
          <w:rPr>
            <w:rStyle w:val="Hyperlink"/>
            <w:noProof/>
            <w:rPrChange w:id="412" w:author="Vũ Đức Thông (VinSOC-ANBM-ANBMOT)" w:date="2026-04-20T12:01:00Z">
              <w:rPr>
                <w:rStyle w:val="Hyperlink"/>
                <w:noProof/>
              </w:rPr>
            </w:rPrChange>
          </w:rPr>
          <w:delText xml:space="preserve"> Kiến trúc DCS</w:delText>
        </w:r>
        <w:r w:rsidDel="008305B7">
          <w:rPr>
            <w:noProof/>
            <w:webHidden/>
          </w:rPr>
          <w:tab/>
          <w:delText>18</w:delText>
        </w:r>
      </w:del>
    </w:p>
    <w:p w14:paraId="1F7207D6" w14:textId="7C0C02E8" w:rsidR="00DC4672" w:rsidDel="008305B7" w:rsidRDefault="00DC4672">
      <w:pPr>
        <w:pStyle w:val="TOC2"/>
        <w:tabs>
          <w:tab w:val="right" w:leader="dot" w:pos="9458"/>
        </w:tabs>
        <w:rPr>
          <w:del w:id="413" w:author="Vũ Đức Thông (VinSOC-ANBM-ANBMOT)" w:date="2026-04-20T12:01:00Z"/>
          <w:rFonts w:asciiTheme="minorHAnsi" w:eastAsiaTheme="minorEastAsia" w:hAnsiTheme="minorHAnsi"/>
          <w:noProof/>
          <w:sz w:val="22"/>
          <w:lang w:val="en-US"/>
        </w:rPr>
      </w:pPr>
      <w:del w:id="414" w:author="Vũ Đức Thông (VinSOC-ANBM-ANBMOT)" w:date="2026-04-20T12:01:00Z">
        <w:r w:rsidRPr="008305B7" w:rsidDel="008305B7">
          <w:rPr>
            <w:rStyle w:val="Hyperlink"/>
            <w:noProof/>
            <w:rPrChange w:id="415" w:author="Vũ Đức Thông (VinSOC-ANBM-ANBMOT)" w:date="2026-04-20T12:01:00Z">
              <w:rPr>
                <w:rStyle w:val="Hyperlink"/>
                <w:noProof/>
              </w:rPr>
            </w:rPrChange>
          </w:rPr>
          <w:delText>2.4 SCADA với DCS</w:delText>
        </w:r>
        <w:r w:rsidDel="008305B7">
          <w:rPr>
            <w:noProof/>
            <w:webHidden/>
          </w:rPr>
          <w:tab/>
          <w:delText>19</w:delText>
        </w:r>
      </w:del>
    </w:p>
    <w:p w14:paraId="74A368A4" w14:textId="33BB4EAD" w:rsidR="00DC4672" w:rsidDel="008305B7" w:rsidRDefault="00DC4672">
      <w:pPr>
        <w:pStyle w:val="TOC2"/>
        <w:tabs>
          <w:tab w:val="right" w:leader="dot" w:pos="9458"/>
        </w:tabs>
        <w:rPr>
          <w:del w:id="416" w:author="Vũ Đức Thông (VinSOC-ANBM-ANBMOT)" w:date="2026-04-20T12:01:00Z"/>
          <w:rFonts w:asciiTheme="minorHAnsi" w:eastAsiaTheme="minorEastAsia" w:hAnsiTheme="minorHAnsi"/>
          <w:noProof/>
          <w:sz w:val="22"/>
          <w:lang w:val="en-US"/>
        </w:rPr>
      </w:pPr>
      <w:del w:id="417" w:author="Vũ Đức Thông (VinSOC-ANBM-ANBMOT)" w:date="2026-04-20T12:01:00Z">
        <w:r w:rsidRPr="008305B7" w:rsidDel="008305B7">
          <w:rPr>
            <w:rStyle w:val="Hyperlink"/>
            <w:noProof/>
            <w:rPrChange w:id="418" w:author="Vũ Đức Thông (VinSOC-ANBM-ANBMOT)" w:date="2026-04-20T12:01:00Z">
              <w:rPr>
                <w:rStyle w:val="Hyperlink"/>
                <w:noProof/>
              </w:rPr>
            </w:rPrChange>
          </w:rPr>
          <w:delText>2.5 Process Control Systems ( PCS)</w:delText>
        </w:r>
        <w:r w:rsidDel="008305B7">
          <w:rPr>
            <w:noProof/>
            <w:webHidden/>
          </w:rPr>
          <w:tab/>
          <w:delText>20</w:delText>
        </w:r>
      </w:del>
    </w:p>
    <w:p w14:paraId="3BF25BDB" w14:textId="67F7088D" w:rsidR="00DC4672" w:rsidDel="008305B7" w:rsidRDefault="00DC4672">
      <w:pPr>
        <w:pStyle w:val="TOC1"/>
        <w:tabs>
          <w:tab w:val="right" w:leader="dot" w:pos="9458"/>
        </w:tabs>
        <w:rPr>
          <w:del w:id="419" w:author="Vũ Đức Thông (VinSOC-ANBM-ANBMOT)" w:date="2026-04-20T12:01:00Z"/>
          <w:rFonts w:asciiTheme="minorHAnsi" w:eastAsiaTheme="minorEastAsia" w:hAnsiTheme="minorHAnsi"/>
          <w:noProof/>
          <w:sz w:val="22"/>
          <w:lang w:val="en-US"/>
        </w:rPr>
      </w:pPr>
      <w:del w:id="420" w:author="Vũ Đức Thông (VinSOC-ANBM-ANBMOT)" w:date="2026-04-20T12:01:00Z">
        <w:r w:rsidRPr="008305B7" w:rsidDel="008305B7">
          <w:rPr>
            <w:rStyle w:val="Hyperlink"/>
            <w:rFonts w:ascii="Times New Roman Bold" w:hAnsi="Times New Roman Bold"/>
            <w:noProof/>
            <w:rPrChange w:id="421" w:author="Vũ Đức Thông (VinSOC-ANBM-ANBMOT)" w:date="2026-04-20T12:01:00Z">
              <w:rPr>
                <w:rStyle w:val="Hyperlink"/>
                <w:rFonts w:ascii="Times New Roman Bold" w:hAnsi="Times New Roman Bold"/>
                <w:noProof/>
              </w:rPr>
            </w:rPrChange>
          </w:rPr>
          <w:delText>CHƯƠNG 3.</w:delText>
        </w:r>
        <w:r w:rsidRPr="008305B7" w:rsidDel="008305B7">
          <w:rPr>
            <w:rStyle w:val="Hyperlink"/>
            <w:noProof/>
            <w:rPrChange w:id="422" w:author="Vũ Đức Thông (VinSOC-ANBM-ANBMOT)" w:date="2026-04-20T12:01:00Z">
              <w:rPr>
                <w:rStyle w:val="Hyperlink"/>
                <w:noProof/>
              </w:rPr>
            </w:rPrChange>
          </w:rPr>
          <w:delText xml:space="preserve"> OBJECT 3</w:delText>
        </w:r>
        <w:r w:rsidDel="008305B7">
          <w:rPr>
            <w:noProof/>
            <w:webHidden/>
          </w:rPr>
          <w:tab/>
          <w:delText>20</w:delText>
        </w:r>
      </w:del>
    </w:p>
    <w:p w14:paraId="5BBAB933" w14:textId="2A586F96" w:rsidR="00DC4672" w:rsidDel="008305B7" w:rsidRDefault="00DC4672">
      <w:pPr>
        <w:pStyle w:val="TOC2"/>
        <w:tabs>
          <w:tab w:val="right" w:leader="dot" w:pos="9458"/>
        </w:tabs>
        <w:rPr>
          <w:del w:id="423" w:author="Vũ Đức Thông (VinSOC-ANBM-ANBMOT)" w:date="2026-04-20T12:01:00Z"/>
          <w:rFonts w:asciiTheme="minorHAnsi" w:eastAsiaTheme="minorEastAsia" w:hAnsiTheme="minorHAnsi"/>
          <w:noProof/>
          <w:sz w:val="22"/>
          <w:lang w:val="en-US"/>
        </w:rPr>
      </w:pPr>
      <w:del w:id="424" w:author="Vũ Đức Thông (VinSOC-ANBM-ANBMOT)" w:date="2026-04-20T12:01:00Z">
        <w:r w:rsidRPr="008305B7" w:rsidDel="008305B7">
          <w:rPr>
            <w:rStyle w:val="Hyperlink"/>
            <w:noProof/>
            <w:rPrChange w:id="425" w:author="Vũ Đức Thông (VinSOC-ANBM-ANBMOT)" w:date="2026-04-20T12:01:00Z">
              <w:rPr>
                <w:rStyle w:val="Hyperlink"/>
                <w:noProof/>
              </w:rPr>
            </w:rPrChange>
          </w:rPr>
          <w:delText>3.1 Tranh luận về luồng dữ liệu với ICS</w:delText>
        </w:r>
        <w:r w:rsidDel="008305B7">
          <w:rPr>
            <w:noProof/>
            <w:webHidden/>
          </w:rPr>
          <w:tab/>
          <w:delText>20</w:delText>
        </w:r>
      </w:del>
    </w:p>
    <w:p w14:paraId="255FAECC" w14:textId="5AC9C26F" w:rsidR="00DC4672" w:rsidDel="008305B7" w:rsidRDefault="00DC4672">
      <w:pPr>
        <w:pStyle w:val="TOC3"/>
        <w:rPr>
          <w:del w:id="426" w:author="Vũ Đức Thông (VinSOC-ANBM-ANBMOT)" w:date="2026-04-20T12:01:00Z"/>
          <w:rFonts w:asciiTheme="minorHAnsi" w:eastAsiaTheme="minorEastAsia" w:hAnsiTheme="minorHAnsi"/>
          <w:noProof/>
          <w:sz w:val="22"/>
          <w:lang w:val="en-US"/>
        </w:rPr>
      </w:pPr>
      <w:del w:id="427" w:author="Vũ Đức Thông (VinSOC-ANBM-ANBMOT)" w:date="2026-04-20T12:01:00Z">
        <w:r w:rsidRPr="008305B7" w:rsidDel="008305B7">
          <w:rPr>
            <w:rStyle w:val="Hyperlink"/>
            <w:rFonts w:ascii="Times New Roman Bold" w:hAnsi="Times New Roman Bold"/>
            <w:noProof/>
            <w:rPrChange w:id="428" w:author="Vũ Đức Thông (VinSOC-ANBM-ANBMOT)" w:date="2026-04-20T12:01:00Z">
              <w:rPr>
                <w:rStyle w:val="Hyperlink"/>
                <w:rFonts w:ascii="Times New Roman Bold" w:hAnsi="Times New Roman Bold"/>
                <w:noProof/>
              </w:rPr>
            </w:rPrChange>
          </w:rPr>
          <w:delText>3.1.1</w:delText>
        </w:r>
        <w:r w:rsidRPr="008305B7" w:rsidDel="008305B7">
          <w:rPr>
            <w:rStyle w:val="Hyperlink"/>
            <w:noProof/>
            <w:rPrChange w:id="429" w:author="Vũ Đức Thông (VinSOC-ANBM-ANBMOT)" w:date="2026-04-20T12:01:00Z">
              <w:rPr>
                <w:rStyle w:val="Hyperlink"/>
                <w:noProof/>
              </w:rPr>
            </w:rPrChange>
          </w:rPr>
          <w:delText xml:space="preserve"> Xử lý dữ liệu</w:delText>
        </w:r>
        <w:r w:rsidDel="008305B7">
          <w:rPr>
            <w:noProof/>
            <w:webHidden/>
          </w:rPr>
          <w:tab/>
          <w:delText>20</w:delText>
        </w:r>
      </w:del>
    </w:p>
    <w:p w14:paraId="62C196B5" w14:textId="5D000E6C" w:rsidR="00DC4672" w:rsidDel="008305B7" w:rsidRDefault="00DC4672">
      <w:pPr>
        <w:pStyle w:val="TOC3"/>
        <w:rPr>
          <w:del w:id="430" w:author="Vũ Đức Thông (VinSOC-ANBM-ANBMOT)" w:date="2026-04-20T12:01:00Z"/>
          <w:rFonts w:asciiTheme="minorHAnsi" w:eastAsiaTheme="minorEastAsia" w:hAnsiTheme="minorHAnsi"/>
          <w:noProof/>
          <w:sz w:val="22"/>
          <w:lang w:val="en-US"/>
        </w:rPr>
      </w:pPr>
      <w:del w:id="431" w:author="Vũ Đức Thông (VinSOC-ANBM-ANBMOT)" w:date="2026-04-20T12:01:00Z">
        <w:r w:rsidRPr="008305B7" w:rsidDel="008305B7">
          <w:rPr>
            <w:rStyle w:val="Hyperlink"/>
            <w:rFonts w:ascii="Times New Roman Bold" w:hAnsi="Times New Roman Bold"/>
            <w:noProof/>
            <w:rPrChange w:id="432" w:author="Vũ Đức Thông (VinSOC-ANBM-ANBMOT)" w:date="2026-04-20T12:01:00Z">
              <w:rPr>
                <w:rStyle w:val="Hyperlink"/>
                <w:rFonts w:ascii="Times New Roman Bold" w:hAnsi="Times New Roman Bold"/>
                <w:noProof/>
              </w:rPr>
            </w:rPrChange>
          </w:rPr>
          <w:delText>3.1.2</w:delText>
        </w:r>
        <w:r w:rsidRPr="008305B7" w:rsidDel="008305B7">
          <w:rPr>
            <w:rStyle w:val="Hyperlink"/>
            <w:noProof/>
            <w:rPrChange w:id="433" w:author="Vũ Đức Thông (VinSOC-ANBM-ANBMOT)" w:date="2026-04-20T12:01:00Z">
              <w:rPr>
                <w:rStyle w:val="Hyperlink"/>
                <w:noProof/>
              </w:rPr>
            </w:rPrChange>
          </w:rPr>
          <w:delText xml:space="preserve"> Luồng quy trình ICS và Vòng lặp điều khiển</w:delText>
        </w:r>
        <w:r w:rsidDel="008305B7">
          <w:rPr>
            <w:noProof/>
            <w:webHidden/>
          </w:rPr>
          <w:tab/>
          <w:delText>21</w:delText>
        </w:r>
      </w:del>
    </w:p>
    <w:p w14:paraId="37BF8C59" w14:textId="00DE7108" w:rsidR="00DC4672" w:rsidDel="008305B7" w:rsidRDefault="00DC4672">
      <w:pPr>
        <w:pStyle w:val="TOC3"/>
        <w:rPr>
          <w:del w:id="434" w:author="Vũ Đức Thông (VinSOC-ANBM-ANBMOT)" w:date="2026-04-20T12:01:00Z"/>
          <w:rFonts w:asciiTheme="minorHAnsi" w:eastAsiaTheme="minorEastAsia" w:hAnsiTheme="minorHAnsi"/>
          <w:noProof/>
          <w:sz w:val="22"/>
          <w:lang w:val="en-US"/>
        </w:rPr>
      </w:pPr>
      <w:del w:id="435" w:author="Vũ Đức Thông (VinSOC-ANBM-ANBMOT)" w:date="2026-04-20T12:01:00Z">
        <w:r w:rsidRPr="008305B7" w:rsidDel="008305B7">
          <w:rPr>
            <w:rStyle w:val="Hyperlink"/>
            <w:rFonts w:ascii="Times New Roman Bold" w:hAnsi="Times New Roman Bold"/>
            <w:noProof/>
            <w:rPrChange w:id="436" w:author="Vũ Đức Thông (VinSOC-ANBM-ANBMOT)" w:date="2026-04-20T12:01:00Z">
              <w:rPr>
                <w:rStyle w:val="Hyperlink"/>
                <w:rFonts w:ascii="Times New Roman Bold" w:hAnsi="Times New Roman Bold"/>
                <w:noProof/>
              </w:rPr>
            </w:rPrChange>
          </w:rPr>
          <w:delText>3.1.3</w:delText>
        </w:r>
        <w:r w:rsidRPr="008305B7" w:rsidDel="008305B7">
          <w:rPr>
            <w:rStyle w:val="Hyperlink"/>
            <w:noProof/>
            <w:rPrChange w:id="437" w:author="Vũ Đức Thông (VinSOC-ANBM-ANBMOT)" w:date="2026-04-20T12:01:00Z">
              <w:rPr>
                <w:rStyle w:val="Hyperlink"/>
                <w:noProof/>
              </w:rPr>
            </w:rPrChange>
          </w:rPr>
          <w:delText xml:space="preserve"> Vòng lặp ICS- và điều khiển phân cấp ( Cascade control)</w:delText>
        </w:r>
        <w:r w:rsidDel="008305B7">
          <w:rPr>
            <w:noProof/>
            <w:webHidden/>
          </w:rPr>
          <w:tab/>
          <w:delText>22</w:delText>
        </w:r>
      </w:del>
    </w:p>
    <w:p w14:paraId="174772C1" w14:textId="4A781011" w:rsidR="00C17AAF" w:rsidDel="00DC4672" w:rsidRDefault="00C17AAF">
      <w:pPr>
        <w:pStyle w:val="TOC1"/>
        <w:tabs>
          <w:tab w:val="right" w:leader="dot" w:pos="9458"/>
        </w:tabs>
        <w:rPr>
          <w:del w:id="438" w:author="Vũ Đức Thông (VinSOC-ANBM-ANBMOT)" w:date="2026-04-19T22:13:00Z"/>
          <w:rFonts w:asciiTheme="minorHAnsi" w:eastAsiaTheme="minorEastAsia" w:hAnsiTheme="minorHAnsi"/>
          <w:noProof/>
          <w:sz w:val="22"/>
          <w:lang w:eastAsia="en-AU"/>
        </w:rPr>
      </w:pPr>
      <w:del w:id="439" w:author="Vũ Đức Thông (VinSOC-ANBM-ANBMOT)" w:date="2026-04-19T22:13:00Z">
        <w:r w:rsidRPr="00DC4672" w:rsidDel="00DC4672">
          <w:rPr>
            <w:noProof/>
            <w:rPrChange w:id="440" w:author="Vũ Đức Thông (VinSOC-ANBM-ANBMOT)" w:date="2026-04-19T22:13:00Z">
              <w:rPr>
                <w:rStyle w:val="Hyperlink"/>
                <w:noProof/>
              </w:rPr>
            </w:rPrChange>
          </w:rPr>
          <w:delText>MỤC LỤC</w:delText>
        </w:r>
        <w:r w:rsidDel="00DC4672">
          <w:rPr>
            <w:noProof/>
            <w:webHidden/>
          </w:rPr>
          <w:tab/>
          <w:delText>3</w:delText>
        </w:r>
      </w:del>
    </w:p>
    <w:p w14:paraId="2B0A1009" w14:textId="1D6767A6" w:rsidR="00C17AAF" w:rsidDel="00DC4672" w:rsidRDefault="00C17AAF">
      <w:pPr>
        <w:pStyle w:val="TOC1"/>
        <w:tabs>
          <w:tab w:val="right" w:leader="dot" w:pos="9458"/>
        </w:tabs>
        <w:rPr>
          <w:del w:id="441" w:author="Vũ Đức Thông (VinSOC-ANBM-ANBMOT)" w:date="2026-04-19T22:13:00Z"/>
          <w:rFonts w:asciiTheme="minorHAnsi" w:eastAsiaTheme="minorEastAsia" w:hAnsiTheme="minorHAnsi"/>
          <w:noProof/>
          <w:sz w:val="22"/>
          <w:lang w:eastAsia="en-AU"/>
        </w:rPr>
      </w:pPr>
      <w:del w:id="442" w:author="Vũ Đức Thông (VinSOC-ANBM-ANBMOT)" w:date="2026-04-19T22:13:00Z">
        <w:r w:rsidRPr="00DC4672" w:rsidDel="00DC4672">
          <w:rPr>
            <w:noProof/>
            <w:rPrChange w:id="443" w:author="Vũ Đức Thông (VinSOC-ANBM-ANBMOT)" w:date="2026-04-19T22:13:00Z">
              <w:rPr>
                <w:rStyle w:val="Hyperlink"/>
                <w:noProof/>
              </w:rPr>
            </w:rPrChange>
          </w:rPr>
          <w:delText>DANH MỤC CÁC HÌNH VẼ</w:delText>
        </w:r>
        <w:r w:rsidDel="00DC4672">
          <w:rPr>
            <w:noProof/>
            <w:webHidden/>
          </w:rPr>
          <w:tab/>
          <w:delText>4</w:delText>
        </w:r>
      </w:del>
    </w:p>
    <w:p w14:paraId="3C15EC68" w14:textId="0763A2E1" w:rsidR="00C17AAF" w:rsidDel="00DC4672" w:rsidRDefault="00C17AAF">
      <w:pPr>
        <w:pStyle w:val="TOC1"/>
        <w:tabs>
          <w:tab w:val="right" w:leader="dot" w:pos="9458"/>
        </w:tabs>
        <w:rPr>
          <w:del w:id="444" w:author="Vũ Đức Thông (VinSOC-ANBM-ANBMOT)" w:date="2026-04-19T22:13:00Z"/>
          <w:rFonts w:asciiTheme="minorHAnsi" w:eastAsiaTheme="minorEastAsia" w:hAnsiTheme="minorHAnsi"/>
          <w:noProof/>
          <w:sz w:val="22"/>
          <w:lang w:eastAsia="en-AU"/>
        </w:rPr>
      </w:pPr>
      <w:del w:id="445" w:author="Vũ Đức Thông (VinSOC-ANBM-ANBMOT)" w:date="2026-04-19T22:13:00Z">
        <w:r w:rsidRPr="00DC4672" w:rsidDel="00DC4672">
          <w:rPr>
            <w:noProof/>
            <w:rPrChange w:id="446" w:author="Vũ Đức Thông (VinSOC-ANBM-ANBMOT)" w:date="2026-04-19T22:13:00Z">
              <w:rPr>
                <w:rStyle w:val="Hyperlink"/>
                <w:noProof/>
              </w:rPr>
            </w:rPrChange>
          </w:rPr>
          <w:delText>DANH MỤC CÁC BẢNG BIỂU</w:delText>
        </w:r>
        <w:r w:rsidDel="00DC4672">
          <w:rPr>
            <w:noProof/>
            <w:webHidden/>
          </w:rPr>
          <w:tab/>
          <w:delText>4</w:delText>
        </w:r>
      </w:del>
    </w:p>
    <w:p w14:paraId="301B2208" w14:textId="61DEE3C6" w:rsidR="00C17AAF" w:rsidDel="00DC4672" w:rsidRDefault="00C17AAF">
      <w:pPr>
        <w:pStyle w:val="TOC1"/>
        <w:tabs>
          <w:tab w:val="right" w:leader="dot" w:pos="9458"/>
        </w:tabs>
        <w:rPr>
          <w:del w:id="447" w:author="Vũ Đức Thông (VinSOC-ANBM-ANBMOT)" w:date="2026-04-19T22:13:00Z"/>
          <w:rFonts w:asciiTheme="minorHAnsi" w:eastAsiaTheme="minorEastAsia" w:hAnsiTheme="minorHAnsi"/>
          <w:noProof/>
          <w:sz w:val="22"/>
          <w:lang w:eastAsia="en-AU"/>
        </w:rPr>
      </w:pPr>
      <w:del w:id="448" w:author="Vũ Đức Thông (VinSOC-ANBM-ANBMOT)" w:date="2026-04-19T22:13:00Z">
        <w:r w:rsidRPr="00DC4672" w:rsidDel="00DC4672">
          <w:rPr>
            <w:noProof/>
            <w:rPrChange w:id="449" w:author="Vũ Đức Thông (VinSOC-ANBM-ANBMOT)" w:date="2026-04-19T22:13:00Z">
              <w:rPr>
                <w:rStyle w:val="Hyperlink"/>
                <w:noProof/>
              </w:rPr>
            </w:rPrChange>
          </w:rPr>
          <w:delText>DANH MỤC CÁC TỪ VIẾT TẮT</w:delText>
        </w:r>
        <w:r w:rsidDel="00DC4672">
          <w:rPr>
            <w:noProof/>
            <w:webHidden/>
          </w:rPr>
          <w:tab/>
          <w:delText>5</w:delText>
        </w:r>
      </w:del>
    </w:p>
    <w:p w14:paraId="1BF554FD" w14:textId="5196BF8D" w:rsidR="00C17AAF" w:rsidDel="00DC4672" w:rsidRDefault="00C17AAF">
      <w:pPr>
        <w:pStyle w:val="TOC1"/>
        <w:tabs>
          <w:tab w:val="right" w:leader="dot" w:pos="9458"/>
        </w:tabs>
        <w:rPr>
          <w:del w:id="450" w:author="Vũ Đức Thông (VinSOC-ANBM-ANBMOT)" w:date="2026-04-19T22:13:00Z"/>
          <w:rFonts w:asciiTheme="minorHAnsi" w:eastAsiaTheme="minorEastAsia" w:hAnsiTheme="minorHAnsi"/>
          <w:noProof/>
          <w:sz w:val="22"/>
          <w:lang w:eastAsia="en-AU"/>
        </w:rPr>
      </w:pPr>
      <w:del w:id="451" w:author="Vũ Đức Thông (VinSOC-ANBM-ANBMOT)" w:date="2026-04-19T22:13:00Z">
        <w:r w:rsidRPr="00DC4672" w:rsidDel="00DC4672">
          <w:rPr>
            <w:noProof/>
            <w:rPrChange w:id="452" w:author="Vũ Đức Thông (VinSOC-ANBM-ANBMOT)" w:date="2026-04-19T22:13:00Z">
              <w:rPr>
                <w:rStyle w:val="Hyperlink"/>
                <w:noProof/>
              </w:rPr>
            </w:rPrChange>
          </w:rPr>
          <w:delText>MỞ ĐẦU</w:delText>
        </w:r>
        <w:r w:rsidDel="00DC4672">
          <w:rPr>
            <w:noProof/>
            <w:webHidden/>
          </w:rPr>
          <w:tab/>
          <w:delText>6</w:delText>
        </w:r>
      </w:del>
    </w:p>
    <w:p w14:paraId="2DCA3DB6" w14:textId="50ACDB8B" w:rsidR="00C17AAF" w:rsidDel="00DC4672" w:rsidRDefault="00C17AAF">
      <w:pPr>
        <w:pStyle w:val="TOC1"/>
        <w:tabs>
          <w:tab w:val="right" w:leader="dot" w:pos="9458"/>
        </w:tabs>
        <w:rPr>
          <w:del w:id="453" w:author="Vũ Đức Thông (VinSOC-ANBM-ANBMOT)" w:date="2026-04-19T22:13:00Z"/>
          <w:rFonts w:asciiTheme="minorHAnsi" w:eastAsiaTheme="minorEastAsia" w:hAnsiTheme="minorHAnsi"/>
          <w:noProof/>
          <w:sz w:val="22"/>
          <w:lang w:eastAsia="en-AU"/>
        </w:rPr>
      </w:pPr>
      <w:del w:id="454" w:author="Vũ Đức Thông (VinSOC-ANBM-ANBMOT)" w:date="2026-04-19T22:13:00Z">
        <w:r w:rsidRPr="00DC4672" w:rsidDel="00DC4672">
          <w:rPr>
            <w:noProof/>
            <w:rPrChange w:id="455" w:author="Vũ Đức Thông (VinSOC-ANBM-ANBMOT)" w:date="2026-04-19T22:13:00Z">
              <w:rPr>
                <w:rStyle w:val="Hyperlink"/>
                <w:rFonts w:ascii="Times New Roman Bold" w:hAnsi="Times New Roman Bold"/>
                <w:noProof/>
              </w:rPr>
            </w:rPrChange>
          </w:rPr>
          <w:delText>CH</w:delText>
        </w:r>
        <w:r w:rsidRPr="00DC4672" w:rsidDel="00DC4672">
          <w:rPr>
            <w:rFonts w:hint="eastAsia"/>
            <w:noProof/>
            <w:rPrChange w:id="456" w:author="Vũ Đức Thông (VinSOC-ANBM-ANBMOT)" w:date="2026-04-19T22:13:00Z">
              <w:rPr>
                <w:rStyle w:val="Hyperlink"/>
                <w:rFonts w:ascii="Times New Roman Bold" w:hAnsi="Times New Roman Bold" w:hint="eastAsia"/>
                <w:noProof/>
              </w:rPr>
            </w:rPrChange>
          </w:rPr>
          <w:delText>ƯƠ</w:delText>
        </w:r>
        <w:r w:rsidRPr="00DC4672" w:rsidDel="00DC4672">
          <w:rPr>
            <w:noProof/>
            <w:rPrChange w:id="457" w:author="Vũ Đức Thông (VinSOC-ANBM-ANBMOT)" w:date="2026-04-19T22:13:00Z">
              <w:rPr>
                <w:rStyle w:val="Hyperlink"/>
                <w:rFonts w:ascii="Times New Roman Bold" w:hAnsi="Times New Roman Bold"/>
                <w:noProof/>
              </w:rPr>
            </w:rPrChange>
          </w:rPr>
          <w:delText>NG 1.</w:delText>
        </w:r>
        <w:r w:rsidRPr="00DC4672" w:rsidDel="00DC4672">
          <w:rPr>
            <w:noProof/>
            <w:rPrChange w:id="458" w:author="Vũ Đức Thông (VinSOC-ANBM-ANBMOT)" w:date="2026-04-19T22:13:00Z">
              <w:rPr>
                <w:rStyle w:val="Hyperlink"/>
                <w:noProof/>
              </w:rPr>
            </w:rPrChange>
          </w:rPr>
          <w:delText xml:space="preserve"> TỔNG QUAN VỀ HỆ THỐNG MOODLE LMS</w:delText>
        </w:r>
        <w:r w:rsidDel="00DC4672">
          <w:rPr>
            <w:noProof/>
            <w:webHidden/>
          </w:rPr>
          <w:tab/>
          <w:delText>7</w:delText>
        </w:r>
      </w:del>
    </w:p>
    <w:p w14:paraId="42AE33C0" w14:textId="2AE41337" w:rsidR="00C17AAF" w:rsidDel="00DC4672" w:rsidRDefault="00C17AAF">
      <w:pPr>
        <w:pStyle w:val="TOC2"/>
        <w:tabs>
          <w:tab w:val="right" w:leader="dot" w:pos="9458"/>
        </w:tabs>
        <w:rPr>
          <w:del w:id="459" w:author="Vũ Đức Thông (VinSOC-ANBM-ANBMOT)" w:date="2026-04-19T22:13:00Z"/>
          <w:rFonts w:asciiTheme="minorHAnsi" w:eastAsiaTheme="minorEastAsia" w:hAnsiTheme="minorHAnsi"/>
          <w:noProof/>
          <w:sz w:val="22"/>
          <w:lang w:eastAsia="en-AU"/>
        </w:rPr>
      </w:pPr>
      <w:del w:id="460" w:author="Vũ Đức Thông (VinSOC-ANBM-ANBMOT)" w:date="2026-04-19T22:13:00Z">
        <w:r w:rsidRPr="00DC4672" w:rsidDel="00DC4672">
          <w:rPr>
            <w:noProof/>
            <w:rPrChange w:id="461" w:author="Vũ Đức Thông (VinSOC-ANBM-ANBMOT)" w:date="2026-04-19T22:13:00Z">
              <w:rPr>
                <w:rStyle w:val="Hyperlink"/>
                <w:noProof/>
              </w:rPr>
            </w:rPrChange>
          </w:rPr>
          <w:delText>1.1 Giới thiệu</w:delText>
        </w:r>
        <w:r w:rsidDel="00DC4672">
          <w:rPr>
            <w:noProof/>
            <w:webHidden/>
          </w:rPr>
          <w:tab/>
          <w:delText>7</w:delText>
        </w:r>
      </w:del>
    </w:p>
    <w:p w14:paraId="30043547" w14:textId="71548B71" w:rsidR="00C17AAF" w:rsidDel="00DC4672" w:rsidRDefault="00C17AAF">
      <w:pPr>
        <w:pStyle w:val="TOC2"/>
        <w:tabs>
          <w:tab w:val="right" w:leader="dot" w:pos="9458"/>
        </w:tabs>
        <w:rPr>
          <w:del w:id="462" w:author="Vũ Đức Thông (VinSOC-ANBM-ANBMOT)" w:date="2026-04-19T22:13:00Z"/>
          <w:rFonts w:asciiTheme="minorHAnsi" w:eastAsiaTheme="minorEastAsia" w:hAnsiTheme="minorHAnsi"/>
          <w:noProof/>
          <w:sz w:val="22"/>
          <w:lang w:eastAsia="en-AU"/>
        </w:rPr>
      </w:pPr>
      <w:del w:id="463" w:author="Vũ Đức Thông (VinSOC-ANBM-ANBMOT)" w:date="2026-04-19T22:13:00Z">
        <w:r w:rsidRPr="00DC4672" w:rsidDel="00DC4672">
          <w:rPr>
            <w:noProof/>
            <w:rPrChange w:id="464" w:author="Vũ Đức Thông (VinSOC-ANBM-ANBMOT)" w:date="2026-04-19T22:13:00Z">
              <w:rPr>
                <w:rStyle w:val="Hyperlink"/>
                <w:noProof/>
              </w:rPr>
            </w:rPrChange>
          </w:rPr>
          <w:delText>1.2 Kiến trúc và tính năng của Moodle LMS</w:delText>
        </w:r>
        <w:r w:rsidDel="00DC4672">
          <w:rPr>
            <w:noProof/>
            <w:webHidden/>
          </w:rPr>
          <w:tab/>
          <w:delText>7</w:delText>
        </w:r>
      </w:del>
    </w:p>
    <w:p w14:paraId="2C7CA72E" w14:textId="1FBAA905" w:rsidR="00C17AAF" w:rsidDel="00DC4672" w:rsidRDefault="00C17AAF" w:rsidP="00C17AAF">
      <w:pPr>
        <w:pStyle w:val="TOC3"/>
        <w:rPr>
          <w:del w:id="465" w:author="Vũ Đức Thông (VinSOC-ANBM-ANBMOT)" w:date="2026-04-19T22:13:00Z"/>
          <w:rFonts w:asciiTheme="minorHAnsi" w:eastAsiaTheme="minorEastAsia" w:hAnsiTheme="minorHAnsi"/>
          <w:noProof/>
          <w:sz w:val="22"/>
          <w:lang w:eastAsia="en-AU"/>
        </w:rPr>
      </w:pPr>
      <w:del w:id="466" w:author="Vũ Đức Thông (VinSOC-ANBM-ANBMOT)" w:date="2026-04-19T22:13:00Z">
        <w:r w:rsidRPr="00DC4672" w:rsidDel="00DC4672">
          <w:rPr>
            <w:noProof/>
            <w:rPrChange w:id="467" w:author="Vũ Đức Thông (VinSOC-ANBM-ANBMOT)" w:date="2026-04-19T22:13:00Z">
              <w:rPr>
                <w:rStyle w:val="Hyperlink"/>
                <w:rFonts w:ascii="Times New Roman Bold" w:hAnsi="Times New Roman Bold"/>
                <w:noProof/>
              </w:rPr>
            </w:rPrChange>
          </w:rPr>
          <w:delText>1.2.1</w:delText>
        </w:r>
        <w:r w:rsidRPr="00DC4672" w:rsidDel="00DC4672">
          <w:rPr>
            <w:noProof/>
            <w:rPrChange w:id="468" w:author="Vũ Đức Thông (VinSOC-ANBM-ANBMOT)" w:date="2026-04-19T22:13:00Z">
              <w:rPr>
                <w:rStyle w:val="Hyperlink"/>
                <w:noProof/>
              </w:rPr>
            </w:rPrChange>
          </w:rPr>
          <w:delText xml:space="preserve"> Kiến trúc và các thành phần của Moodle LMS</w:delText>
        </w:r>
        <w:r w:rsidDel="00DC4672">
          <w:rPr>
            <w:noProof/>
            <w:webHidden/>
          </w:rPr>
          <w:tab/>
          <w:delText>7</w:delText>
        </w:r>
      </w:del>
    </w:p>
    <w:p w14:paraId="45266701" w14:textId="29F79013" w:rsidR="00C17AAF" w:rsidDel="00DC4672" w:rsidRDefault="00C17AAF">
      <w:pPr>
        <w:pStyle w:val="TOC2"/>
        <w:tabs>
          <w:tab w:val="right" w:leader="dot" w:pos="9458"/>
        </w:tabs>
        <w:rPr>
          <w:del w:id="469" w:author="Vũ Đức Thông (VinSOC-ANBM-ANBMOT)" w:date="2026-04-19T22:13:00Z"/>
          <w:rFonts w:asciiTheme="minorHAnsi" w:eastAsiaTheme="minorEastAsia" w:hAnsiTheme="minorHAnsi"/>
          <w:noProof/>
          <w:sz w:val="22"/>
          <w:lang w:eastAsia="en-AU"/>
        </w:rPr>
      </w:pPr>
      <w:del w:id="470" w:author="Vũ Đức Thông (VinSOC-ANBM-ANBMOT)" w:date="2026-04-19T22:13:00Z">
        <w:r w:rsidRPr="00DC4672" w:rsidDel="00DC4672">
          <w:rPr>
            <w:noProof/>
            <w:rPrChange w:id="471" w:author="Vũ Đức Thông (VinSOC-ANBM-ANBMOT)" w:date="2026-04-19T22:13:00Z">
              <w:rPr>
                <w:rStyle w:val="Hyperlink"/>
                <w:noProof/>
              </w:rPr>
            </w:rPrChange>
          </w:rPr>
          <w:delText>1.3 Kết chương</w:delText>
        </w:r>
        <w:r w:rsidDel="00DC4672">
          <w:rPr>
            <w:noProof/>
            <w:webHidden/>
          </w:rPr>
          <w:tab/>
          <w:delText>7</w:delText>
        </w:r>
      </w:del>
    </w:p>
    <w:p w14:paraId="6D4A5C4A" w14:textId="49A383C1" w:rsidR="00C17AAF" w:rsidDel="00DC4672" w:rsidRDefault="00C17AAF">
      <w:pPr>
        <w:pStyle w:val="TOC1"/>
        <w:tabs>
          <w:tab w:val="right" w:leader="dot" w:pos="9458"/>
        </w:tabs>
        <w:rPr>
          <w:del w:id="472" w:author="Vũ Đức Thông (VinSOC-ANBM-ANBMOT)" w:date="2026-04-19T22:13:00Z"/>
          <w:rFonts w:asciiTheme="minorHAnsi" w:eastAsiaTheme="minorEastAsia" w:hAnsiTheme="minorHAnsi"/>
          <w:noProof/>
          <w:sz w:val="22"/>
          <w:lang w:eastAsia="en-AU"/>
        </w:rPr>
      </w:pPr>
      <w:del w:id="473" w:author="Vũ Đức Thông (VinSOC-ANBM-ANBMOT)" w:date="2026-04-19T22:13:00Z">
        <w:r w:rsidRPr="00DC4672" w:rsidDel="00DC4672">
          <w:rPr>
            <w:noProof/>
            <w:rPrChange w:id="474" w:author="Vũ Đức Thông (VinSOC-ANBM-ANBMOT)" w:date="2026-04-19T22:13:00Z">
              <w:rPr>
                <w:rStyle w:val="Hyperlink"/>
                <w:rFonts w:ascii="Times New Roman Bold" w:hAnsi="Times New Roman Bold"/>
                <w:noProof/>
              </w:rPr>
            </w:rPrChange>
          </w:rPr>
          <w:delText>CH</w:delText>
        </w:r>
        <w:r w:rsidRPr="00DC4672" w:rsidDel="00DC4672">
          <w:rPr>
            <w:rFonts w:hint="eastAsia"/>
            <w:noProof/>
            <w:rPrChange w:id="475" w:author="Vũ Đức Thông (VinSOC-ANBM-ANBMOT)" w:date="2026-04-19T22:13:00Z">
              <w:rPr>
                <w:rStyle w:val="Hyperlink"/>
                <w:rFonts w:ascii="Times New Roman Bold" w:hAnsi="Times New Roman Bold" w:hint="eastAsia"/>
                <w:noProof/>
              </w:rPr>
            </w:rPrChange>
          </w:rPr>
          <w:delText>ƯƠ</w:delText>
        </w:r>
        <w:r w:rsidRPr="00DC4672" w:rsidDel="00DC4672">
          <w:rPr>
            <w:noProof/>
            <w:rPrChange w:id="476" w:author="Vũ Đức Thông (VinSOC-ANBM-ANBMOT)" w:date="2026-04-19T22:13:00Z">
              <w:rPr>
                <w:rStyle w:val="Hyperlink"/>
                <w:rFonts w:ascii="Times New Roman Bold" w:hAnsi="Times New Roman Bold"/>
                <w:noProof/>
              </w:rPr>
            </w:rPrChange>
          </w:rPr>
          <w:delText>NG 2.</w:delText>
        </w:r>
        <w:r w:rsidRPr="00DC4672" w:rsidDel="00DC4672">
          <w:rPr>
            <w:noProof/>
            <w:rPrChange w:id="477" w:author="Vũ Đức Thông (VinSOC-ANBM-ANBMOT)" w:date="2026-04-19T22:13:00Z">
              <w:rPr>
                <w:rStyle w:val="Hyperlink"/>
                <w:noProof/>
              </w:rPr>
            </w:rPrChange>
          </w:rPr>
          <w:delText xml:space="preserve"> THIẾT KẾ VÀ CÀI ĐẶT CÁC PLUGIN CHO MOODLE LMS</w:delText>
        </w:r>
        <w:r w:rsidDel="00DC4672">
          <w:rPr>
            <w:noProof/>
            <w:webHidden/>
          </w:rPr>
          <w:tab/>
          <w:delText>8</w:delText>
        </w:r>
      </w:del>
    </w:p>
    <w:p w14:paraId="58C3754C" w14:textId="240D4E92" w:rsidR="00C17AAF" w:rsidDel="00DC4672" w:rsidRDefault="00C17AAF">
      <w:pPr>
        <w:pStyle w:val="TOC2"/>
        <w:tabs>
          <w:tab w:val="right" w:leader="dot" w:pos="9458"/>
        </w:tabs>
        <w:rPr>
          <w:del w:id="478" w:author="Vũ Đức Thông (VinSOC-ANBM-ANBMOT)" w:date="2026-04-19T22:13:00Z"/>
          <w:rFonts w:asciiTheme="minorHAnsi" w:eastAsiaTheme="minorEastAsia" w:hAnsiTheme="minorHAnsi"/>
          <w:noProof/>
          <w:sz w:val="22"/>
          <w:lang w:eastAsia="en-AU"/>
        </w:rPr>
      </w:pPr>
      <w:del w:id="479" w:author="Vũ Đức Thông (VinSOC-ANBM-ANBMOT)" w:date="2026-04-19T22:13:00Z">
        <w:r w:rsidRPr="00DC4672" w:rsidDel="00DC4672">
          <w:rPr>
            <w:noProof/>
            <w:rPrChange w:id="480" w:author="Vũ Đức Thông (VinSOC-ANBM-ANBMOT)" w:date="2026-04-19T22:13:00Z">
              <w:rPr>
                <w:rStyle w:val="Hyperlink"/>
                <w:noProof/>
              </w:rPr>
            </w:rPrChange>
          </w:rPr>
          <w:delText>2.1 Khái quát</w:delText>
        </w:r>
        <w:r w:rsidDel="00DC4672">
          <w:rPr>
            <w:noProof/>
            <w:webHidden/>
          </w:rPr>
          <w:tab/>
          <w:delText>8</w:delText>
        </w:r>
      </w:del>
    </w:p>
    <w:p w14:paraId="5D77CC89" w14:textId="2D568F9C" w:rsidR="00C17AAF" w:rsidDel="00DC4672" w:rsidRDefault="00C17AAF">
      <w:pPr>
        <w:pStyle w:val="TOC2"/>
        <w:tabs>
          <w:tab w:val="right" w:leader="dot" w:pos="9458"/>
        </w:tabs>
        <w:rPr>
          <w:del w:id="481" w:author="Vũ Đức Thông (VinSOC-ANBM-ANBMOT)" w:date="2026-04-19T22:13:00Z"/>
          <w:rFonts w:asciiTheme="minorHAnsi" w:eastAsiaTheme="minorEastAsia" w:hAnsiTheme="minorHAnsi"/>
          <w:noProof/>
          <w:sz w:val="22"/>
          <w:lang w:eastAsia="en-AU"/>
        </w:rPr>
      </w:pPr>
      <w:del w:id="482" w:author="Vũ Đức Thông (VinSOC-ANBM-ANBMOT)" w:date="2026-04-19T22:13:00Z">
        <w:r w:rsidRPr="00DC4672" w:rsidDel="00DC4672">
          <w:rPr>
            <w:noProof/>
            <w:rPrChange w:id="483" w:author="Vũ Đức Thông (VinSOC-ANBM-ANBMOT)" w:date="2026-04-19T22:13:00Z">
              <w:rPr>
                <w:rStyle w:val="Hyperlink"/>
                <w:noProof/>
              </w:rPr>
            </w:rPrChange>
          </w:rPr>
          <w:delText>2.2 Thiết kế và cài đặt các plugin hỗ trợ quản trị ngân hàng câu hỏi</w:delText>
        </w:r>
        <w:r w:rsidDel="00DC4672">
          <w:rPr>
            <w:noProof/>
            <w:webHidden/>
          </w:rPr>
          <w:tab/>
          <w:delText>8</w:delText>
        </w:r>
      </w:del>
    </w:p>
    <w:p w14:paraId="57EE7B23" w14:textId="205B0502" w:rsidR="00C17AAF" w:rsidDel="00DC4672" w:rsidRDefault="00C17AAF" w:rsidP="00C17AAF">
      <w:pPr>
        <w:pStyle w:val="TOC3"/>
        <w:rPr>
          <w:del w:id="484" w:author="Vũ Đức Thông (VinSOC-ANBM-ANBMOT)" w:date="2026-04-19T22:13:00Z"/>
          <w:rFonts w:asciiTheme="minorHAnsi" w:eastAsiaTheme="minorEastAsia" w:hAnsiTheme="minorHAnsi"/>
          <w:noProof/>
          <w:sz w:val="22"/>
          <w:lang w:eastAsia="en-AU"/>
        </w:rPr>
      </w:pPr>
      <w:del w:id="485" w:author="Vũ Đức Thông (VinSOC-ANBM-ANBMOT)" w:date="2026-04-19T22:13:00Z">
        <w:r w:rsidRPr="00DC4672" w:rsidDel="00DC4672">
          <w:rPr>
            <w:noProof/>
            <w:rPrChange w:id="486" w:author="Vũ Đức Thông (VinSOC-ANBM-ANBMOT)" w:date="2026-04-19T22:13:00Z">
              <w:rPr>
                <w:rStyle w:val="Hyperlink"/>
                <w:rFonts w:ascii="Times New Roman Bold" w:hAnsi="Times New Roman Bold"/>
                <w:noProof/>
              </w:rPr>
            </w:rPrChange>
          </w:rPr>
          <w:delText>2.2.1</w:delText>
        </w:r>
        <w:r w:rsidRPr="00DC4672" w:rsidDel="00DC4672">
          <w:rPr>
            <w:noProof/>
            <w:rPrChange w:id="487" w:author="Vũ Đức Thông (VinSOC-ANBM-ANBMOT)" w:date="2026-04-19T22:13:00Z">
              <w:rPr>
                <w:rStyle w:val="Hyperlink"/>
                <w:noProof/>
              </w:rPr>
            </w:rPrChange>
          </w:rPr>
          <w:delText xml:space="preserve"> Các yêu cầu</w:delText>
        </w:r>
        <w:r w:rsidDel="00DC4672">
          <w:rPr>
            <w:noProof/>
            <w:webHidden/>
          </w:rPr>
          <w:tab/>
          <w:delText>8</w:delText>
        </w:r>
      </w:del>
    </w:p>
    <w:p w14:paraId="72F6BF9C" w14:textId="39623835" w:rsidR="00C17AAF" w:rsidDel="00DC4672" w:rsidRDefault="00C17AAF">
      <w:pPr>
        <w:pStyle w:val="TOC2"/>
        <w:tabs>
          <w:tab w:val="right" w:leader="dot" w:pos="9458"/>
        </w:tabs>
        <w:rPr>
          <w:del w:id="488" w:author="Vũ Đức Thông (VinSOC-ANBM-ANBMOT)" w:date="2026-04-19T22:13:00Z"/>
          <w:rFonts w:asciiTheme="minorHAnsi" w:eastAsiaTheme="minorEastAsia" w:hAnsiTheme="minorHAnsi"/>
          <w:noProof/>
          <w:sz w:val="22"/>
          <w:lang w:eastAsia="en-AU"/>
        </w:rPr>
      </w:pPr>
      <w:del w:id="489" w:author="Vũ Đức Thông (VinSOC-ANBM-ANBMOT)" w:date="2026-04-19T22:13:00Z">
        <w:r w:rsidRPr="00DC4672" w:rsidDel="00DC4672">
          <w:rPr>
            <w:noProof/>
            <w:rPrChange w:id="490" w:author="Vũ Đức Thông (VinSOC-ANBM-ANBMOT)" w:date="2026-04-19T22:13:00Z">
              <w:rPr>
                <w:rStyle w:val="Hyperlink"/>
                <w:noProof/>
              </w:rPr>
            </w:rPrChange>
          </w:rPr>
          <w:delText>2.3 Kết chương</w:delText>
        </w:r>
        <w:r w:rsidDel="00DC4672">
          <w:rPr>
            <w:noProof/>
            <w:webHidden/>
          </w:rPr>
          <w:tab/>
          <w:delText>8</w:delText>
        </w:r>
      </w:del>
    </w:p>
    <w:p w14:paraId="7F21B1F6" w14:textId="209A371B" w:rsidR="00C17AAF" w:rsidDel="00DC4672" w:rsidRDefault="00C17AAF">
      <w:pPr>
        <w:pStyle w:val="TOC1"/>
        <w:tabs>
          <w:tab w:val="right" w:leader="dot" w:pos="9458"/>
        </w:tabs>
        <w:rPr>
          <w:del w:id="491" w:author="Vũ Đức Thông (VinSOC-ANBM-ANBMOT)" w:date="2026-04-19T22:13:00Z"/>
          <w:rFonts w:asciiTheme="minorHAnsi" w:eastAsiaTheme="minorEastAsia" w:hAnsiTheme="minorHAnsi"/>
          <w:noProof/>
          <w:sz w:val="22"/>
          <w:lang w:eastAsia="en-AU"/>
        </w:rPr>
      </w:pPr>
      <w:del w:id="492" w:author="Vũ Đức Thông (VinSOC-ANBM-ANBMOT)" w:date="2026-04-19T22:13:00Z">
        <w:r w:rsidRPr="00DC4672" w:rsidDel="00DC4672">
          <w:rPr>
            <w:noProof/>
            <w:rPrChange w:id="493" w:author="Vũ Đức Thông (VinSOC-ANBM-ANBMOT)" w:date="2026-04-19T22:13:00Z">
              <w:rPr>
                <w:rStyle w:val="Hyperlink"/>
                <w:rFonts w:ascii="Times New Roman Bold" w:hAnsi="Times New Roman Bold"/>
                <w:noProof/>
              </w:rPr>
            </w:rPrChange>
          </w:rPr>
          <w:delText>CH</w:delText>
        </w:r>
        <w:r w:rsidRPr="00DC4672" w:rsidDel="00DC4672">
          <w:rPr>
            <w:rFonts w:hint="eastAsia"/>
            <w:noProof/>
            <w:rPrChange w:id="494" w:author="Vũ Đức Thông (VinSOC-ANBM-ANBMOT)" w:date="2026-04-19T22:13:00Z">
              <w:rPr>
                <w:rStyle w:val="Hyperlink"/>
                <w:rFonts w:ascii="Times New Roman Bold" w:hAnsi="Times New Roman Bold" w:hint="eastAsia"/>
                <w:noProof/>
              </w:rPr>
            </w:rPrChange>
          </w:rPr>
          <w:delText>ƯƠ</w:delText>
        </w:r>
        <w:r w:rsidRPr="00DC4672" w:rsidDel="00DC4672">
          <w:rPr>
            <w:noProof/>
            <w:rPrChange w:id="495" w:author="Vũ Đức Thông (VinSOC-ANBM-ANBMOT)" w:date="2026-04-19T22:13:00Z">
              <w:rPr>
                <w:rStyle w:val="Hyperlink"/>
                <w:rFonts w:ascii="Times New Roman Bold" w:hAnsi="Times New Roman Bold"/>
                <w:noProof/>
              </w:rPr>
            </w:rPrChange>
          </w:rPr>
          <w:delText>NG 3.</w:delText>
        </w:r>
        <w:r w:rsidRPr="00DC4672" w:rsidDel="00DC4672">
          <w:rPr>
            <w:noProof/>
            <w:rPrChange w:id="496" w:author="Vũ Đức Thông (VinSOC-ANBM-ANBMOT)" w:date="2026-04-19T22:13:00Z">
              <w:rPr>
                <w:rStyle w:val="Hyperlink"/>
                <w:noProof/>
              </w:rPr>
            </w:rPrChange>
          </w:rPr>
          <w:delText xml:space="preserve"> THỬ NGHIỆM VÀ ĐÁNH GIÁ</w:delText>
        </w:r>
        <w:r w:rsidDel="00DC4672">
          <w:rPr>
            <w:noProof/>
            <w:webHidden/>
          </w:rPr>
          <w:tab/>
          <w:delText>9</w:delText>
        </w:r>
      </w:del>
    </w:p>
    <w:p w14:paraId="4AB538F5" w14:textId="3DC75CFB" w:rsidR="00C17AAF" w:rsidDel="00DC4672" w:rsidRDefault="00C17AAF">
      <w:pPr>
        <w:pStyle w:val="TOC2"/>
        <w:tabs>
          <w:tab w:val="right" w:leader="dot" w:pos="9458"/>
        </w:tabs>
        <w:rPr>
          <w:del w:id="497" w:author="Vũ Đức Thông (VinSOC-ANBM-ANBMOT)" w:date="2026-04-19T22:13:00Z"/>
          <w:rFonts w:asciiTheme="minorHAnsi" w:eastAsiaTheme="minorEastAsia" w:hAnsiTheme="minorHAnsi"/>
          <w:noProof/>
          <w:sz w:val="22"/>
          <w:lang w:eastAsia="en-AU"/>
        </w:rPr>
      </w:pPr>
      <w:del w:id="498" w:author="Vũ Đức Thông (VinSOC-ANBM-ANBMOT)" w:date="2026-04-19T22:13:00Z">
        <w:r w:rsidRPr="00DC4672" w:rsidDel="00DC4672">
          <w:rPr>
            <w:noProof/>
            <w:rPrChange w:id="499" w:author="Vũ Đức Thông (VinSOC-ANBM-ANBMOT)" w:date="2026-04-19T22:13:00Z">
              <w:rPr>
                <w:rStyle w:val="Hyperlink"/>
                <w:noProof/>
              </w:rPr>
            </w:rPrChange>
          </w:rPr>
          <w:delText>3.1 Triển khai và thử nghiệm trên hệ thống Moodle LMS cục bộ</w:delText>
        </w:r>
        <w:r w:rsidDel="00DC4672">
          <w:rPr>
            <w:noProof/>
            <w:webHidden/>
          </w:rPr>
          <w:tab/>
          <w:delText>9</w:delText>
        </w:r>
      </w:del>
    </w:p>
    <w:p w14:paraId="2556DBF5" w14:textId="3C871ED2" w:rsidR="00C17AAF" w:rsidDel="00DC4672" w:rsidRDefault="00C17AAF" w:rsidP="00C17AAF">
      <w:pPr>
        <w:pStyle w:val="TOC3"/>
        <w:rPr>
          <w:del w:id="500" w:author="Vũ Đức Thông (VinSOC-ANBM-ANBMOT)" w:date="2026-04-19T22:13:00Z"/>
          <w:rFonts w:asciiTheme="minorHAnsi" w:eastAsiaTheme="minorEastAsia" w:hAnsiTheme="minorHAnsi"/>
          <w:noProof/>
          <w:sz w:val="22"/>
          <w:lang w:eastAsia="en-AU"/>
        </w:rPr>
      </w:pPr>
      <w:del w:id="501" w:author="Vũ Đức Thông (VinSOC-ANBM-ANBMOT)" w:date="2026-04-19T22:13:00Z">
        <w:r w:rsidRPr="00DC4672" w:rsidDel="00DC4672">
          <w:rPr>
            <w:noProof/>
            <w:rPrChange w:id="502" w:author="Vũ Đức Thông (VinSOC-ANBM-ANBMOT)" w:date="2026-04-19T22:13:00Z">
              <w:rPr>
                <w:rStyle w:val="Hyperlink"/>
                <w:rFonts w:ascii="Times New Roman Bold" w:hAnsi="Times New Roman Bold"/>
                <w:noProof/>
              </w:rPr>
            </w:rPrChange>
          </w:rPr>
          <w:delText>3.1.1</w:delText>
        </w:r>
        <w:r w:rsidRPr="00DC4672" w:rsidDel="00DC4672">
          <w:rPr>
            <w:noProof/>
            <w:rPrChange w:id="503" w:author="Vũ Đức Thông (VinSOC-ANBM-ANBMOT)" w:date="2026-04-19T22:13:00Z">
              <w:rPr>
                <w:rStyle w:val="Hyperlink"/>
                <w:noProof/>
              </w:rPr>
            </w:rPrChange>
          </w:rPr>
          <w:delText xml:space="preserve"> Triển khai trên hệ thống Moodle LMS cục bộ</w:delText>
        </w:r>
        <w:r w:rsidDel="00DC4672">
          <w:rPr>
            <w:noProof/>
            <w:webHidden/>
          </w:rPr>
          <w:tab/>
          <w:delText>9</w:delText>
        </w:r>
      </w:del>
    </w:p>
    <w:p w14:paraId="10410E63" w14:textId="79A2D3E5" w:rsidR="00C17AAF" w:rsidDel="00DC4672" w:rsidRDefault="00C17AAF">
      <w:pPr>
        <w:pStyle w:val="TOC2"/>
        <w:tabs>
          <w:tab w:val="right" w:leader="dot" w:pos="9458"/>
        </w:tabs>
        <w:rPr>
          <w:del w:id="504" w:author="Vũ Đức Thông (VinSOC-ANBM-ANBMOT)" w:date="2026-04-19T22:13:00Z"/>
          <w:rFonts w:asciiTheme="minorHAnsi" w:eastAsiaTheme="minorEastAsia" w:hAnsiTheme="minorHAnsi"/>
          <w:noProof/>
          <w:sz w:val="22"/>
          <w:lang w:eastAsia="en-AU"/>
        </w:rPr>
      </w:pPr>
      <w:del w:id="505" w:author="Vũ Đức Thông (VinSOC-ANBM-ANBMOT)" w:date="2026-04-19T22:13:00Z">
        <w:r w:rsidRPr="00DC4672" w:rsidDel="00DC4672">
          <w:rPr>
            <w:noProof/>
            <w:rPrChange w:id="506" w:author="Vũ Đức Thông (VinSOC-ANBM-ANBMOT)" w:date="2026-04-19T22:13:00Z">
              <w:rPr>
                <w:rStyle w:val="Hyperlink"/>
                <w:noProof/>
              </w:rPr>
            </w:rPrChange>
          </w:rPr>
          <w:delText>3.2 Kết chương</w:delText>
        </w:r>
        <w:r w:rsidDel="00DC4672">
          <w:rPr>
            <w:noProof/>
            <w:webHidden/>
          </w:rPr>
          <w:tab/>
          <w:delText>9</w:delText>
        </w:r>
      </w:del>
    </w:p>
    <w:p w14:paraId="2AD1B146" w14:textId="4E8E0EF0" w:rsidR="00C17AAF" w:rsidDel="00DC4672" w:rsidRDefault="00C17AAF">
      <w:pPr>
        <w:pStyle w:val="TOC1"/>
        <w:tabs>
          <w:tab w:val="right" w:leader="dot" w:pos="9458"/>
        </w:tabs>
        <w:rPr>
          <w:del w:id="507" w:author="Vũ Đức Thông (VinSOC-ANBM-ANBMOT)" w:date="2026-04-19T22:13:00Z"/>
          <w:rFonts w:asciiTheme="minorHAnsi" w:eastAsiaTheme="minorEastAsia" w:hAnsiTheme="minorHAnsi"/>
          <w:noProof/>
          <w:sz w:val="22"/>
          <w:lang w:eastAsia="en-AU"/>
        </w:rPr>
      </w:pPr>
      <w:del w:id="508" w:author="Vũ Đức Thông (VinSOC-ANBM-ANBMOT)" w:date="2026-04-19T22:13:00Z">
        <w:r w:rsidRPr="00DC4672" w:rsidDel="00DC4672">
          <w:rPr>
            <w:noProof/>
            <w:rPrChange w:id="509" w:author="Vũ Đức Thông (VinSOC-ANBM-ANBMOT)" w:date="2026-04-19T22:13:00Z">
              <w:rPr>
                <w:rStyle w:val="Hyperlink"/>
                <w:noProof/>
              </w:rPr>
            </w:rPrChange>
          </w:rPr>
          <w:delText>KẾT LUẬN</w:delText>
        </w:r>
        <w:r w:rsidDel="00DC4672">
          <w:rPr>
            <w:noProof/>
            <w:webHidden/>
          </w:rPr>
          <w:tab/>
          <w:delText>10</w:delText>
        </w:r>
      </w:del>
    </w:p>
    <w:p w14:paraId="498AA4F1" w14:textId="166EB44B" w:rsidR="00C17AAF" w:rsidDel="00DC4672" w:rsidRDefault="00C17AAF">
      <w:pPr>
        <w:pStyle w:val="TOC1"/>
        <w:tabs>
          <w:tab w:val="right" w:leader="dot" w:pos="9458"/>
        </w:tabs>
        <w:rPr>
          <w:del w:id="510" w:author="Vũ Đức Thông (VinSOC-ANBM-ANBMOT)" w:date="2026-04-19T22:13:00Z"/>
          <w:rFonts w:asciiTheme="minorHAnsi" w:eastAsiaTheme="minorEastAsia" w:hAnsiTheme="minorHAnsi"/>
          <w:noProof/>
          <w:sz w:val="22"/>
          <w:lang w:eastAsia="en-AU"/>
        </w:rPr>
      </w:pPr>
      <w:del w:id="511" w:author="Vũ Đức Thông (VinSOC-ANBM-ANBMOT)" w:date="2026-04-19T22:13:00Z">
        <w:r w:rsidRPr="00DC4672" w:rsidDel="00DC4672">
          <w:rPr>
            <w:noProof/>
            <w:rPrChange w:id="512" w:author="Vũ Đức Thông (VinSOC-ANBM-ANBMOT)" w:date="2026-04-19T22:13:00Z">
              <w:rPr>
                <w:rStyle w:val="Hyperlink"/>
                <w:noProof/>
              </w:rPr>
            </w:rPrChange>
          </w:rPr>
          <w:delText>TÀI LIỆU THAM KHẢO</w:delText>
        </w:r>
        <w:r w:rsidDel="00DC4672">
          <w:rPr>
            <w:noProof/>
            <w:webHidden/>
          </w:rPr>
          <w:tab/>
          <w:delText>11</w:delText>
        </w:r>
      </w:del>
    </w:p>
    <w:p w14:paraId="0411AA26" w14:textId="66E69B92" w:rsidR="00706FA7" w:rsidRPr="00AE47E8" w:rsidRDefault="00C17AAF" w:rsidP="006E1517">
      <w:pPr>
        <w:pStyle w:val="CTDT-Text"/>
      </w:pPr>
      <w:r>
        <w:rPr>
          <w:sz w:val="24"/>
        </w:rPr>
        <w:fldChar w:fldCharType="end"/>
      </w:r>
    </w:p>
    <w:p w14:paraId="72B6119F" w14:textId="77777777" w:rsidR="00706FA7" w:rsidRPr="00AE47E8" w:rsidRDefault="00706FA7">
      <w:pPr>
        <w:spacing w:after="160" w:line="259" w:lineRule="auto"/>
        <w:jc w:val="left"/>
        <w:rPr>
          <w:sz w:val="26"/>
        </w:rPr>
      </w:pPr>
      <w:r w:rsidRPr="00AE47E8">
        <w:br w:type="page"/>
      </w:r>
    </w:p>
    <w:p w14:paraId="63DF8AD4" w14:textId="77777777" w:rsidR="00DC4672" w:rsidRDefault="00BB2848">
      <w:pPr>
        <w:pStyle w:val="CTDT-H0"/>
        <w:rPr>
          <w:ins w:id="513" w:author="Vũ Đức Thông (VinSOC-ANBM-ANBMOT)" w:date="2026-04-19T22:13:00Z"/>
        </w:rPr>
        <w:pPrChange w:id="514" w:author="Vũ Đức Thông (VinSOC-ANBM-ANBMOT)" w:date="2026-04-19T22:13:00Z">
          <w:pPr>
            <w:pStyle w:val="TableofFigures"/>
            <w:tabs>
              <w:tab w:val="right" w:leader="dot" w:pos="9458"/>
            </w:tabs>
          </w:pPr>
        </w:pPrChange>
      </w:pPr>
      <w:bookmarkStart w:id="515" w:name="_Toc153572008"/>
      <w:bookmarkStart w:id="516" w:name="_Toc227578900"/>
      <w:r w:rsidRPr="00AE47E8">
        <w:lastRenderedPageBreak/>
        <w:t>DANH MỤC CÁC HÌNH VẼ</w:t>
      </w:r>
      <w:bookmarkEnd w:id="515"/>
      <w:bookmarkEnd w:id="516"/>
    </w:p>
    <w:p w14:paraId="7C8E6393" w14:textId="00ED8417" w:rsidR="008305B7" w:rsidRDefault="00BB2848">
      <w:pPr>
        <w:pStyle w:val="TableofFigures"/>
        <w:tabs>
          <w:tab w:val="right" w:leader="dot" w:pos="9458"/>
        </w:tabs>
        <w:rPr>
          <w:ins w:id="517" w:author="Vũ Đức Thông (VinSOC-ANBM-ANBMOT)" w:date="2026-04-20T12:01:00Z"/>
          <w:rFonts w:asciiTheme="minorHAnsi" w:eastAsiaTheme="minorEastAsia" w:hAnsiTheme="minorHAnsi"/>
          <w:noProof/>
          <w:sz w:val="22"/>
          <w:lang w:val="en-US"/>
        </w:rPr>
      </w:pPr>
      <w:r>
        <w:rPr>
          <w:b/>
          <w:caps/>
        </w:rPr>
        <w:fldChar w:fldCharType="begin"/>
      </w:r>
      <w:r>
        <w:instrText xml:space="preserve"> TOC \f F \h \z \t "CTDT-Hinh" \c </w:instrText>
      </w:r>
      <w:r>
        <w:rPr>
          <w:b/>
          <w:caps/>
        </w:rPr>
        <w:fldChar w:fldCharType="separate"/>
      </w:r>
      <w:ins w:id="518" w:author="Vũ Đức Thông (VinSOC-ANBM-ANBMOT)" w:date="2026-04-20T12:01:00Z">
        <w:r w:rsidR="008305B7" w:rsidRPr="00346499">
          <w:rPr>
            <w:rStyle w:val="Hyperlink"/>
            <w:noProof/>
          </w:rPr>
          <w:fldChar w:fldCharType="begin"/>
        </w:r>
        <w:r w:rsidR="008305B7" w:rsidRPr="00346499">
          <w:rPr>
            <w:rStyle w:val="Hyperlink"/>
            <w:noProof/>
          </w:rPr>
          <w:instrText xml:space="preserve"> </w:instrText>
        </w:r>
        <w:r w:rsidR="008305B7">
          <w:rPr>
            <w:noProof/>
          </w:rPr>
          <w:instrText>HYPERLINK \l "_Toc227579039"</w:instrText>
        </w:r>
        <w:r w:rsidR="008305B7" w:rsidRPr="00346499">
          <w:rPr>
            <w:rStyle w:val="Hyperlink"/>
            <w:noProof/>
          </w:rPr>
          <w:instrText xml:space="preserve"> </w:instrText>
        </w:r>
        <w:r w:rsidR="008305B7" w:rsidRPr="00346499">
          <w:rPr>
            <w:rStyle w:val="Hyperlink"/>
            <w:noProof/>
          </w:rPr>
        </w:r>
        <w:r w:rsidR="008305B7" w:rsidRPr="00346499">
          <w:rPr>
            <w:rStyle w:val="Hyperlink"/>
            <w:noProof/>
          </w:rPr>
          <w:fldChar w:fldCharType="separate"/>
        </w:r>
        <w:r w:rsidR="008305B7" w:rsidRPr="00346499">
          <w:rPr>
            <w:rStyle w:val="Hyperlink"/>
            <w:rFonts w:cs="Times New Roman"/>
            <w:noProof/>
          </w:rPr>
          <w:t>Hình 1</w:t>
        </w:r>
        <w:r w:rsidR="008305B7" w:rsidRPr="00346499">
          <w:rPr>
            <w:rStyle w:val="Hyperlink"/>
            <w:noProof/>
          </w:rPr>
          <w:t xml:space="preserve"> Các thành phần</w:t>
        </w:r>
        <w:r w:rsidR="008305B7">
          <w:rPr>
            <w:noProof/>
            <w:webHidden/>
          </w:rPr>
          <w:tab/>
        </w:r>
        <w:r w:rsidR="008305B7">
          <w:rPr>
            <w:noProof/>
            <w:webHidden/>
          </w:rPr>
          <w:fldChar w:fldCharType="begin"/>
        </w:r>
        <w:r w:rsidR="008305B7">
          <w:rPr>
            <w:noProof/>
            <w:webHidden/>
          </w:rPr>
          <w:instrText xml:space="preserve"> PAGEREF _Toc227579039 \h </w:instrText>
        </w:r>
        <w:r w:rsidR="008305B7">
          <w:rPr>
            <w:noProof/>
            <w:webHidden/>
          </w:rPr>
        </w:r>
      </w:ins>
      <w:r w:rsidR="008305B7">
        <w:rPr>
          <w:noProof/>
          <w:webHidden/>
        </w:rPr>
        <w:fldChar w:fldCharType="separate"/>
      </w:r>
      <w:ins w:id="519" w:author="Vũ Đức Thông (VinSOC-ANBM-ANBMOT)" w:date="2026-04-20T12:01:00Z">
        <w:r w:rsidR="008305B7">
          <w:rPr>
            <w:noProof/>
            <w:webHidden/>
          </w:rPr>
          <w:t>9</w:t>
        </w:r>
        <w:r w:rsidR="008305B7">
          <w:rPr>
            <w:noProof/>
            <w:webHidden/>
          </w:rPr>
          <w:fldChar w:fldCharType="end"/>
        </w:r>
        <w:r w:rsidR="008305B7" w:rsidRPr="00346499">
          <w:rPr>
            <w:rStyle w:val="Hyperlink"/>
            <w:noProof/>
          </w:rPr>
          <w:fldChar w:fldCharType="end"/>
        </w:r>
      </w:ins>
    </w:p>
    <w:p w14:paraId="7D8EFE9A" w14:textId="0C2DF30D" w:rsidR="008305B7" w:rsidRDefault="008305B7">
      <w:pPr>
        <w:pStyle w:val="TableofFigures"/>
        <w:tabs>
          <w:tab w:val="right" w:leader="dot" w:pos="9458"/>
        </w:tabs>
        <w:rPr>
          <w:ins w:id="520" w:author="Vũ Đức Thông (VinSOC-ANBM-ANBMOT)" w:date="2026-04-20T12:01:00Z"/>
          <w:rFonts w:asciiTheme="minorHAnsi" w:eastAsiaTheme="minorEastAsia" w:hAnsiTheme="minorHAnsi"/>
          <w:noProof/>
          <w:sz w:val="22"/>
          <w:lang w:val="en-US"/>
        </w:rPr>
      </w:pPr>
      <w:ins w:id="521"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"_Toc227579040"</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2</w:t>
        </w:r>
        <w:r w:rsidRPr="00346499">
          <w:rPr>
            <w:rStyle w:val="Hyperlink"/>
            <w:noProof/>
          </w:rPr>
          <w:t xml:space="preserve"> Bộ điều khiển thiết bị ( field device)</w:t>
        </w:r>
        <w:r>
          <w:rPr>
            <w:noProof/>
            <w:webHidden/>
          </w:rPr>
          <w:tab/>
        </w:r>
        <w:r>
          <w:rPr>
            <w:noProof/>
            <w:webHidden/>
          </w:rPr>
          <w:fldChar w:fldCharType="begin"/>
        </w:r>
        <w:r>
          <w:rPr>
            <w:noProof/>
            <w:webHidden/>
          </w:rPr>
          <w:instrText xml:space="preserve"> PAGEREF _Toc227579040 \h </w:instrText>
        </w:r>
        <w:r>
          <w:rPr>
            <w:noProof/>
            <w:webHidden/>
          </w:rPr>
        </w:r>
      </w:ins>
      <w:r>
        <w:rPr>
          <w:noProof/>
          <w:webHidden/>
        </w:rPr>
        <w:fldChar w:fldCharType="separate"/>
      </w:r>
      <w:ins w:id="522" w:author="Vũ Đức Thông (VinSOC-ANBM-ANBMOT)" w:date="2026-04-20T12:01:00Z">
        <w:r>
          <w:rPr>
            <w:noProof/>
            <w:webHidden/>
          </w:rPr>
          <w:t>9</w:t>
        </w:r>
        <w:r>
          <w:rPr>
            <w:noProof/>
            <w:webHidden/>
          </w:rPr>
          <w:fldChar w:fldCharType="end"/>
        </w:r>
        <w:r w:rsidRPr="00346499">
          <w:rPr>
            <w:rStyle w:val="Hyperlink"/>
            <w:noProof/>
          </w:rPr>
          <w:fldChar w:fldCharType="end"/>
        </w:r>
      </w:ins>
    </w:p>
    <w:p w14:paraId="71CA520D" w14:textId="39EE6915" w:rsidR="008305B7" w:rsidRDefault="008305B7">
      <w:pPr>
        <w:pStyle w:val="TableofFigures"/>
        <w:tabs>
          <w:tab w:val="right" w:leader="dot" w:pos="9458"/>
        </w:tabs>
        <w:rPr>
          <w:ins w:id="523" w:author="Vũ Đức Thông (VinSOC-ANBM-ANBMOT)" w:date="2026-04-20T12:01:00Z"/>
          <w:rFonts w:asciiTheme="minorHAnsi" w:eastAsiaTheme="minorEastAsia" w:hAnsiTheme="minorHAnsi"/>
          <w:noProof/>
          <w:sz w:val="22"/>
          <w:lang w:val="en-US"/>
        </w:rPr>
      </w:pPr>
      <w:ins w:id="524"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"_Toc227579041"</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3</w:t>
        </w:r>
        <w:r w:rsidRPr="00346499">
          <w:rPr>
            <w:rStyle w:val="Hyperlink"/>
            <w:noProof/>
          </w:rPr>
          <w:t xml:space="preserve"> Field Controller( điều khiển hiện trường)</w:t>
        </w:r>
        <w:r>
          <w:rPr>
            <w:noProof/>
            <w:webHidden/>
          </w:rPr>
          <w:tab/>
        </w:r>
        <w:r>
          <w:rPr>
            <w:noProof/>
            <w:webHidden/>
          </w:rPr>
          <w:fldChar w:fldCharType="begin"/>
        </w:r>
        <w:r>
          <w:rPr>
            <w:noProof/>
            <w:webHidden/>
          </w:rPr>
          <w:instrText xml:space="preserve"> PAGEREF _Toc227579041 \h </w:instrText>
        </w:r>
        <w:r>
          <w:rPr>
            <w:noProof/>
            <w:webHidden/>
          </w:rPr>
        </w:r>
      </w:ins>
      <w:r>
        <w:rPr>
          <w:noProof/>
          <w:webHidden/>
        </w:rPr>
        <w:fldChar w:fldCharType="separate"/>
      </w:r>
      <w:ins w:id="525" w:author="Vũ Đức Thông (VinSOC-ANBM-ANBMOT)" w:date="2026-04-20T12:01:00Z">
        <w:r>
          <w:rPr>
            <w:noProof/>
            <w:webHidden/>
          </w:rPr>
          <w:t>10</w:t>
        </w:r>
        <w:r>
          <w:rPr>
            <w:noProof/>
            <w:webHidden/>
          </w:rPr>
          <w:fldChar w:fldCharType="end"/>
        </w:r>
        <w:r w:rsidRPr="00346499">
          <w:rPr>
            <w:rStyle w:val="Hyperlink"/>
            <w:noProof/>
          </w:rPr>
          <w:fldChar w:fldCharType="end"/>
        </w:r>
      </w:ins>
    </w:p>
    <w:p w14:paraId="79BAC384" w14:textId="41554CF5" w:rsidR="008305B7" w:rsidRDefault="008305B7">
      <w:pPr>
        <w:pStyle w:val="TableofFigures"/>
        <w:tabs>
          <w:tab w:val="right" w:leader="dot" w:pos="9458"/>
        </w:tabs>
        <w:rPr>
          <w:ins w:id="526" w:author="Vũ Đức Thông (VinSOC-ANBM-ANBMOT)" w:date="2026-04-20T12:01:00Z"/>
          <w:rFonts w:asciiTheme="minorHAnsi" w:eastAsiaTheme="minorEastAsia" w:hAnsiTheme="minorHAnsi"/>
          <w:noProof/>
          <w:sz w:val="22"/>
          <w:lang w:val="en-US"/>
        </w:rPr>
      </w:pPr>
      <w:ins w:id="527"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"_Toc227579042"</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4</w:t>
        </w:r>
        <w:r w:rsidRPr="00346499">
          <w:rPr>
            <w:rStyle w:val="Hyperlink"/>
            <w:noProof/>
          </w:rPr>
          <w:t xml:space="preserve"> HMI( Giao diện người, máy)</w:t>
        </w:r>
        <w:r>
          <w:rPr>
            <w:noProof/>
            <w:webHidden/>
          </w:rPr>
          <w:tab/>
        </w:r>
        <w:r>
          <w:rPr>
            <w:noProof/>
            <w:webHidden/>
          </w:rPr>
          <w:fldChar w:fldCharType="begin"/>
        </w:r>
        <w:r>
          <w:rPr>
            <w:noProof/>
            <w:webHidden/>
          </w:rPr>
          <w:instrText xml:space="preserve"> PAGEREF _Toc227579042 \h </w:instrText>
        </w:r>
        <w:r>
          <w:rPr>
            <w:noProof/>
            <w:webHidden/>
          </w:rPr>
        </w:r>
      </w:ins>
      <w:r>
        <w:rPr>
          <w:noProof/>
          <w:webHidden/>
        </w:rPr>
        <w:fldChar w:fldCharType="separate"/>
      </w:r>
      <w:ins w:id="528" w:author="Vũ Đức Thông (VinSOC-ANBM-ANBMOT)" w:date="2026-04-20T12:01:00Z">
        <w:r>
          <w:rPr>
            <w:noProof/>
            <w:webHidden/>
          </w:rPr>
          <w:t>11</w:t>
        </w:r>
        <w:r>
          <w:rPr>
            <w:noProof/>
            <w:webHidden/>
          </w:rPr>
          <w:fldChar w:fldCharType="end"/>
        </w:r>
        <w:r w:rsidRPr="00346499">
          <w:rPr>
            <w:rStyle w:val="Hyperlink"/>
            <w:noProof/>
          </w:rPr>
          <w:fldChar w:fldCharType="end"/>
        </w:r>
      </w:ins>
    </w:p>
    <w:p w14:paraId="0CEB9678" w14:textId="13493591" w:rsidR="008305B7" w:rsidRDefault="008305B7">
      <w:pPr>
        <w:pStyle w:val="TableofFigures"/>
        <w:tabs>
          <w:tab w:val="right" w:leader="dot" w:pos="9458"/>
        </w:tabs>
        <w:rPr>
          <w:ins w:id="529" w:author="Vũ Đức Thông (VinSOC-ANBM-ANBMOT)" w:date="2026-04-20T12:01:00Z"/>
          <w:rFonts w:asciiTheme="minorHAnsi" w:eastAsiaTheme="minorEastAsia" w:hAnsiTheme="minorHAnsi"/>
          <w:noProof/>
          <w:sz w:val="22"/>
          <w:lang w:val="en-US"/>
        </w:rPr>
      </w:pPr>
      <w:ins w:id="530"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"_Toc227579043"</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5</w:t>
        </w:r>
        <w:r w:rsidRPr="00346499">
          <w:rPr>
            <w:rStyle w:val="Hyperlink"/>
            <w:noProof/>
          </w:rPr>
          <w:t xml:space="preserve"> Bộ điều khiển thiết bị</w:t>
        </w:r>
        <w:r>
          <w:rPr>
            <w:noProof/>
            <w:webHidden/>
          </w:rPr>
          <w:tab/>
        </w:r>
        <w:r>
          <w:rPr>
            <w:noProof/>
            <w:webHidden/>
          </w:rPr>
          <w:fldChar w:fldCharType="begin"/>
        </w:r>
        <w:r>
          <w:rPr>
            <w:noProof/>
            <w:webHidden/>
          </w:rPr>
          <w:instrText xml:space="preserve"> PAGEREF _Toc227579043 \h </w:instrText>
        </w:r>
        <w:r>
          <w:rPr>
            <w:noProof/>
            <w:webHidden/>
          </w:rPr>
        </w:r>
      </w:ins>
      <w:r>
        <w:rPr>
          <w:noProof/>
          <w:webHidden/>
        </w:rPr>
        <w:fldChar w:fldCharType="separate"/>
      </w:r>
      <w:ins w:id="531" w:author="Vũ Đức Thông (VinSOC-ANBM-ANBMOT)" w:date="2026-04-20T12:01:00Z">
        <w:r>
          <w:rPr>
            <w:noProof/>
            <w:webHidden/>
          </w:rPr>
          <w:t>12</w:t>
        </w:r>
        <w:r>
          <w:rPr>
            <w:noProof/>
            <w:webHidden/>
          </w:rPr>
          <w:fldChar w:fldCharType="end"/>
        </w:r>
        <w:r w:rsidRPr="00346499">
          <w:rPr>
            <w:rStyle w:val="Hyperlink"/>
            <w:noProof/>
          </w:rPr>
          <w:fldChar w:fldCharType="end"/>
        </w:r>
      </w:ins>
    </w:p>
    <w:p w14:paraId="44F82248" w14:textId="628B5505" w:rsidR="008305B7" w:rsidRDefault="008305B7">
      <w:pPr>
        <w:pStyle w:val="TableofFigures"/>
        <w:tabs>
          <w:tab w:val="right" w:leader="dot" w:pos="9458"/>
        </w:tabs>
        <w:rPr>
          <w:ins w:id="532" w:author="Vũ Đức Thông (VinSOC-ANBM-ANBMOT)" w:date="2026-04-20T12:01:00Z"/>
          <w:rFonts w:asciiTheme="minorHAnsi" w:eastAsiaTheme="minorEastAsia" w:hAnsiTheme="minorHAnsi"/>
          <w:noProof/>
          <w:sz w:val="22"/>
          <w:lang w:val="en-US"/>
        </w:rPr>
      </w:pPr>
      <w:ins w:id="533"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"_Toc227579044"</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6</w:t>
        </w:r>
        <w:r w:rsidRPr="00346499">
          <w:rPr>
            <w:rStyle w:val="Hyperlink"/>
            <w:noProof/>
          </w:rPr>
          <w:t xml:space="preserve"> Remote terminal unit( thiết bị đầu cuối từ xa)</w:t>
        </w:r>
        <w:r>
          <w:rPr>
            <w:noProof/>
            <w:webHidden/>
          </w:rPr>
          <w:tab/>
        </w:r>
        <w:r>
          <w:rPr>
            <w:noProof/>
            <w:webHidden/>
          </w:rPr>
          <w:fldChar w:fldCharType="begin"/>
        </w:r>
        <w:r>
          <w:rPr>
            <w:noProof/>
            <w:webHidden/>
          </w:rPr>
          <w:instrText xml:space="preserve"> PAGEREF _Toc227579044 \h </w:instrText>
        </w:r>
        <w:r>
          <w:rPr>
            <w:noProof/>
            <w:webHidden/>
          </w:rPr>
        </w:r>
      </w:ins>
      <w:r>
        <w:rPr>
          <w:noProof/>
          <w:webHidden/>
        </w:rPr>
        <w:fldChar w:fldCharType="separate"/>
      </w:r>
      <w:ins w:id="534" w:author="Vũ Đức Thông (VinSOC-ANBM-ANBMOT)" w:date="2026-04-20T12:01:00Z">
        <w:r>
          <w:rPr>
            <w:noProof/>
            <w:webHidden/>
          </w:rPr>
          <w:t>13</w:t>
        </w:r>
        <w:r>
          <w:rPr>
            <w:noProof/>
            <w:webHidden/>
          </w:rPr>
          <w:fldChar w:fldCharType="end"/>
        </w:r>
        <w:r w:rsidRPr="00346499">
          <w:rPr>
            <w:rStyle w:val="Hyperlink"/>
            <w:noProof/>
          </w:rPr>
          <w:fldChar w:fldCharType="end"/>
        </w:r>
      </w:ins>
    </w:p>
    <w:p w14:paraId="7E47EFD5" w14:textId="7AA5AE01" w:rsidR="008305B7" w:rsidRDefault="008305B7">
      <w:pPr>
        <w:pStyle w:val="TableofFigures"/>
        <w:tabs>
          <w:tab w:val="right" w:leader="dot" w:pos="9458"/>
        </w:tabs>
        <w:rPr>
          <w:ins w:id="535" w:author="Vũ Đức Thông (VinSOC-ANBM-ANBMOT)" w:date="2026-04-20T12:01:00Z"/>
          <w:rFonts w:asciiTheme="minorHAnsi" w:eastAsiaTheme="minorEastAsia" w:hAnsiTheme="minorHAnsi"/>
          <w:noProof/>
          <w:sz w:val="22"/>
          <w:lang w:val="en-US"/>
        </w:rPr>
      </w:pPr>
      <w:ins w:id="536"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"_Toc227579045"</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7</w:t>
        </w:r>
        <w:r w:rsidRPr="00346499">
          <w:rPr>
            <w:rStyle w:val="Hyperlink"/>
            <w:noProof/>
          </w:rPr>
          <w:t xml:space="preserve"> IED( Rơ le bảo vệ)</w:t>
        </w:r>
        <w:r>
          <w:rPr>
            <w:noProof/>
            <w:webHidden/>
          </w:rPr>
          <w:tab/>
        </w:r>
        <w:r>
          <w:rPr>
            <w:noProof/>
            <w:webHidden/>
          </w:rPr>
          <w:fldChar w:fldCharType="begin"/>
        </w:r>
        <w:r>
          <w:rPr>
            <w:noProof/>
            <w:webHidden/>
          </w:rPr>
          <w:instrText xml:space="preserve"> PAGEREF _Toc227579045 \h </w:instrText>
        </w:r>
        <w:r>
          <w:rPr>
            <w:noProof/>
            <w:webHidden/>
          </w:rPr>
        </w:r>
      </w:ins>
      <w:r>
        <w:rPr>
          <w:noProof/>
          <w:webHidden/>
        </w:rPr>
        <w:fldChar w:fldCharType="separate"/>
      </w:r>
      <w:ins w:id="537" w:author="Vũ Đức Thông (VinSOC-ANBM-ANBMOT)" w:date="2026-04-20T12:01:00Z">
        <w:r>
          <w:rPr>
            <w:noProof/>
            <w:webHidden/>
          </w:rPr>
          <w:t>13</w:t>
        </w:r>
        <w:r>
          <w:rPr>
            <w:noProof/>
            <w:webHidden/>
          </w:rPr>
          <w:fldChar w:fldCharType="end"/>
        </w:r>
        <w:r w:rsidRPr="00346499">
          <w:rPr>
            <w:rStyle w:val="Hyperlink"/>
            <w:noProof/>
          </w:rPr>
          <w:fldChar w:fldCharType="end"/>
        </w:r>
      </w:ins>
    </w:p>
    <w:p w14:paraId="28C8A9C1" w14:textId="59E15FE5" w:rsidR="008305B7" w:rsidRDefault="008305B7">
      <w:pPr>
        <w:pStyle w:val="TableofFigures"/>
        <w:tabs>
          <w:tab w:val="right" w:leader="dot" w:pos="9458"/>
        </w:tabs>
        <w:rPr>
          <w:ins w:id="538" w:author="Vũ Đức Thông (VinSOC-ANBM-ANBMOT)" w:date="2026-04-20T12:01:00Z"/>
          <w:rFonts w:asciiTheme="minorHAnsi" w:eastAsiaTheme="minorEastAsia" w:hAnsiTheme="minorHAnsi"/>
          <w:noProof/>
          <w:sz w:val="22"/>
          <w:lang w:val="en-US"/>
        </w:rPr>
      </w:pPr>
      <w:ins w:id="539"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"_Toc227579046"</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8</w:t>
        </w:r>
        <w:r w:rsidRPr="00346499">
          <w:rPr>
            <w:rStyle w:val="Hyperlink"/>
            <w:noProof/>
          </w:rPr>
          <w:t xml:space="preserve"> PLC</w:t>
        </w:r>
        <w:r>
          <w:rPr>
            <w:noProof/>
            <w:webHidden/>
          </w:rPr>
          <w:tab/>
        </w:r>
        <w:r>
          <w:rPr>
            <w:noProof/>
            <w:webHidden/>
          </w:rPr>
          <w:fldChar w:fldCharType="begin"/>
        </w:r>
        <w:r>
          <w:rPr>
            <w:noProof/>
            <w:webHidden/>
          </w:rPr>
          <w:instrText xml:space="preserve"> PAGEREF _Toc227579046 \h </w:instrText>
        </w:r>
        <w:r>
          <w:rPr>
            <w:noProof/>
            <w:webHidden/>
          </w:rPr>
        </w:r>
      </w:ins>
      <w:r>
        <w:rPr>
          <w:noProof/>
          <w:webHidden/>
        </w:rPr>
        <w:fldChar w:fldCharType="separate"/>
      </w:r>
      <w:ins w:id="540" w:author="Vũ Đức Thông (VinSOC-ANBM-ANBMOT)" w:date="2026-04-20T12:01:00Z">
        <w:r>
          <w:rPr>
            <w:noProof/>
            <w:webHidden/>
          </w:rPr>
          <w:t>14</w:t>
        </w:r>
        <w:r>
          <w:rPr>
            <w:noProof/>
            <w:webHidden/>
          </w:rPr>
          <w:fldChar w:fldCharType="end"/>
        </w:r>
        <w:r w:rsidRPr="00346499">
          <w:rPr>
            <w:rStyle w:val="Hyperlink"/>
            <w:noProof/>
          </w:rPr>
          <w:fldChar w:fldCharType="end"/>
        </w:r>
      </w:ins>
    </w:p>
    <w:p w14:paraId="35250FD4" w14:textId="01D9A3B4" w:rsidR="008305B7" w:rsidRDefault="008305B7">
      <w:pPr>
        <w:pStyle w:val="TableofFigures"/>
        <w:tabs>
          <w:tab w:val="right" w:leader="dot" w:pos="9458"/>
        </w:tabs>
        <w:rPr>
          <w:ins w:id="541" w:author="Vũ Đức Thông (VinSOC-ANBM-ANBMOT)" w:date="2026-04-20T12:01:00Z"/>
          <w:rFonts w:asciiTheme="minorHAnsi" w:eastAsiaTheme="minorEastAsia" w:hAnsiTheme="minorHAnsi"/>
          <w:noProof/>
          <w:sz w:val="22"/>
          <w:lang w:val="en-US"/>
        </w:rPr>
      </w:pPr>
      <w:ins w:id="542"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"_Toc227579047"</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9</w:t>
        </w:r>
        <w:r w:rsidRPr="00346499">
          <w:rPr>
            <w:rStyle w:val="Hyperlink"/>
            <w:noProof/>
          </w:rPr>
          <w:t xml:space="preserve"> PAC bộ điều khiển tự động hóa</w:t>
        </w:r>
        <w:r>
          <w:rPr>
            <w:noProof/>
            <w:webHidden/>
          </w:rPr>
          <w:tab/>
        </w:r>
        <w:r>
          <w:rPr>
            <w:noProof/>
            <w:webHidden/>
          </w:rPr>
          <w:fldChar w:fldCharType="begin"/>
        </w:r>
        <w:r>
          <w:rPr>
            <w:noProof/>
            <w:webHidden/>
          </w:rPr>
          <w:instrText xml:space="preserve"> PAGEREF _Toc227579047 \h </w:instrText>
        </w:r>
        <w:r>
          <w:rPr>
            <w:noProof/>
            <w:webHidden/>
          </w:rPr>
        </w:r>
      </w:ins>
      <w:r>
        <w:rPr>
          <w:noProof/>
          <w:webHidden/>
        </w:rPr>
        <w:fldChar w:fldCharType="separate"/>
      </w:r>
      <w:ins w:id="543" w:author="Vũ Đức Thông (VinSOC-ANBM-ANBMOT)" w:date="2026-04-20T12:01:00Z">
        <w:r>
          <w:rPr>
            <w:noProof/>
            <w:webHidden/>
          </w:rPr>
          <w:t>14</w:t>
        </w:r>
        <w:r>
          <w:rPr>
            <w:noProof/>
            <w:webHidden/>
          </w:rPr>
          <w:fldChar w:fldCharType="end"/>
        </w:r>
        <w:r w:rsidRPr="00346499">
          <w:rPr>
            <w:rStyle w:val="Hyperlink"/>
            <w:noProof/>
          </w:rPr>
          <w:fldChar w:fldCharType="end"/>
        </w:r>
      </w:ins>
    </w:p>
    <w:p w14:paraId="69DD1320" w14:textId="21A75501" w:rsidR="008305B7" w:rsidRDefault="008305B7">
      <w:pPr>
        <w:pStyle w:val="TableofFigures"/>
        <w:tabs>
          <w:tab w:val="right" w:leader="dot" w:pos="9458"/>
        </w:tabs>
        <w:rPr>
          <w:ins w:id="544" w:author="Vũ Đức Thông (VinSOC-ANBM-ANBMOT)" w:date="2026-04-20T12:01:00Z"/>
          <w:rFonts w:asciiTheme="minorHAnsi" w:eastAsiaTheme="minorEastAsia" w:hAnsiTheme="minorHAnsi"/>
          <w:noProof/>
          <w:sz w:val="22"/>
          <w:lang w:val="en-US"/>
        </w:rPr>
      </w:pPr>
      <w:ins w:id="545"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"_Toc227579048"</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10</w:t>
        </w:r>
        <w:r w:rsidRPr="00346499">
          <w:rPr>
            <w:rStyle w:val="Hyperlink"/>
            <w:noProof/>
          </w:rPr>
          <w:t xml:space="preserve"> Minh họa RTU</w:t>
        </w:r>
        <w:r>
          <w:rPr>
            <w:noProof/>
            <w:webHidden/>
          </w:rPr>
          <w:tab/>
        </w:r>
        <w:r>
          <w:rPr>
            <w:noProof/>
            <w:webHidden/>
          </w:rPr>
          <w:fldChar w:fldCharType="begin"/>
        </w:r>
        <w:r>
          <w:rPr>
            <w:noProof/>
            <w:webHidden/>
          </w:rPr>
          <w:instrText xml:space="preserve"> PAGEREF _Toc227579048 \h </w:instrText>
        </w:r>
        <w:r>
          <w:rPr>
            <w:noProof/>
            <w:webHidden/>
          </w:rPr>
        </w:r>
      </w:ins>
      <w:r>
        <w:rPr>
          <w:noProof/>
          <w:webHidden/>
        </w:rPr>
        <w:fldChar w:fldCharType="separate"/>
      </w:r>
      <w:ins w:id="546" w:author="Vũ Đức Thông (VinSOC-ANBM-ANBMOT)" w:date="2026-04-20T12:01:00Z">
        <w:r>
          <w:rPr>
            <w:noProof/>
            <w:webHidden/>
          </w:rPr>
          <w:t>14</w:t>
        </w:r>
        <w:r>
          <w:rPr>
            <w:noProof/>
            <w:webHidden/>
          </w:rPr>
          <w:fldChar w:fldCharType="end"/>
        </w:r>
        <w:r w:rsidRPr="00346499">
          <w:rPr>
            <w:rStyle w:val="Hyperlink"/>
            <w:noProof/>
          </w:rPr>
          <w:fldChar w:fldCharType="end"/>
        </w:r>
      </w:ins>
    </w:p>
    <w:p w14:paraId="6133AE08" w14:textId="76BEDC15" w:rsidR="008305B7" w:rsidRDefault="008305B7">
      <w:pPr>
        <w:pStyle w:val="TableofFigures"/>
        <w:tabs>
          <w:tab w:val="right" w:leader="dot" w:pos="9458"/>
        </w:tabs>
        <w:rPr>
          <w:ins w:id="547" w:author="Vũ Đức Thông (VinSOC-ANBM-ANBMOT)" w:date="2026-04-20T12:01:00Z"/>
          <w:rFonts w:asciiTheme="minorHAnsi" w:eastAsiaTheme="minorEastAsia" w:hAnsiTheme="minorHAnsi"/>
          <w:noProof/>
          <w:sz w:val="22"/>
          <w:lang w:val="en-US"/>
        </w:rPr>
      </w:pPr>
      <w:ins w:id="548"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"_Toc227579049"</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11</w:t>
        </w:r>
        <w:r w:rsidRPr="00346499">
          <w:rPr>
            <w:rStyle w:val="Hyperlink"/>
            <w:noProof/>
          </w:rPr>
          <w:t xml:space="preserve"> HMI</w:t>
        </w:r>
        <w:r>
          <w:rPr>
            <w:noProof/>
            <w:webHidden/>
          </w:rPr>
          <w:tab/>
        </w:r>
        <w:r>
          <w:rPr>
            <w:noProof/>
            <w:webHidden/>
          </w:rPr>
          <w:fldChar w:fldCharType="begin"/>
        </w:r>
        <w:r>
          <w:rPr>
            <w:noProof/>
            <w:webHidden/>
          </w:rPr>
          <w:instrText xml:space="preserve"> PAGEREF _Toc227579049 \h </w:instrText>
        </w:r>
        <w:r>
          <w:rPr>
            <w:noProof/>
            <w:webHidden/>
          </w:rPr>
        </w:r>
      </w:ins>
      <w:r>
        <w:rPr>
          <w:noProof/>
          <w:webHidden/>
        </w:rPr>
        <w:fldChar w:fldCharType="separate"/>
      </w:r>
      <w:ins w:id="549" w:author="Vũ Đức Thông (VinSOC-ANBM-ANBMOT)" w:date="2026-04-20T12:01:00Z">
        <w:r>
          <w:rPr>
            <w:noProof/>
            <w:webHidden/>
          </w:rPr>
          <w:t>16</w:t>
        </w:r>
        <w:r>
          <w:rPr>
            <w:noProof/>
            <w:webHidden/>
          </w:rPr>
          <w:fldChar w:fldCharType="end"/>
        </w:r>
        <w:r w:rsidRPr="00346499">
          <w:rPr>
            <w:rStyle w:val="Hyperlink"/>
            <w:noProof/>
          </w:rPr>
          <w:fldChar w:fldCharType="end"/>
        </w:r>
      </w:ins>
    </w:p>
    <w:p w14:paraId="16A848F8" w14:textId="4E00102C" w:rsidR="008305B7" w:rsidRDefault="008305B7">
      <w:pPr>
        <w:pStyle w:val="TableofFigures"/>
        <w:tabs>
          <w:tab w:val="right" w:leader="dot" w:pos="9458"/>
        </w:tabs>
        <w:rPr>
          <w:ins w:id="550" w:author="Vũ Đức Thông (VinSOC-ANBM-ANBMOT)" w:date="2026-04-20T12:01:00Z"/>
          <w:rFonts w:asciiTheme="minorHAnsi" w:eastAsiaTheme="minorEastAsia" w:hAnsiTheme="minorHAnsi"/>
          <w:noProof/>
          <w:sz w:val="22"/>
          <w:lang w:val="en-US"/>
        </w:rPr>
      </w:pPr>
      <w:ins w:id="551"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"_Toc227579050"</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12</w:t>
        </w:r>
        <w:r w:rsidRPr="00346499">
          <w:rPr>
            <w:rStyle w:val="Hyperlink"/>
            <w:noProof/>
          </w:rPr>
          <w:t xml:space="preserve"> Kiến trúc SCADA</w:t>
        </w:r>
        <w:r>
          <w:rPr>
            <w:noProof/>
            <w:webHidden/>
          </w:rPr>
          <w:tab/>
        </w:r>
        <w:r>
          <w:rPr>
            <w:noProof/>
            <w:webHidden/>
          </w:rPr>
          <w:fldChar w:fldCharType="begin"/>
        </w:r>
        <w:r>
          <w:rPr>
            <w:noProof/>
            <w:webHidden/>
          </w:rPr>
          <w:instrText xml:space="preserve"> PAGEREF _Toc227579050 \h </w:instrText>
        </w:r>
        <w:r>
          <w:rPr>
            <w:noProof/>
            <w:webHidden/>
          </w:rPr>
        </w:r>
      </w:ins>
      <w:r>
        <w:rPr>
          <w:noProof/>
          <w:webHidden/>
        </w:rPr>
        <w:fldChar w:fldCharType="separate"/>
      </w:r>
      <w:ins w:id="552" w:author="Vũ Đức Thông (VinSOC-ANBM-ANBMOT)" w:date="2026-04-20T12:01:00Z">
        <w:r>
          <w:rPr>
            <w:noProof/>
            <w:webHidden/>
          </w:rPr>
          <w:t>18</w:t>
        </w:r>
        <w:r>
          <w:rPr>
            <w:noProof/>
            <w:webHidden/>
          </w:rPr>
          <w:fldChar w:fldCharType="end"/>
        </w:r>
        <w:r w:rsidRPr="00346499">
          <w:rPr>
            <w:rStyle w:val="Hyperlink"/>
            <w:noProof/>
          </w:rPr>
          <w:fldChar w:fldCharType="end"/>
        </w:r>
      </w:ins>
    </w:p>
    <w:p w14:paraId="51040053" w14:textId="69E6A754" w:rsidR="008305B7" w:rsidRDefault="008305B7">
      <w:pPr>
        <w:pStyle w:val="TableofFigures"/>
        <w:tabs>
          <w:tab w:val="right" w:leader="dot" w:pos="9458"/>
        </w:tabs>
        <w:rPr>
          <w:ins w:id="553" w:author="Vũ Đức Thông (VinSOC-ANBM-ANBMOT)" w:date="2026-04-20T12:01:00Z"/>
          <w:rFonts w:asciiTheme="minorHAnsi" w:eastAsiaTheme="minorEastAsia" w:hAnsiTheme="minorHAnsi"/>
          <w:noProof/>
          <w:sz w:val="22"/>
          <w:lang w:val="en-US"/>
        </w:rPr>
      </w:pPr>
      <w:ins w:id="554"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"_Toc227579051"</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13</w:t>
        </w:r>
        <w:r w:rsidRPr="00346499">
          <w:rPr>
            <w:rStyle w:val="Hyperlink"/>
            <w:noProof/>
          </w:rPr>
          <w:t xml:space="preserve"> Kiến trúc DCS</w:t>
        </w:r>
        <w:r>
          <w:rPr>
            <w:noProof/>
            <w:webHidden/>
          </w:rPr>
          <w:tab/>
        </w:r>
        <w:r>
          <w:rPr>
            <w:noProof/>
            <w:webHidden/>
          </w:rPr>
          <w:fldChar w:fldCharType="begin"/>
        </w:r>
        <w:r>
          <w:rPr>
            <w:noProof/>
            <w:webHidden/>
          </w:rPr>
          <w:instrText xml:space="preserve"> PAGEREF _Toc227579051 \h </w:instrText>
        </w:r>
        <w:r>
          <w:rPr>
            <w:noProof/>
            <w:webHidden/>
          </w:rPr>
        </w:r>
      </w:ins>
      <w:r>
        <w:rPr>
          <w:noProof/>
          <w:webHidden/>
        </w:rPr>
        <w:fldChar w:fldCharType="separate"/>
      </w:r>
      <w:ins w:id="555" w:author="Vũ Đức Thông (VinSOC-ANBM-ANBMOT)" w:date="2026-04-20T12:01:00Z">
        <w:r>
          <w:rPr>
            <w:noProof/>
            <w:webHidden/>
          </w:rPr>
          <w:t>19</w:t>
        </w:r>
        <w:r>
          <w:rPr>
            <w:noProof/>
            <w:webHidden/>
          </w:rPr>
          <w:fldChar w:fldCharType="end"/>
        </w:r>
        <w:r w:rsidRPr="00346499">
          <w:rPr>
            <w:rStyle w:val="Hyperlink"/>
            <w:noProof/>
          </w:rPr>
          <w:fldChar w:fldCharType="end"/>
        </w:r>
      </w:ins>
    </w:p>
    <w:p w14:paraId="218D4CC4" w14:textId="1C6EE194" w:rsidR="008305B7" w:rsidRDefault="008305B7">
      <w:pPr>
        <w:pStyle w:val="TableofFigures"/>
        <w:tabs>
          <w:tab w:val="right" w:leader="dot" w:pos="9458"/>
        </w:tabs>
        <w:rPr>
          <w:ins w:id="556" w:author="Vũ Đức Thông (VinSOC-ANBM-ANBMOT)" w:date="2026-04-20T12:01:00Z"/>
          <w:rFonts w:asciiTheme="minorHAnsi" w:eastAsiaTheme="minorEastAsia" w:hAnsiTheme="minorHAnsi"/>
          <w:noProof/>
          <w:sz w:val="22"/>
          <w:lang w:val="en-US"/>
        </w:rPr>
      </w:pPr>
      <w:ins w:id="557"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"_Toc227579052"</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14</w:t>
        </w:r>
        <w:r w:rsidRPr="00346499">
          <w:rPr>
            <w:rStyle w:val="Hyperlink"/>
            <w:noProof/>
          </w:rPr>
          <w:t xml:space="preserve"> PCS</w:t>
        </w:r>
        <w:r>
          <w:rPr>
            <w:noProof/>
            <w:webHidden/>
          </w:rPr>
          <w:tab/>
        </w:r>
        <w:r>
          <w:rPr>
            <w:noProof/>
            <w:webHidden/>
          </w:rPr>
          <w:fldChar w:fldCharType="begin"/>
        </w:r>
        <w:r>
          <w:rPr>
            <w:noProof/>
            <w:webHidden/>
          </w:rPr>
          <w:instrText xml:space="preserve"> PAGEREF _Toc227579052 \h </w:instrText>
        </w:r>
        <w:r>
          <w:rPr>
            <w:noProof/>
            <w:webHidden/>
          </w:rPr>
        </w:r>
      </w:ins>
      <w:r>
        <w:rPr>
          <w:noProof/>
          <w:webHidden/>
        </w:rPr>
        <w:fldChar w:fldCharType="separate"/>
      </w:r>
      <w:ins w:id="558" w:author="Vũ Đức Thông (VinSOC-ANBM-ANBMOT)" w:date="2026-04-20T12:01:00Z">
        <w:r>
          <w:rPr>
            <w:noProof/>
            <w:webHidden/>
          </w:rPr>
          <w:t>20</w:t>
        </w:r>
        <w:r>
          <w:rPr>
            <w:noProof/>
            <w:webHidden/>
          </w:rPr>
          <w:fldChar w:fldCharType="end"/>
        </w:r>
        <w:r w:rsidRPr="00346499">
          <w:rPr>
            <w:rStyle w:val="Hyperlink"/>
            <w:noProof/>
          </w:rPr>
          <w:fldChar w:fldCharType="end"/>
        </w:r>
      </w:ins>
    </w:p>
    <w:p w14:paraId="44C6C229" w14:textId="692B5D1F" w:rsidR="008305B7" w:rsidRDefault="008305B7">
      <w:pPr>
        <w:pStyle w:val="TableofFigures"/>
        <w:tabs>
          <w:tab w:val="right" w:leader="dot" w:pos="9458"/>
        </w:tabs>
        <w:rPr>
          <w:ins w:id="559" w:author="Vũ Đức Thông (VinSOC-ANBM-ANBMOT)" w:date="2026-04-20T12:01:00Z"/>
          <w:rFonts w:asciiTheme="minorHAnsi" w:eastAsiaTheme="minorEastAsia" w:hAnsiTheme="minorHAnsi"/>
          <w:noProof/>
          <w:sz w:val="22"/>
          <w:lang w:val="en-US"/>
        </w:rPr>
      </w:pPr>
      <w:ins w:id="560"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"_Toc227579053"</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15</w:t>
        </w:r>
        <w:r w:rsidRPr="00346499">
          <w:rPr>
            <w:rStyle w:val="Hyperlink"/>
            <w:noProof/>
          </w:rPr>
          <w:t xml:space="preserve"> Process Data</w:t>
        </w:r>
        <w:r>
          <w:rPr>
            <w:noProof/>
            <w:webHidden/>
          </w:rPr>
          <w:tab/>
        </w:r>
        <w:r>
          <w:rPr>
            <w:noProof/>
            <w:webHidden/>
          </w:rPr>
          <w:fldChar w:fldCharType="begin"/>
        </w:r>
        <w:r>
          <w:rPr>
            <w:noProof/>
            <w:webHidden/>
          </w:rPr>
          <w:instrText xml:space="preserve"> PAGEREF _Toc227579053 \h </w:instrText>
        </w:r>
        <w:r>
          <w:rPr>
            <w:noProof/>
            <w:webHidden/>
          </w:rPr>
        </w:r>
      </w:ins>
      <w:r>
        <w:rPr>
          <w:noProof/>
          <w:webHidden/>
        </w:rPr>
        <w:fldChar w:fldCharType="separate"/>
      </w:r>
      <w:ins w:id="561" w:author="Vũ Đức Thông (VinSOC-ANBM-ANBMOT)" w:date="2026-04-20T12:01:00Z">
        <w:r>
          <w:rPr>
            <w:noProof/>
            <w:webHidden/>
          </w:rPr>
          <w:t>21</w:t>
        </w:r>
        <w:r>
          <w:rPr>
            <w:noProof/>
            <w:webHidden/>
          </w:rPr>
          <w:fldChar w:fldCharType="end"/>
        </w:r>
        <w:r w:rsidRPr="00346499">
          <w:rPr>
            <w:rStyle w:val="Hyperlink"/>
            <w:noProof/>
          </w:rPr>
          <w:fldChar w:fldCharType="end"/>
        </w:r>
      </w:ins>
    </w:p>
    <w:p w14:paraId="18137943" w14:textId="0A93F83E" w:rsidR="008305B7" w:rsidRDefault="008305B7">
      <w:pPr>
        <w:pStyle w:val="TableofFigures"/>
        <w:tabs>
          <w:tab w:val="right" w:leader="dot" w:pos="9458"/>
        </w:tabs>
        <w:rPr>
          <w:ins w:id="562" w:author="Vũ Đức Thông (VinSOC-ANBM-ANBMOT)" w:date="2026-04-20T12:01:00Z"/>
          <w:rFonts w:asciiTheme="minorHAnsi" w:eastAsiaTheme="minorEastAsia" w:hAnsiTheme="minorHAnsi"/>
          <w:noProof/>
          <w:sz w:val="22"/>
          <w:lang w:val="en-US"/>
        </w:rPr>
      </w:pPr>
      <w:ins w:id="563"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"_Toc227579054"</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16</w:t>
        </w:r>
        <w:r w:rsidRPr="00346499">
          <w:rPr>
            <w:rStyle w:val="Hyperlink"/>
            <w:noProof/>
          </w:rPr>
          <w:t xml:space="preserve"> Diagram luồng quy trình ICS</w:t>
        </w:r>
        <w:r>
          <w:rPr>
            <w:noProof/>
            <w:webHidden/>
          </w:rPr>
          <w:tab/>
        </w:r>
        <w:r>
          <w:rPr>
            <w:noProof/>
            <w:webHidden/>
          </w:rPr>
          <w:fldChar w:fldCharType="begin"/>
        </w:r>
        <w:r>
          <w:rPr>
            <w:noProof/>
            <w:webHidden/>
          </w:rPr>
          <w:instrText xml:space="preserve"> PAGEREF _Toc227579054 \h </w:instrText>
        </w:r>
        <w:r>
          <w:rPr>
            <w:noProof/>
            <w:webHidden/>
          </w:rPr>
        </w:r>
      </w:ins>
      <w:r>
        <w:rPr>
          <w:noProof/>
          <w:webHidden/>
        </w:rPr>
        <w:fldChar w:fldCharType="separate"/>
      </w:r>
      <w:ins w:id="564" w:author="Vũ Đức Thông (VinSOC-ANBM-ANBMOT)" w:date="2026-04-20T12:01:00Z">
        <w:r>
          <w:rPr>
            <w:noProof/>
            <w:webHidden/>
          </w:rPr>
          <w:t>22</w:t>
        </w:r>
        <w:r>
          <w:rPr>
            <w:noProof/>
            <w:webHidden/>
          </w:rPr>
          <w:fldChar w:fldCharType="end"/>
        </w:r>
        <w:r w:rsidRPr="00346499">
          <w:rPr>
            <w:rStyle w:val="Hyperlink"/>
            <w:noProof/>
          </w:rPr>
          <w:fldChar w:fldCharType="end"/>
        </w:r>
      </w:ins>
    </w:p>
    <w:p w14:paraId="3E1FB510" w14:textId="0B2B9578" w:rsidR="008305B7" w:rsidRDefault="008305B7">
      <w:pPr>
        <w:pStyle w:val="TableofFigures"/>
        <w:tabs>
          <w:tab w:val="right" w:leader="dot" w:pos="9458"/>
        </w:tabs>
        <w:rPr>
          <w:ins w:id="565" w:author="Vũ Đức Thông (VinSOC-ANBM-ANBMOT)" w:date="2026-04-20T12:01:00Z"/>
          <w:rFonts w:asciiTheme="minorHAnsi" w:eastAsiaTheme="minorEastAsia" w:hAnsiTheme="minorHAnsi"/>
          <w:noProof/>
          <w:sz w:val="22"/>
          <w:lang w:val="en-US"/>
        </w:rPr>
      </w:pPr>
      <w:ins w:id="566"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"_Toc227579055"</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17</w:t>
        </w:r>
        <w:r w:rsidRPr="00346499">
          <w:rPr>
            <w:rStyle w:val="Hyperlink"/>
            <w:noProof/>
          </w:rPr>
          <w:t xml:space="preserve"> Cascade Control , điều khiển phân cấp</w:t>
        </w:r>
        <w:r>
          <w:rPr>
            <w:noProof/>
            <w:webHidden/>
          </w:rPr>
          <w:tab/>
        </w:r>
        <w:r>
          <w:rPr>
            <w:noProof/>
            <w:webHidden/>
          </w:rPr>
          <w:fldChar w:fldCharType="begin"/>
        </w:r>
        <w:r>
          <w:rPr>
            <w:noProof/>
            <w:webHidden/>
          </w:rPr>
          <w:instrText xml:space="preserve"> PAGEREF _Toc227579055 \h </w:instrText>
        </w:r>
        <w:r>
          <w:rPr>
            <w:noProof/>
            <w:webHidden/>
          </w:rPr>
        </w:r>
      </w:ins>
      <w:r>
        <w:rPr>
          <w:noProof/>
          <w:webHidden/>
        </w:rPr>
        <w:fldChar w:fldCharType="separate"/>
      </w:r>
      <w:ins w:id="567" w:author="Vũ Đức Thông (VinSOC-ANBM-ANBMOT)" w:date="2026-04-20T12:01:00Z">
        <w:r>
          <w:rPr>
            <w:noProof/>
            <w:webHidden/>
          </w:rPr>
          <w:t>23</w:t>
        </w:r>
        <w:r>
          <w:rPr>
            <w:noProof/>
            <w:webHidden/>
          </w:rPr>
          <w:fldChar w:fldCharType="end"/>
        </w:r>
        <w:r w:rsidRPr="00346499">
          <w:rPr>
            <w:rStyle w:val="Hyperlink"/>
            <w:noProof/>
          </w:rPr>
          <w:fldChar w:fldCharType="end"/>
        </w:r>
      </w:ins>
    </w:p>
    <w:p w14:paraId="617209B7" w14:textId="047EAD32" w:rsidR="008305B7" w:rsidRDefault="008305B7">
      <w:pPr>
        <w:pStyle w:val="TableofFigures"/>
        <w:tabs>
          <w:tab w:val="right" w:leader="dot" w:pos="9458"/>
        </w:tabs>
        <w:rPr>
          <w:ins w:id="568" w:author="Vũ Đức Thông (VinSOC-ANBM-ANBMOT)" w:date="2026-04-20T12:01:00Z"/>
          <w:rFonts w:asciiTheme="minorHAnsi" w:eastAsiaTheme="minorEastAsia" w:hAnsiTheme="minorHAnsi"/>
          <w:noProof/>
          <w:sz w:val="22"/>
          <w:lang w:val="en-US"/>
        </w:rPr>
      </w:pPr>
      <w:ins w:id="569"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"_Toc227579056"</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18</w:t>
        </w:r>
        <w:r w:rsidRPr="00346499">
          <w:rPr>
            <w:rStyle w:val="Hyperlink"/>
            <w:noProof/>
          </w:rPr>
          <w:t xml:space="preserve"> Luồng dữ liệu</w:t>
        </w:r>
        <w:r>
          <w:rPr>
            <w:noProof/>
            <w:webHidden/>
          </w:rPr>
          <w:tab/>
        </w:r>
        <w:r>
          <w:rPr>
            <w:noProof/>
            <w:webHidden/>
          </w:rPr>
          <w:fldChar w:fldCharType="begin"/>
        </w:r>
        <w:r>
          <w:rPr>
            <w:noProof/>
            <w:webHidden/>
          </w:rPr>
          <w:instrText xml:space="preserve"> PAGEREF _Toc227579056 \h </w:instrText>
        </w:r>
        <w:r>
          <w:rPr>
            <w:noProof/>
            <w:webHidden/>
          </w:rPr>
        </w:r>
      </w:ins>
      <w:r>
        <w:rPr>
          <w:noProof/>
          <w:webHidden/>
        </w:rPr>
        <w:fldChar w:fldCharType="separate"/>
      </w:r>
      <w:ins w:id="570" w:author="Vũ Đức Thông (VinSOC-ANBM-ANBMOT)" w:date="2026-04-20T12:01:00Z">
        <w:r>
          <w:rPr>
            <w:noProof/>
            <w:webHidden/>
          </w:rPr>
          <w:t>24</w:t>
        </w:r>
        <w:r>
          <w:rPr>
            <w:noProof/>
            <w:webHidden/>
          </w:rPr>
          <w:fldChar w:fldCharType="end"/>
        </w:r>
        <w:r w:rsidRPr="00346499">
          <w:rPr>
            <w:rStyle w:val="Hyperlink"/>
            <w:noProof/>
          </w:rPr>
          <w:fldChar w:fldCharType="end"/>
        </w:r>
      </w:ins>
    </w:p>
    <w:p w14:paraId="6EEBA8B0" w14:textId="68595C8B" w:rsidR="008305B7" w:rsidRDefault="008305B7">
      <w:pPr>
        <w:pStyle w:val="TableofFigures"/>
        <w:tabs>
          <w:tab w:val="right" w:leader="dot" w:pos="9458"/>
        </w:tabs>
        <w:rPr>
          <w:ins w:id="571" w:author="Vũ Đức Thông (VinSOC-ANBM-ANBMOT)" w:date="2026-04-20T12:01:00Z"/>
          <w:rFonts w:asciiTheme="minorHAnsi" w:eastAsiaTheme="minorEastAsia" w:hAnsiTheme="minorHAnsi"/>
          <w:noProof/>
          <w:sz w:val="22"/>
          <w:lang w:val="en-US"/>
        </w:rPr>
      </w:pPr>
      <w:ins w:id="572"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"_Toc227579057"</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19</w:t>
        </w:r>
        <w:r w:rsidRPr="00346499">
          <w:rPr>
            <w:rStyle w:val="Hyperlink"/>
            <w:noProof/>
          </w:rPr>
          <w:t xml:space="preserve"> Bus ring star</w:t>
        </w:r>
        <w:r>
          <w:rPr>
            <w:noProof/>
            <w:webHidden/>
          </w:rPr>
          <w:tab/>
        </w:r>
        <w:r>
          <w:rPr>
            <w:noProof/>
            <w:webHidden/>
          </w:rPr>
          <w:fldChar w:fldCharType="begin"/>
        </w:r>
        <w:r>
          <w:rPr>
            <w:noProof/>
            <w:webHidden/>
          </w:rPr>
          <w:instrText xml:space="preserve"> PAGEREF _Toc227579057 \h </w:instrText>
        </w:r>
        <w:r>
          <w:rPr>
            <w:noProof/>
            <w:webHidden/>
          </w:rPr>
        </w:r>
      </w:ins>
      <w:r>
        <w:rPr>
          <w:noProof/>
          <w:webHidden/>
        </w:rPr>
        <w:fldChar w:fldCharType="separate"/>
      </w:r>
      <w:ins w:id="573" w:author="Vũ Đức Thông (VinSOC-ANBM-ANBMOT)" w:date="2026-04-20T12:01:00Z">
        <w:r>
          <w:rPr>
            <w:noProof/>
            <w:webHidden/>
          </w:rPr>
          <w:t>24</w:t>
        </w:r>
        <w:r>
          <w:rPr>
            <w:noProof/>
            <w:webHidden/>
          </w:rPr>
          <w:fldChar w:fldCharType="end"/>
        </w:r>
        <w:r w:rsidRPr="00346499">
          <w:rPr>
            <w:rStyle w:val="Hyperlink"/>
            <w:noProof/>
          </w:rPr>
          <w:fldChar w:fldCharType="end"/>
        </w:r>
      </w:ins>
    </w:p>
    <w:p w14:paraId="61B367C3" w14:textId="2D3B3E44" w:rsidR="008305B7" w:rsidRDefault="008305B7">
      <w:pPr>
        <w:pStyle w:val="TableofFigures"/>
        <w:tabs>
          <w:tab w:val="right" w:leader="dot" w:pos="9458"/>
        </w:tabs>
        <w:rPr>
          <w:ins w:id="574" w:author="Vũ Đức Thông (VinSOC-ANBM-ANBMOT)" w:date="2026-04-20T12:01:00Z"/>
          <w:rFonts w:asciiTheme="minorHAnsi" w:eastAsiaTheme="minorEastAsia" w:hAnsiTheme="minorHAnsi"/>
          <w:noProof/>
          <w:sz w:val="22"/>
          <w:lang w:val="en-US"/>
        </w:rPr>
      </w:pPr>
      <w:ins w:id="575"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"_Toc227579058"</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20</w:t>
        </w:r>
        <w:r w:rsidRPr="00346499">
          <w:rPr>
            <w:rStyle w:val="Hyperlink"/>
            <w:noProof/>
          </w:rPr>
          <w:t xml:space="preserve"> Polling Methods</w:t>
        </w:r>
        <w:r>
          <w:rPr>
            <w:noProof/>
            <w:webHidden/>
          </w:rPr>
          <w:tab/>
        </w:r>
        <w:r>
          <w:rPr>
            <w:noProof/>
            <w:webHidden/>
          </w:rPr>
          <w:fldChar w:fldCharType="begin"/>
        </w:r>
        <w:r>
          <w:rPr>
            <w:noProof/>
            <w:webHidden/>
          </w:rPr>
          <w:instrText xml:space="preserve"> PAGEREF _Toc227579058 \h </w:instrText>
        </w:r>
        <w:r>
          <w:rPr>
            <w:noProof/>
            <w:webHidden/>
          </w:rPr>
        </w:r>
      </w:ins>
      <w:r>
        <w:rPr>
          <w:noProof/>
          <w:webHidden/>
        </w:rPr>
        <w:fldChar w:fldCharType="separate"/>
      </w:r>
      <w:ins w:id="576" w:author="Vũ Đức Thông (VinSOC-ANBM-ANBMOT)" w:date="2026-04-20T12:01:00Z">
        <w:r>
          <w:rPr>
            <w:noProof/>
            <w:webHidden/>
          </w:rPr>
          <w:t>25</w:t>
        </w:r>
        <w:r>
          <w:rPr>
            <w:noProof/>
            <w:webHidden/>
          </w:rPr>
          <w:fldChar w:fldCharType="end"/>
        </w:r>
        <w:r w:rsidRPr="00346499">
          <w:rPr>
            <w:rStyle w:val="Hyperlink"/>
            <w:noProof/>
          </w:rPr>
          <w:fldChar w:fldCharType="end"/>
        </w:r>
      </w:ins>
    </w:p>
    <w:p w14:paraId="3AA09F8C" w14:textId="7626C9C8" w:rsidR="008305B7" w:rsidRDefault="008305B7">
      <w:pPr>
        <w:pStyle w:val="TableofFigures"/>
        <w:tabs>
          <w:tab w:val="right" w:leader="dot" w:pos="9458"/>
        </w:tabs>
        <w:rPr>
          <w:ins w:id="577" w:author="Vũ Đức Thông (VinSOC-ANBM-ANBMOT)" w:date="2026-04-20T12:01:00Z"/>
          <w:rFonts w:asciiTheme="minorHAnsi" w:eastAsiaTheme="minorEastAsia" w:hAnsiTheme="minorHAnsi"/>
          <w:noProof/>
          <w:sz w:val="22"/>
          <w:lang w:val="en-US"/>
        </w:rPr>
      </w:pPr>
      <w:ins w:id="578"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"_Toc227579059"</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21</w:t>
        </w:r>
        <w:r w:rsidRPr="00346499">
          <w:rPr>
            <w:rStyle w:val="Hyperlink"/>
            <w:noProof/>
          </w:rPr>
          <w:t xml:space="preserve"> Đường truyền</w:t>
        </w:r>
        <w:r>
          <w:rPr>
            <w:noProof/>
            <w:webHidden/>
          </w:rPr>
          <w:tab/>
        </w:r>
        <w:r>
          <w:rPr>
            <w:noProof/>
            <w:webHidden/>
          </w:rPr>
          <w:fldChar w:fldCharType="begin"/>
        </w:r>
        <w:r>
          <w:rPr>
            <w:noProof/>
            <w:webHidden/>
          </w:rPr>
          <w:instrText xml:space="preserve"> PAGEREF _Toc227579059 \h </w:instrText>
        </w:r>
        <w:r>
          <w:rPr>
            <w:noProof/>
            <w:webHidden/>
          </w:rPr>
        </w:r>
      </w:ins>
      <w:r>
        <w:rPr>
          <w:noProof/>
          <w:webHidden/>
        </w:rPr>
        <w:fldChar w:fldCharType="separate"/>
      </w:r>
      <w:ins w:id="579" w:author="Vũ Đức Thông (VinSOC-ANBM-ANBMOT)" w:date="2026-04-20T12:01:00Z">
        <w:r>
          <w:rPr>
            <w:noProof/>
            <w:webHidden/>
          </w:rPr>
          <w:t>27</w:t>
        </w:r>
        <w:r>
          <w:rPr>
            <w:noProof/>
            <w:webHidden/>
          </w:rPr>
          <w:fldChar w:fldCharType="end"/>
        </w:r>
        <w:r w:rsidRPr="00346499">
          <w:rPr>
            <w:rStyle w:val="Hyperlink"/>
            <w:noProof/>
          </w:rPr>
          <w:fldChar w:fldCharType="end"/>
        </w:r>
      </w:ins>
    </w:p>
    <w:p w14:paraId="3F15936E" w14:textId="28B3E068" w:rsidR="008305B7" w:rsidRDefault="008305B7">
      <w:pPr>
        <w:pStyle w:val="TableofFigures"/>
        <w:tabs>
          <w:tab w:val="right" w:leader="dot" w:pos="9458"/>
        </w:tabs>
        <w:rPr>
          <w:ins w:id="580" w:author="Vũ Đức Thông (VinSOC-ANBM-ANBMOT)" w:date="2026-04-20T12:01:00Z"/>
          <w:rFonts w:asciiTheme="minorHAnsi" w:eastAsiaTheme="minorEastAsia" w:hAnsiTheme="minorHAnsi"/>
          <w:noProof/>
          <w:sz w:val="22"/>
          <w:lang w:val="en-US"/>
        </w:rPr>
      </w:pPr>
      <w:ins w:id="581"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"_Toc227579060"</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22</w:t>
        </w:r>
        <w:r w:rsidRPr="00346499">
          <w:rPr>
            <w:rStyle w:val="Hyperlink"/>
            <w:noProof/>
          </w:rPr>
          <w:t xml:space="preserve"> Master / Field Controler Relationship</w:t>
        </w:r>
        <w:r>
          <w:rPr>
            <w:noProof/>
            <w:webHidden/>
          </w:rPr>
          <w:tab/>
        </w:r>
        <w:r>
          <w:rPr>
            <w:noProof/>
            <w:webHidden/>
          </w:rPr>
          <w:fldChar w:fldCharType="begin"/>
        </w:r>
        <w:r>
          <w:rPr>
            <w:noProof/>
            <w:webHidden/>
          </w:rPr>
          <w:instrText xml:space="preserve"> PAGEREF _Toc227579060 \h </w:instrText>
        </w:r>
        <w:r>
          <w:rPr>
            <w:noProof/>
            <w:webHidden/>
          </w:rPr>
        </w:r>
      </w:ins>
      <w:r>
        <w:rPr>
          <w:noProof/>
          <w:webHidden/>
        </w:rPr>
        <w:fldChar w:fldCharType="separate"/>
      </w:r>
      <w:ins w:id="582" w:author="Vũ Đức Thông (VinSOC-ANBM-ANBMOT)" w:date="2026-04-20T12:01:00Z">
        <w:r>
          <w:rPr>
            <w:noProof/>
            <w:webHidden/>
          </w:rPr>
          <w:t>27</w:t>
        </w:r>
        <w:r>
          <w:rPr>
            <w:noProof/>
            <w:webHidden/>
          </w:rPr>
          <w:fldChar w:fldCharType="end"/>
        </w:r>
        <w:r w:rsidRPr="00346499">
          <w:rPr>
            <w:rStyle w:val="Hyperlink"/>
            <w:noProof/>
          </w:rPr>
          <w:fldChar w:fldCharType="end"/>
        </w:r>
      </w:ins>
    </w:p>
    <w:p w14:paraId="39C5A712" w14:textId="2B61A35F" w:rsidR="008305B7" w:rsidRDefault="008305B7">
      <w:pPr>
        <w:pStyle w:val="TableofFigures"/>
        <w:tabs>
          <w:tab w:val="right" w:leader="dot" w:pos="9458"/>
        </w:tabs>
        <w:rPr>
          <w:ins w:id="583" w:author="Vũ Đức Thông (VinSOC-ANBM-ANBMOT)" w:date="2026-04-20T12:01:00Z"/>
          <w:rFonts w:asciiTheme="minorHAnsi" w:eastAsiaTheme="minorEastAsia" w:hAnsiTheme="minorHAnsi"/>
          <w:noProof/>
          <w:sz w:val="22"/>
          <w:lang w:val="en-US"/>
        </w:rPr>
      </w:pPr>
      <w:ins w:id="584"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"_Toc227579061"</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23</w:t>
        </w:r>
        <w:r w:rsidRPr="00346499">
          <w:rPr>
            <w:rStyle w:val="Hyperlink"/>
            <w:noProof/>
          </w:rPr>
          <w:t xml:space="preserve"> Kênh giao tiếp</w:t>
        </w:r>
        <w:r>
          <w:rPr>
            <w:noProof/>
            <w:webHidden/>
          </w:rPr>
          <w:tab/>
        </w:r>
        <w:r>
          <w:rPr>
            <w:noProof/>
            <w:webHidden/>
          </w:rPr>
          <w:fldChar w:fldCharType="begin"/>
        </w:r>
        <w:r>
          <w:rPr>
            <w:noProof/>
            <w:webHidden/>
          </w:rPr>
          <w:instrText xml:space="preserve"> PAGEREF _Toc227579061 \h </w:instrText>
        </w:r>
        <w:r>
          <w:rPr>
            <w:noProof/>
            <w:webHidden/>
          </w:rPr>
        </w:r>
      </w:ins>
      <w:r>
        <w:rPr>
          <w:noProof/>
          <w:webHidden/>
        </w:rPr>
        <w:fldChar w:fldCharType="separate"/>
      </w:r>
      <w:ins w:id="585" w:author="Vũ Đức Thông (VinSOC-ANBM-ANBMOT)" w:date="2026-04-20T12:01:00Z">
        <w:r>
          <w:rPr>
            <w:noProof/>
            <w:webHidden/>
          </w:rPr>
          <w:t>29</w:t>
        </w:r>
        <w:r>
          <w:rPr>
            <w:noProof/>
            <w:webHidden/>
          </w:rPr>
          <w:fldChar w:fldCharType="end"/>
        </w:r>
        <w:r w:rsidRPr="00346499">
          <w:rPr>
            <w:rStyle w:val="Hyperlink"/>
            <w:noProof/>
          </w:rPr>
          <w:fldChar w:fldCharType="end"/>
        </w:r>
      </w:ins>
    </w:p>
    <w:p w14:paraId="6EA73BA5" w14:textId="7B2018DA" w:rsidR="008305B7" w:rsidRDefault="008305B7">
      <w:pPr>
        <w:pStyle w:val="TableofFigures"/>
        <w:tabs>
          <w:tab w:val="right" w:leader="dot" w:pos="9458"/>
        </w:tabs>
        <w:rPr>
          <w:ins w:id="586" w:author="Vũ Đức Thông (VinSOC-ANBM-ANBMOT)" w:date="2026-04-20T12:01:00Z"/>
          <w:rFonts w:asciiTheme="minorHAnsi" w:eastAsiaTheme="minorEastAsia" w:hAnsiTheme="minorHAnsi"/>
          <w:noProof/>
          <w:sz w:val="22"/>
          <w:lang w:val="en-US"/>
        </w:rPr>
      </w:pPr>
      <w:ins w:id="587"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"_Toc227579062"</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24</w:t>
        </w:r>
        <w:r w:rsidRPr="00346499">
          <w:rPr>
            <w:rStyle w:val="Hyperlink"/>
            <w:noProof/>
          </w:rPr>
          <w:t xml:space="preserve"> Các giao thức phổ biến</w:t>
        </w:r>
        <w:r>
          <w:rPr>
            <w:noProof/>
            <w:webHidden/>
          </w:rPr>
          <w:tab/>
        </w:r>
        <w:r>
          <w:rPr>
            <w:noProof/>
            <w:webHidden/>
          </w:rPr>
          <w:fldChar w:fldCharType="begin"/>
        </w:r>
        <w:r>
          <w:rPr>
            <w:noProof/>
            <w:webHidden/>
          </w:rPr>
          <w:instrText xml:space="preserve"> PAGEREF _Toc227579062 \h </w:instrText>
        </w:r>
        <w:r>
          <w:rPr>
            <w:noProof/>
            <w:webHidden/>
          </w:rPr>
        </w:r>
      </w:ins>
      <w:r>
        <w:rPr>
          <w:noProof/>
          <w:webHidden/>
        </w:rPr>
        <w:fldChar w:fldCharType="separate"/>
      </w:r>
      <w:ins w:id="588" w:author="Vũ Đức Thông (VinSOC-ANBM-ANBMOT)" w:date="2026-04-20T12:01:00Z">
        <w:r>
          <w:rPr>
            <w:noProof/>
            <w:webHidden/>
          </w:rPr>
          <w:t>30</w:t>
        </w:r>
        <w:r>
          <w:rPr>
            <w:noProof/>
            <w:webHidden/>
          </w:rPr>
          <w:fldChar w:fldCharType="end"/>
        </w:r>
        <w:r w:rsidRPr="00346499">
          <w:rPr>
            <w:rStyle w:val="Hyperlink"/>
            <w:noProof/>
          </w:rPr>
          <w:fldChar w:fldCharType="end"/>
        </w:r>
      </w:ins>
    </w:p>
    <w:p w14:paraId="20A82E8A" w14:textId="4452A98C" w:rsidR="008305B7" w:rsidRDefault="008305B7">
      <w:pPr>
        <w:pStyle w:val="TableofFigures"/>
        <w:tabs>
          <w:tab w:val="right" w:leader="dot" w:pos="9458"/>
        </w:tabs>
        <w:rPr>
          <w:ins w:id="589" w:author="Vũ Đức Thông (VinSOC-ANBM-ANBMOT)" w:date="2026-04-20T12:01:00Z"/>
          <w:rFonts w:asciiTheme="minorHAnsi" w:eastAsiaTheme="minorEastAsia" w:hAnsiTheme="minorHAnsi"/>
          <w:noProof/>
          <w:sz w:val="22"/>
          <w:lang w:val="en-US"/>
        </w:rPr>
      </w:pPr>
      <w:ins w:id="590"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"_Toc227579063"</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25</w:t>
        </w:r>
        <w:r w:rsidRPr="00346499">
          <w:rPr>
            <w:rStyle w:val="Hyperlink"/>
            <w:noProof/>
          </w:rPr>
          <w:t xml:space="preserve"> Giao thức Modbus</w:t>
        </w:r>
        <w:r>
          <w:rPr>
            <w:noProof/>
            <w:webHidden/>
          </w:rPr>
          <w:tab/>
        </w:r>
        <w:r>
          <w:rPr>
            <w:noProof/>
            <w:webHidden/>
          </w:rPr>
          <w:fldChar w:fldCharType="begin"/>
        </w:r>
        <w:r>
          <w:rPr>
            <w:noProof/>
            <w:webHidden/>
          </w:rPr>
          <w:instrText xml:space="preserve"> PAGEREF _Toc227579063 \h </w:instrText>
        </w:r>
        <w:r>
          <w:rPr>
            <w:noProof/>
            <w:webHidden/>
          </w:rPr>
        </w:r>
      </w:ins>
      <w:r>
        <w:rPr>
          <w:noProof/>
          <w:webHidden/>
        </w:rPr>
        <w:fldChar w:fldCharType="separate"/>
      </w:r>
      <w:ins w:id="591" w:author="Vũ Đức Thông (VinSOC-ANBM-ANBMOT)" w:date="2026-04-20T12:01:00Z">
        <w:r>
          <w:rPr>
            <w:noProof/>
            <w:webHidden/>
          </w:rPr>
          <w:t>30</w:t>
        </w:r>
        <w:r>
          <w:rPr>
            <w:noProof/>
            <w:webHidden/>
          </w:rPr>
          <w:fldChar w:fldCharType="end"/>
        </w:r>
        <w:r w:rsidRPr="00346499">
          <w:rPr>
            <w:rStyle w:val="Hyperlink"/>
            <w:noProof/>
          </w:rPr>
          <w:fldChar w:fldCharType="end"/>
        </w:r>
      </w:ins>
    </w:p>
    <w:p w14:paraId="6F0E38E0" w14:textId="29B447D7" w:rsidR="008305B7" w:rsidRDefault="008305B7">
      <w:pPr>
        <w:pStyle w:val="TableofFigures"/>
        <w:tabs>
          <w:tab w:val="right" w:leader="dot" w:pos="9458"/>
        </w:tabs>
        <w:rPr>
          <w:ins w:id="592" w:author="Vũ Đức Thông (VinSOC-ANBM-ANBMOT)" w:date="2026-04-20T12:01:00Z"/>
          <w:rFonts w:asciiTheme="minorHAnsi" w:eastAsiaTheme="minorEastAsia" w:hAnsiTheme="minorHAnsi"/>
          <w:noProof/>
          <w:sz w:val="22"/>
          <w:lang w:val="en-US"/>
        </w:rPr>
      </w:pPr>
      <w:ins w:id="593"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"_Toc227579064"</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26</w:t>
        </w:r>
        <w:r w:rsidRPr="00346499">
          <w:rPr>
            <w:rStyle w:val="Hyperlink"/>
            <w:noProof/>
          </w:rPr>
          <w:t xml:space="preserve"> Cách hoạt động của Modbus</w:t>
        </w:r>
        <w:r>
          <w:rPr>
            <w:noProof/>
            <w:webHidden/>
          </w:rPr>
          <w:tab/>
        </w:r>
        <w:r>
          <w:rPr>
            <w:noProof/>
            <w:webHidden/>
          </w:rPr>
          <w:fldChar w:fldCharType="begin"/>
        </w:r>
        <w:r>
          <w:rPr>
            <w:noProof/>
            <w:webHidden/>
          </w:rPr>
          <w:instrText xml:space="preserve"> PAGEREF _Toc227579064 \h </w:instrText>
        </w:r>
        <w:r>
          <w:rPr>
            <w:noProof/>
            <w:webHidden/>
          </w:rPr>
        </w:r>
      </w:ins>
      <w:r>
        <w:rPr>
          <w:noProof/>
          <w:webHidden/>
        </w:rPr>
        <w:fldChar w:fldCharType="separate"/>
      </w:r>
      <w:ins w:id="594" w:author="Vũ Đức Thông (VinSOC-ANBM-ANBMOT)" w:date="2026-04-20T12:01:00Z">
        <w:r>
          <w:rPr>
            <w:noProof/>
            <w:webHidden/>
          </w:rPr>
          <w:t>31</w:t>
        </w:r>
        <w:r>
          <w:rPr>
            <w:noProof/>
            <w:webHidden/>
          </w:rPr>
          <w:fldChar w:fldCharType="end"/>
        </w:r>
        <w:r w:rsidRPr="00346499">
          <w:rPr>
            <w:rStyle w:val="Hyperlink"/>
            <w:noProof/>
          </w:rPr>
          <w:fldChar w:fldCharType="end"/>
        </w:r>
      </w:ins>
    </w:p>
    <w:p w14:paraId="0FA8D3ED" w14:textId="0C4D1091" w:rsidR="008305B7" w:rsidRDefault="008305B7">
      <w:pPr>
        <w:pStyle w:val="TableofFigures"/>
        <w:tabs>
          <w:tab w:val="right" w:leader="dot" w:pos="9458"/>
        </w:tabs>
        <w:rPr>
          <w:ins w:id="595" w:author="Vũ Đức Thông (VinSOC-ANBM-ANBMOT)" w:date="2026-04-20T12:01:00Z"/>
          <w:rFonts w:asciiTheme="minorHAnsi" w:eastAsiaTheme="minorEastAsia" w:hAnsiTheme="minorHAnsi"/>
          <w:noProof/>
          <w:sz w:val="22"/>
          <w:lang w:val="en-US"/>
        </w:rPr>
      </w:pPr>
      <w:ins w:id="596"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"_Toc227579065"</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27</w:t>
        </w:r>
        <w:r w:rsidRPr="00346499">
          <w:rPr>
            <w:rStyle w:val="Hyperlink"/>
            <w:noProof/>
          </w:rPr>
          <w:t xml:space="preserve"> Modbus Version</w:t>
        </w:r>
        <w:r>
          <w:rPr>
            <w:noProof/>
            <w:webHidden/>
          </w:rPr>
          <w:tab/>
        </w:r>
        <w:r>
          <w:rPr>
            <w:noProof/>
            <w:webHidden/>
          </w:rPr>
          <w:fldChar w:fldCharType="begin"/>
        </w:r>
        <w:r>
          <w:rPr>
            <w:noProof/>
            <w:webHidden/>
          </w:rPr>
          <w:instrText xml:space="preserve"> PAGEREF _Toc227579065 \h </w:instrText>
        </w:r>
        <w:r>
          <w:rPr>
            <w:noProof/>
            <w:webHidden/>
          </w:rPr>
        </w:r>
      </w:ins>
      <w:r>
        <w:rPr>
          <w:noProof/>
          <w:webHidden/>
        </w:rPr>
        <w:fldChar w:fldCharType="separate"/>
      </w:r>
      <w:ins w:id="597" w:author="Vũ Đức Thông (VinSOC-ANBM-ANBMOT)" w:date="2026-04-20T12:01:00Z">
        <w:r>
          <w:rPr>
            <w:noProof/>
            <w:webHidden/>
          </w:rPr>
          <w:t>32</w:t>
        </w:r>
        <w:r>
          <w:rPr>
            <w:noProof/>
            <w:webHidden/>
          </w:rPr>
          <w:fldChar w:fldCharType="end"/>
        </w:r>
        <w:r w:rsidRPr="00346499">
          <w:rPr>
            <w:rStyle w:val="Hyperlink"/>
            <w:noProof/>
          </w:rPr>
          <w:fldChar w:fldCharType="end"/>
        </w:r>
      </w:ins>
    </w:p>
    <w:p w14:paraId="5AD6E9F6" w14:textId="65372F73" w:rsidR="008305B7" w:rsidRDefault="008305B7">
      <w:pPr>
        <w:pStyle w:val="TableofFigures"/>
        <w:tabs>
          <w:tab w:val="right" w:leader="dot" w:pos="9458"/>
        </w:tabs>
        <w:rPr>
          <w:ins w:id="598" w:author="Vũ Đức Thông (VinSOC-ANBM-ANBMOT)" w:date="2026-04-20T12:01:00Z"/>
          <w:rFonts w:asciiTheme="minorHAnsi" w:eastAsiaTheme="minorEastAsia" w:hAnsiTheme="minorHAnsi"/>
          <w:noProof/>
          <w:sz w:val="22"/>
          <w:lang w:val="en-US"/>
        </w:rPr>
      </w:pPr>
      <w:ins w:id="599"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"_Toc227579066"</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28</w:t>
        </w:r>
        <w:r w:rsidRPr="00346499">
          <w:rPr>
            <w:rStyle w:val="Hyperlink"/>
            <w:noProof/>
          </w:rPr>
          <w:t xml:space="preserve"> Modbus xác thực và trao quyền</w:t>
        </w:r>
        <w:r>
          <w:rPr>
            <w:noProof/>
            <w:webHidden/>
          </w:rPr>
          <w:tab/>
        </w:r>
        <w:r>
          <w:rPr>
            <w:noProof/>
            <w:webHidden/>
          </w:rPr>
          <w:fldChar w:fldCharType="begin"/>
        </w:r>
        <w:r>
          <w:rPr>
            <w:noProof/>
            <w:webHidden/>
          </w:rPr>
          <w:instrText xml:space="preserve"> PAGEREF _Toc227579066 \h </w:instrText>
        </w:r>
        <w:r>
          <w:rPr>
            <w:noProof/>
            <w:webHidden/>
          </w:rPr>
        </w:r>
      </w:ins>
      <w:r>
        <w:rPr>
          <w:noProof/>
          <w:webHidden/>
        </w:rPr>
        <w:fldChar w:fldCharType="separate"/>
      </w:r>
      <w:ins w:id="600" w:author="Vũ Đức Thông (VinSOC-ANBM-ANBMOT)" w:date="2026-04-20T12:01:00Z">
        <w:r>
          <w:rPr>
            <w:noProof/>
            <w:webHidden/>
          </w:rPr>
          <w:t>33</w:t>
        </w:r>
        <w:r>
          <w:rPr>
            <w:noProof/>
            <w:webHidden/>
          </w:rPr>
          <w:fldChar w:fldCharType="end"/>
        </w:r>
        <w:r w:rsidRPr="00346499">
          <w:rPr>
            <w:rStyle w:val="Hyperlink"/>
            <w:noProof/>
          </w:rPr>
          <w:fldChar w:fldCharType="end"/>
        </w:r>
      </w:ins>
    </w:p>
    <w:p w14:paraId="01DA6B6C" w14:textId="001ACA5D" w:rsidR="008305B7" w:rsidRDefault="008305B7">
      <w:pPr>
        <w:pStyle w:val="TableofFigures"/>
        <w:tabs>
          <w:tab w:val="right" w:leader="dot" w:pos="9458"/>
        </w:tabs>
        <w:rPr>
          <w:ins w:id="601" w:author="Vũ Đức Thông (VinSOC-ANBM-ANBMOT)" w:date="2026-04-20T12:01:00Z"/>
          <w:rFonts w:asciiTheme="minorHAnsi" w:eastAsiaTheme="minorEastAsia" w:hAnsiTheme="minorHAnsi"/>
          <w:noProof/>
          <w:sz w:val="22"/>
          <w:lang w:val="en-US"/>
        </w:rPr>
      </w:pPr>
      <w:ins w:id="602"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"_Toc227579067"</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29</w:t>
        </w:r>
        <w:r w:rsidRPr="00346499">
          <w:rPr>
            <w:rStyle w:val="Hyperlink"/>
            <w:noProof/>
          </w:rPr>
          <w:t xml:space="preserve"> Modbus flooding attack</w:t>
        </w:r>
        <w:r>
          <w:rPr>
            <w:noProof/>
            <w:webHidden/>
          </w:rPr>
          <w:tab/>
        </w:r>
        <w:r>
          <w:rPr>
            <w:noProof/>
            <w:webHidden/>
          </w:rPr>
          <w:fldChar w:fldCharType="begin"/>
        </w:r>
        <w:r>
          <w:rPr>
            <w:noProof/>
            <w:webHidden/>
          </w:rPr>
          <w:instrText xml:space="preserve"> PAGEREF _Toc227579067 \h </w:instrText>
        </w:r>
        <w:r>
          <w:rPr>
            <w:noProof/>
            <w:webHidden/>
          </w:rPr>
        </w:r>
      </w:ins>
      <w:r>
        <w:rPr>
          <w:noProof/>
          <w:webHidden/>
        </w:rPr>
        <w:fldChar w:fldCharType="separate"/>
      </w:r>
      <w:ins w:id="603" w:author="Vũ Đức Thông (VinSOC-ANBM-ANBMOT)" w:date="2026-04-20T12:01:00Z">
        <w:r>
          <w:rPr>
            <w:noProof/>
            <w:webHidden/>
          </w:rPr>
          <w:t>33</w:t>
        </w:r>
        <w:r>
          <w:rPr>
            <w:noProof/>
            <w:webHidden/>
          </w:rPr>
          <w:fldChar w:fldCharType="end"/>
        </w:r>
        <w:r w:rsidRPr="00346499">
          <w:rPr>
            <w:rStyle w:val="Hyperlink"/>
            <w:noProof/>
          </w:rPr>
          <w:fldChar w:fldCharType="end"/>
        </w:r>
      </w:ins>
    </w:p>
    <w:p w14:paraId="3357B4AC" w14:textId="58349900" w:rsidR="008305B7" w:rsidRDefault="008305B7">
      <w:pPr>
        <w:pStyle w:val="TableofFigures"/>
        <w:tabs>
          <w:tab w:val="right" w:leader="dot" w:pos="9458"/>
        </w:tabs>
        <w:rPr>
          <w:ins w:id="604" w:author="Vũ Đức Thông (VinSOC-ANBM-ANBMOT)" w:date="2026-04-20T12:01:00Z"/>
          <w:rFonts w:asciiTheme="minorHAnsi" w:eastAsiaTheme="minorEastAsia" w:hAnsiTheme="minorHAnsi"/>
          <w:noProof/>
          <w:sz w:val="22"/>
          <w:lang w:val="en-US"/>
        </w:rPr>
      </w:pPr>
      <w:ins w:id="605"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"_Toc227579068"</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30</w:t>
        </w:r>
        <w:r w:rsidRPr="00346499">
          <w:rPr>
            <w:rStyle w:val="Hyperlink"/>
            <w:noProof/>
          </w:rPr>
          <w:t xml:space="preserve"> DNP3</w:t>
        </w:r>
        <w:r>
          <w:rPr>
            <w:noProof/>
            <w:webHidden/>
          </w:rPr>
          <w:tab/>
        </w:r>
        <w:r>
          <w:rPr>
            <w:noProof/>
            <w:webHidden/>
          </w:rPr>
          <w:fldChar w:fldCharType="begin"/>
        </w:r>
        <w:r>
          <w:rPr>
            <w:noProof/>
            <w:webHidden/>
          </w:rPr>
          <w:instrText xml:space="preserve"> PAGEREF _Toc227579068 \h </w:instrText>
        </w:r>
        <w:r>
          <w:rPr>
            <w:noProof/>
            <w:webHidden/>
          </w:rPr>
        </w:r>
      </w:ins>
      <w:r>
        <w:rPr>
          <w:noProof/>
          <w:webHidden/>
        </w:rPr>
        <w:fldChar w:fldCharType="separate"/>
      </w:r>
      <w:ins w:id="606" w:author="Vũ Đức Thông (VinSOC-ANBM-ANBMOT)" w:date="2026-04-20T12:01:00Z">
        <w:r>
          <w:rPr>
            <w:noProof/>
            <w:webHidden/>
          </w:rPr>
          <w:t>34</w:t>
        </w:r>
        <w:r>
          <w:rPr>
            <w:noProof/>
            <w:webHidden/>
          </w:rPr>
          <w:fldChar w:fldCharType="end"/>
        </w:r>
        <w:r w:rsidRPr="00346499">
          <w:rPr>
            <w:rStyle w:val="Hyperlink"/>
            <w:noProof/>
          </w:rPr>
          <w:fldChar w:fldCharType="end"/>
        </w:r>
      </w:ins>
    </w:p>
    <w:p w14:paraId="46BB0B4B" w14:textId="71E3AE71" w:rsidR="008305B7" w:rsidRDefault="008305B7">
      <w:pPr>
        <w:pStyle w:val="TableofFigures"/>
        <w:tabs>
          <w:tab w:val="right" w:leader="dot" w:pos="9458"/>
        </w:tabs>
        <w:rPr>
          <w:ins w:id="607" w:author="Vũ Đức Thông (VinSOC-ANBM-ANBMOT)" w:date="2026-04-20T12:01:00Z"/>
          <w:rFonts w:asciiTheme="minorHAnsi" w:eastAsiaTheme="minorEastAsia" w:hAnsiTheme="minorHAnsi"/>
          <w:noProof/>
          <w:sz w:val="22"/>
          <w:lang w:val="en-US"/>
        </w:rPr>
      </w:pPr>
      <w:ins w:id="608"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"_Toc227579069"</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31</w:t>
        </w:r>
        <w:r w:rsidRPr="00346499">
          <w:rPr>
            <w:rStyle w:val="Hyperlink"/>
            <w:noProof/>
          </w:rPr>
          <w:t xml:space="preserve"> DNP3 Application</w:t>
        </w:r>
        <w:r>
          <w:rPr>
            <w:noProof/>
            <w:webHidden/>
          </w:rPr>
          <w:tab/>
        </w:r>
        <w:r>
          <w:rPr>
            <w:noProof/>
            <w:webHidden/>
          </w:rPr>
          <w:fldChar w:fldCharType="begin"/>
        </w:r>
        <w:r>
          <w:rPr>
            <w:noProof/>
            <w:webHidden/>
          </w:rPr>
          <w:instrText xml:space="preserve"> PAGEREF _Toc227579069 \h </w:instrText>
        </w:r>
        <w:r>
          <w:rPr>
            <w:noProof/>
            <w:webHidden/>
          </w:rPr>
        </w:r>
      </w:ins>
      <w:r>
        <w:rPr>
          <w:noProof/>
          <w:webHidden/>
        </w:rPr>
        <w:fldChar w:fldCharType="separate"/>
      </w:r>
      <w:ins w:id="609" w:author="Vũ Đức Thông (VinSOC-ANBM-ANBMOT)" w:date="2026-04-20T12:01:00Z">
        <w:r>
          <w:rPr>
            <w:noProof/>
            <w:webHidden/>
          </w:rPr>
          <w:t>35</w:t>
        </w:r>
        <w:r>
          <w:rPr>
            <w:noProof/>
            <w:webHidden/>
          </w:rPr>
          <w:fldChar w:fldCharType="end"/>
        </w:r>
        <w:r w:rsidRPr="00346499">
          <w:rPr>
            <w:rStyle w:val="Hyperlink"/>
            <w:noProof/>
          </w:rPr>
          <w:fldChar w:fldCharType="end"/>
        </w:r>
      </w:ins>
    </w:p>
    <w:p w14:paraId="10AD20CE" w14:textId="270ECE93" w:rsidR="008305B7" w:rsidRDefault="008305B7">
      <w:pPr>
        <w:pStyle w:val="TableofFigures"/>
        <w:tabs>
          <w:tab w:val="right" w:leader="dot" w:pos="9458"/>
        </w:tabs>
        <w:rPr>
          <w:ins w:id="610" w:author="Vũ Đức Thông (VinSOC-ANBM-ANBMOT)" w:date="2026-04-20T12:01:00Z"/>
          <w:rFonts w:asciiTheme="minorHAnsi" w:eastAsiaTheme="minorEastAsia" w:hAnsiTheme="minorHAnsi"/>
          <w:noProof/>
          <w:sz w:val="22"/>
          <w:lang w:val="en-US"/>
        </w:rPr>
      </w:pPr>
      <w:ins w:id="611"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"_Toc227579070"</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32</w:t>
        </w:r>
        <w:r w:rsidRPr="00346499">
          <w:rPr>
            <w:rStyle w:val="Hyperlink"/>
            <w:noProof/>
          </w:rPr>
          <w:t xml:space="preserve"> ICCP</w:t>
        </w:r>
        <w:r>
          <w:rPr>
            <w:noProof/>
            <w:webHidden/>
          </w:rPr>
          <w:tab/>
        </w:r>
        <w:r>
          <w:rPr>
            <w:noProof/>
            <w:webHidden/>
          </w:rPr>
          <w:fldChar w:fldCharType="begin"/>
        </w:r>
        <w:r>
          <w:rPr>
            <w:noProof/>
            <w:webHidden/>
          </w:rPr>
          <w:instrText xml:space="preserve"> PAGEREF _Toc227579070 \h </w:instrText>
        </w:r>
        <w:r>
          <w:rPr>
            <w:noProof/>
            <w:webHidden/>
          </w:rPr>
        </w:r>
      </w:ins>
      <w:r>
        <w:rPr>
          <w:noProof/>
          <w:webHidden/>
        </w:rPr>
        <w:fldChar w:fldCharType="separate"/>
      </w:r>
      <w:ins w:id="612" w:author="Vũ Đức Thông (VinSOC-ANBM-ANBMOT)" w:date="2026-04-20T12:01:00Z">
        <w:r>
          <w:rPr>
            <w:noProof/>
            <w:webHidden/>
          </w:rPr>
          <w:t>35</w:t>
        </w:r>
        <w:r>
          <w:rPr>
            <w:noProof/>
            <w:webHidden/>
          </w:rPr>
          <w:fldChar w:fldCharType="end"/>
        </w:r>
        <w:r w:rsidRPr="00346499">
          <w:rPr>
            <w:rStyle w:val="Hyperlink"/>
            <w:noProof/>
          </w:rPr>
          <w:fldChar w:fldCharType="end"/>
        </w:r>
      </w:ins>
    </w:p>
    <w:p w14:paraId="5CD0292B" w14:textId="6A3DEB84" w:rsidR="008305B7" w:rsidRDefault="008305B7">
      <w:pPr>
        <w:pStyle w:val="TableofFigures"/>
        <w:tabs>
          <w:tab w:val="right" w:leader="dot" w:pos="9458"/>
        </w:tabs>
        <w:rPr>
          <w:ins w:id="613" w:author="Vũ Đức Thông (VinSOC-ANBM-ANBMOT)" w:date="2026-04-20T12:01:00Z"/>
          <w:rFonts w:asciiTheme="minorHAnsi" w:eastAsiaTheme="minorEastAsia" w:hAnsiTheme="minorHAnsi"/>
          <w:noProof/>
          <w:sz w:val="22"/>
          <w:lang w:val="en-US"/>
        </w:rPr>
      </w:pPr>
      <w:ins w:id="614"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"_Toc227579071"</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33</w:t>
        </w:r>
        <w:r w:rsidRPr="00346499">
          <w:rPr>
            <w:rStyle w:val="Hyperlink"/>
            <w:noProof/>
          </w:rPr>
          <w:t xml:space="preserve"> ICCP</w:t>
        </w:r>
        <w:r>
          <w:rPr>
            <w:noProof/>
            <w:webHidden/>
          </w:rPr>
          <w:tab/>
        </w:r>
        <w:r>
          <w:rPr>
            <w:noProof/>
            <w:webHidden/>
          </w:rPr>
          <w:fldChar w:fldCharType="begin"/>
        </w:r>
        <w:r>
          <w:rPr>
            <w:noProof/>
            <w:webHidden/>
          </w:rPr>
          <w:instrText xml:space="preserve"> PAGEREF _Toc227579071 \h </w:instrText>
        </w:r>
        <w:r>
          <w:rPr>
            <w:noProof/>
            <w:webHidden/>
          </w:rPr>
        </w:r>
      </w:ins>
      <w:r>
        <w:rPr>
          <w:noProof/>
          <w:webHidden/>
        </w:rPr>
        <w:fldChar w:fldCharType="separate"/>
      </w:r>
      <w:ins w:id="615" w:author="Vũ Đức Thông (VinSOC-ANBM-ANBMOT)" w:date="2026-04-20T12:01:00Z">
        <w:r>
          <w:rPr>
            <w:noProof/>
            <w:webHidden/>
          </w:rPr>
          <w:t>36</w:t>
        </w:r>
        <w:r>
          <w:rPr>
            <w:noProof/>
            <w:webHidden/>
          </w:rPr>
          <w:fldChar w:fldCharType="end"/>
        </w:r>
        <w:r w:rsidRPr="00346499">
          <w:rPr>
            <w:rStyle w:val="Hyperlink"/>
            <w:noProof/>
          </w:rPr>
          <w:fldChar w:fldCharType="end"/>
        </w:r>
      </w:ins>
    </w:p>
    <w:p w14:paraId="38C84883" w14:textId="59B32CC2" w:rsidR="008305B7" w:rsidRDefault="008305B7">
      <w:pPr>
        <w:pStyle w:val="TableofFigures"/>
        <w:tabs>
          <w:tab w:val="right" w:leader="dot" w:pos="9458"/>
        </w:tabs>
        <w:rPr>
          <w:ins w:id="616" w:author="Vũ Đức Thông (VinSOC-ANBM-ANBMOT)" w:date="2026-04-20T12:01:00Z"/>
          <w:rFonts w:asciiTheme="minorHAnsi" w:eastAsiaTheme="minorEastAsia" w:hAnsiTheme="minorHAnsi"/>
          <w:noProof/>
          <w:sz w:val="22"/>
          <w:lang w:val="en-US"/>
        </w:rPr>
      </w:pPr>
      <w:ins w:id="617"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"_Toc227579072"</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34</w:t>
        </w:r>
        <w:r w:rsidRPr="00346499">
          <w:rPr>
            <w:rStyle w:val="Hyperlink"/>
            <w:noProof/>
          </w:rPr>
          <w:t xml:space="preserve"> FieldBus</w:t>
        </w:r>
        <w:r>
          <w:rPr>
            <w:noProof/>
            <w:webHidden/>
          </w:rPr>
          <w:tab/>
        </w:r>
        <w:r>
          <w:rPr>
            <w:noProof/>
            <w:webHidden/>
          </w:rPr>
          <w:fldChar w:fldCharType="begin"/>
        </w:r>
        <w:r>
          <w:rPr>
            <w:noProof/>
            <w:webHidden/>
          </w:rPr>
          <w:instrText xml:space="preserve"> PAGEREF _Toc227579072 \h </w:instrText>
        </w:r>
        <w:r>
          <w:rPr>
            <w:noProof/>
            <w:webHidden/>
          </w:rPr>
        </w:r>
      </w:ins>
      <w:r>
        <w:rPr>
          <w:noProof/>
          <w:webHidden/>
        </w:rPr>
        <w:fldChar w:fldCharType="separate"/>
      </w:r>
      <w:ins w:id="618" w:author="Vũ Đức Thông (VinSOC-ANBM-ANBMOT)" w:date="2026-04-20T12:01:00Z">
        <w:r>
          <w:rPr>
            <w:noProof/>
            <w:webHidden/>
          </w:rPr>
          <w:t>37</w:t>
        </w:r>
        <w:r>
          <w:rPr>
            <w:noProof/>
            <w:webHidden/>
          </w:rPr>
          <w:fldChar w:fldCharType="end"/>
        </w:r>
        <w:r w:rsidRPr="00346499">
          <w:rPr>
            <w:rStyle w:val="Hyperlink"/>
            <w:noProof/>
          </w:rPr>
          <w:fldChar w:fldCharType="end"/>
        </w:r>
      </w:ins>
    </w:p>
    <w:p w14:paraId="7692A706" w14:textId="0F451219" w:rsidR="008305B7" w:rsidRDefault="008305B7">
      <w:pPr>
        <w:pStyle w:val="TableofFigures"/>
        <w:tabs>
          <w:tab w:val="right" w:leader="dot" w:pos="9458"/>
        </w:tabs>
        <w:rPr>
          <w:ins w:id="619" w:author="Vũ Đức Thông (VinSOC-ANBM-ANBMOT)" w:date="2026-04-20T12:01:00Z"/>
          <w:rFonts w:asciiTheme="minorHAnsi" w:eastAsiaTheme="minorEastAsia" w:hAnsiTheme="minorHAnsi"/>
          <w:noProof/>
          <w:sz w:val="22"/>
          <w:lang w:val="en-US"/>
        </w:rPr>
      </w:pPr>
      <w:ins w:id="620"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"_Toc227579073"</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35</w:t>
        </w:r>
        <w:r w:rsidRPr="00346499">
          <w:rPr>
            <w:rStyle w:val="Hyperlink"/>
            <w:noProof/>
          </w:rPr>
          <w:t xml:space="preserve"> Các level của Field Bus</w:t>
        </w:r>
        <w:r>
          <w:rPr>
            <w:noProof/>
            <w:webHidden/>
          </w:rPr>
          <w:tab/>
        </w:r>
        <w:r>
          <w:rPr>
            <w:noProof/>
            <w:webHidden/>
          </w:rPr>
          <w:fldChar w:fldCharType="begin"/>
        </w:r>
        <w:r>
          <w:rPr>
            <w:noProof/>
            <w:webHidden/>
          </w:rPr>
          <w:instrText xml:space="preserve"> PAGEREF _Toc227579073 \h </w:instrText>
        </w:r>
        <w:r>
          <w:rPr>
            <w:noProof/>
            <w:webHidden/>
          </w:rPr>
        </w:r>
      </w:ins>
      <w:r>
        <w:rPr>
          <w:noProof/>
          <w:webHidden/>
        </w:rPr>
        <w:fldChar w:fldCharType="separate"/>
      </w:r>
      <w:ins w:id="621" w:author="Vũ Đức Thông (VinSOC-ANBM-ANBMOT)" w:date="2026-04-20T12:01:00Z">
        <w:r>
          <w:rPr>
            <w:noProof/>
            <w:webHidden/>
          </w:rPr>
          <w:t>38</w:t>
        </w:r>
        <w:r>
          <w:rPr>
            <w:noProof/>
            <w:webHidden/>
          </w:rPr>
          <w:fldChar w:fldCharType="end"/>
        </w:r>
        <w:r w:rsidRPr="00346499">
          <w:rPr>
            <w:rStyle w:val="Hyperlink"/>
            <w:noProof/>
          </w:rPr>
          <w:fldChar w:fldCharType="end"/>
        </w:r>
      </w:ins>
    </w:p>
    <w:p w14:paraId="731E7E6C" w14:textId="6612F480" w:rsidR="008305B7" w:rsidRDefault="008305B7">
      <w:pPr>
        <w:pStyle w:val="TableofFigures"/>
        <w:tabs>
          <w:tab w:val="right" w:leader="dot" w:pos="9458"/>
        </w:tabs>
        <w:rPr>
          <w:ins w:id="622" w:author="Vũ Đức Thông (VinSOC-ANBM-ANBMOT)" w:date="2026-04-20T12:01:00Z"/>
          <w:rFonts w:asciiTheme="minorHAnsi" w:eastAsiaTheme="minorEastAsia" w:hAnsiTheme="minorHAnsi"/>
          <w:noProof/>
          <w:sz w:val="22"/>
          <w:lang w:val="en-US"/>
        </w:rPr>
      </w:pPr>
      <w:ins w:id="623"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"_Toc227579074"</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36</w:t>
        </w:r>
        <w:r w:rsidRPr="00346499">
          <w:rPr>
            <w:rStyle w:val="Hyperlink"/>
            <w:noProof/>
          </w:rPr>
          <w:t xml:space="preserve"> So sánh OSI với mô hình Field bus</w:t>
        </w:r>
        <w:r>
          <w:rPr>
            <w:noProof/>
            <w:webHidden/>
          </w:rPr>
          <w:tab/>
        </w:r>
        <w:r>
          <w:rPr>
            <w:noProof/>
            <w:webHidden/>
          </w:rPr>
          <w:fldChar w:fldCharType="begin"/>
        </w:r>
        <w:r>
          <w:rPr>
            <w:noProof/>
            <w:webHidden/>
          </w:rPr>
          <w:instrText xml:space="preserve"> PAGEREF _Toc227579074 \h </w:instrText>
        </w:r>
        <w:r>
          <w:rPr>
            <w:noProof/>
            <w:webHidden/>
          </w:rPr>
        </w:r>
      </w:ins>
      <w:r>
        <w:rPr>
          <w:noProof/>
          <w:webHidden/>
        </w:rPr>
        <w:fldChar w:fldCharType="separate"/>
      </w:r>
      <w:ins w:id="624" w:author="Vũ Đức Thông (VinSOC-ANBM-ANBMOT)" w:date="2026-04-20T12:01:00Z">
        <w:r>
          <w:rPr>
            <w:noProof/>
            <w:webHidden/>
          </w:rPr>
          <w:t>39</w:t>
        </w:r>
        <w:r>
          <w:rPr>
            <w:noProof/>
            <w:webHidden/>
          </w:rPr>
          <w:fldChar w:fldCharType="end"/>
        </w:r>
        <w:r w:rsidRPr="00346499">
          <w:rPr>
            <w:rStyle w:val="Hyperlink"/>
            <w:noProof/>
          </w:rPr>
          <w:fldChar w:fldCharType="end"/>
        </w:r>
      </w:ins>
    </w:p>
    <w:p w14:paraId="73E4EF24" w14:textId="1E959D1E" w:rsidR="008305B7" w:rsidRDefault="008305B7">
      <w:pPr>
        <w:pStyle w:val="TableofFigures"/>
        <w:tabs>
          <w:tab w:val="right" w:leader="dot" w:pos="9458"/>
        </w:tabs>
        <w:rPr>
          <w:ins w:id="625" w:author="Vũ Đức Thông (VinSOC-ANBM-ANBMOT)" w:date="2026-04-20T12:01:00Z"/>
          <w:rFonts w:asciiTheme="minorHAnsi" w:eastAsiaTheme="minorEastAsia" w:hAnsiTheme="minorHAnsi"/>
          <w:noProof/>
          <w:sz w:val="22"/>
          <w:lang w:val="en-US"/>
        </w:rPr>
      </w:pPr>
      <w:ins w:id="626"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"_Toc227579075"</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37</w:t>
        </w:r>
        <w:r w:rsidRPr="00346499">
          <w:rPr>
            <w:rStyle w:val="Hyperlink"/>
            <w:noProof/>
          </w:rPr>
          <w:t xml:space="preserve"> Profibus</w:t>
        </w:r>
        <w:r>
          <w:rPr>
            <w:noProof/>
            <w:webHidden/>
          </w:rPr>
          <w:tab/>
        </w:r>
        <w:r>
          <w:rPr>
            <w:noProof/>
            <w:webHidden/>
          </w:rPr>
          <w:fldChar w:fldCharType="begin"/>
        </w:r>
        <w:r>
          <w:rPr>
            <w:noProof/>
            <w:webHidden/>
          </w:rPr>
          <w:instrText xml:space="preserve"> PAGEREF _Toc227579075 \h </w:instrText>
        </w:r>
        <w:r>
          <w:rPr>
            <w:noProof/>
            <w:webHidden/>
          </w:rPr>
        </w:r>
      </w:ins>
      <w:r>
        <w:rPr>
          <w:noProof/>
          <w:webHidden/>
        </w:rPr>
        <w:fldChar w:fldCharType="separate"/>
      </w:r>
      <w:ins w:id="627" w:author="Vũ Đức Thông (VinSOC-ANBM-ANBMOT)" w:date="2026-04-20T12:01:00Z">
        <w:r>
          <w:rPr>
            <w:noProof/>
            <w:webHidden/>
          </w:rPr>
          <w:t>40</w:t>
        </w:r>
        <w:r>
          <w:rPr>
            <w:noProof/>
            <w:webHidden/>
          </w:rPr>
          <w:fldChar w:fldCharType="end"/>
        </w:r>
        <w:r w:rsidRPr="00346499">
          <w:rPr>
            <w:rStyle w:val="Hyperlink"/>
            <w:noProof/>
          </w:rPr>
          <w:fldChar w:fldCharType="end"/>
        </w:r>
      </w:ins>
    </w:p>
    <w:p w14:paraId="30B7264D" w14:textId="19C8246B" w:rsidR="008305B7" w:rsidRDefault="008305B7">
      <w:pPr>
        <w:pStyle w:val="TableofFigures"/>
        <w:tabs>
          <w:tab w:val="right" w:leader="dot" w:pos="9458"/>
        </w:tabs>
        <w:rPr>
          <w:ins w:id="628" w:author="Vũ Đức Thông (VinSOC-ANBM-ANBMOT)" w:date="2026-04-20T12:01:00Z"/>
          <w:rFonts w:asciiTheme="minorHAnsi" w:eastAsiaTheme="minorEastAsia" w:hAnsiTheme="minorHAnsi"/>
          <w:noProof/>
          <w:sz w:val="22"/>
          <w:lang w:val="en-US"/>
        </w:rPr>
      </w:pPr>
      <w:ins w:id="629"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"_Toc227579076"</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38</w:t>
        </w:r>
        <w:r w:rsidRPr="00346499">
          <w:rPr>
            <w:rStyle w:val="Hyperlink"/>
            <w:noProof/>
          </w:rPr>
          <w:t xml:space="preserve"> Profibus</w:t>
        </w:r>
        <w:r>
          <w:rPr>
            <w:noProof/>
            <w:webHidden/>
          </w:rPr>
          <w:tab/>
        </w:r>
        <w:r>
          <w:rPr>
            <w:noProof/>
            <w:webHidden/>
          </w:rPr>
          <w:fldChar w:fldCharType="begin"/>
        </w:r>
        <w:r>
          <w:rPr>
            <w:noProof/>
            <w:webHidden/>
          </w:rPr>
          <w:instrText xml:space="preserve"> PAGEREF _Toc227579076 \h </w:instrText>
        </w:r>
        <w:r>
          <w:rPr>
            <w:noProof/>
            <w:webHidden/>
          </w:rPr>
        </w:r>
      </w:ins>
      <w:r>
        <w:rPr>
          <w:noProof/>
          <w:webHidden/>
        </w:rPr>
        <w:fldChar w:fldCharType="separate"/>
      </w:r>
      <w:ins w:id="630" w:author="Vũ Đức Thông (VinSOC-ANBM-ANBMOT)" w:date="2026-04-20T12:01:00Z">
        <w:r>
          <w:rPr>
            <w:noProof/>
            <w:webHidden/>
          </w:rPr>
          <w:t>41</w:t>
        </w:r>
        <w:r>
          <w:rPr>
            <w:noProof/>
            <w:webHidden/>
          </w:rPr>
          <w:fldChar w:fldCharType="end"/>
        </w:r>
        <w:r w:rsidRPr="00346499">
          <w:rPr>
            <w:rStyle w:val="Hyperlink"/>
            <w:noProof/>
          </w:rPr>
          <w:fldChar w:fldCharType="end"/>
        </w:r>
      </w:ins>
    </w:p>
    <w:p w14:paraId="7D4512F0" w14:textId="5C02A4C7" w:rsidR="008305B7" w:rsidRDefault="008305B7">
      <w:pPr>
        <w:pStyle w:val="TableofFigures"/>
        <w:tabs>
          <w:tab w:val="right" w:leader="dot" w:pos="9458"/>
        </w:tabs>
        <w:rPr>
          <w:ins w:id="631" w:author="Vũ Đức Thông (VinSOC-ANBM-ANBMOT)" w:date="2026-04-20T12:01:00Z"/>
          <w:rFonts w:asciiTheme="minorHAnsi" w:eastAsiaTheme="minorEastAsia" w:hAnsiTheme="minorHAnsi"/>
          <w:noProof/>
          <w:sz w:val="22"/>
          <w:lang w:val="en-US"/>
        </w:rPr>
      </w:pPr>
      <w:ins w:id="632"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"_Toc227579077"</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39</w:t>
        </w:r>
        <w:r w:rsidRPr="00346499">
          <w:rPr>
            <w:rStyle w:val="Hyperlink"/>
            <w:noProof/>
          </w:rPr>
          <w:t xml:space="preserve"> OPC</w:t>
        </w:r>
        <w:r>
          <w:rPr>
            <w:noProof/>
            <w:webHidden/>
          </w:rPr>
          <w:tab/>
        </w:r>
        <w:r>
          <w:rPr>
            <w:noProof/>
            <w:webHidden/>
          </w:rPr>
          <w:fldChar w:fldCharType="begin"/>
        </w:r>
        <w:r>
          <w:rPr>
            <w:noProof/>
            <w:webHidden/>
          </w:rPr>
          <w:instrText xml:space="preserve"> PAGEREF _Toc227579077 \h </w:instrText>
        </w:r>
        <w:r>
          <w:rPr>
            <w:noProof/>
            <w:webHidden/>
          </w:rPr>
        </w:r>
      </w:ins>
      <w:r>
        <w:rPr>
          <w:noProof/>
          <w:webHidden/>
        </w:rPr>
        <w:fldChar w:fldCharType="separate"/>
      </w:r>
      <w:ins w:id="633" w:author="Vũ Đức Thông (VinSOC-ANBM-ANBMOT)" w:date="2026-04-20T12:01:00Z">
        <w:r>
          <w:rPr>
            <w:noProof/>
            <w:webHidden/>
          </w:rPr>
          <w:t>42</w:t>
        </w:r>
        <w:r>
          <w:rPr>
            <w:noProof/>
            <w:webHidden/>
          </w:rPr>
          <w:fldChar w:fldCharType="end"/>
        </w:r>
        <w:r w:rsidRPr="00346499">
          <w:rPr>
            <w:rStyle w:val="Hyperlink"/>
            <w:noProof/>
          </w:rPr>
          <w:fldChar w:fldCharType="end"/>
        </w:r>
      </w:ins>
    </w:p>
    <w:p w14:paraId="5DF47F84" w14:textId="38A31799" w:rsidR="008305B7" w:rsidRDefault="008305B7">
      <w:pPr>
        <w:pStyle w:val="TableofFigures"/>
        <w:tabs>
          <w:tab w:val="right" w:leader="dot" w:pos="9458"/>
        </w:tabs>
        <w:rPr>
          <w:ins w:id="634" w:author="Vũ Đức Thông (VinSOC-ANBM-ANBMOT)" w:date="2026-04-20T12:01:00Z"/>
          <w:rFonts w:asciiTheme="minorHAnsi" w:eastAsiaTheme="minorEastAsia" w:hAnsiTheme="minorHAnsi"/>
          <w:noProof/>
          <w:sz w:val="22"/>
          <w:lang w:val="en-US"/>
        </w:rPr>
      </w:pPr>
      <w:ins w:id="635"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"_Toc227579078"</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40</w:t>
        </w:r>
        <w:r w:rsidRPr="00346499">
          <w:rPr>
            <w:rStyle w:val="Hyperlink"/>
            <w:noProof/>
          </w:rPr>
          <w:t xml:space="preserve"> OPC classic specifications</w:t>
        </w:r>
        <w:r>
          <w:rPr>
            <w:noProof/>
            <w:webHidden/>
          </w:rPr>
          <w:tab/>
        </w:r>
        <w:r>
          <w:rPr>
            <w:noProof/>
            <w:webHidden/>
          </w:rPr>
          <w:fldChar w:fldCharType="begin"/>
        </w:r>
        <w:r>
          <w:rPr>
            <w:noProof/>
            <w:webHidden/>
          </w:rPr>
          <w:instrText xml:space="preserve"> PAGEREF _Toc227579078 \h </w:instrText>
        </w:r>
        <w:r>
          <w:rPr>
            <w:noProof/>
            <w:webHidden/>
          </w:rPr>
        </w:r>
      </w:ins>
      <w:r>
        <w:rPr>
          <w:noProof/>
          <w:webHidden/>
        </w:rPr>
        <w:fldChar w:fldCharType="separate"/>
      </w:r>
      <w:ins w:id="636" w:author="Vũ Đức Thông (VinSOC-ANBM-ANBMOT)" w:date="2026-04-20T12:01:00Z">
        <w:r>
          <w:rPr>
            <w:noProof/>
            <w:webHidden/>
          </w:rPr>
          <w:t>42</w:t>
        </w:r>
        <w:r>
          <w:rPr>
            <w:noProof/>
            <w:webHidden/>
          </w:rPr>
          <w:fldChar w:fldCharType="end"/>
        </w:r>
        <w:r w:rsidRPr="00346499">
          <w:rPr>
            <w:rStyle w:val="Hyperlink"/>
            <w:noProof/>
          </w:rPr>
          <w:fldChar w:fldCharType="end"/>
        </w:r>
      </w:ins>
    </w:p>
    <w:p w14:paraId="07CCCE63" w14:textId="51E7BC4A" w:rsidR="008305B7" w:rsidRDefault="008305B7">
      <w:pPr>
        <w:pStyle w:val="TableofFigures"/>
        <w:tabs>
          <w:tab w:val="right" w:leader="dot" w:pos="9458"/>
        </w:tabs>
        <w:rPr>
          <w:ins w:id="637" w:author="Vũ Đức Thông (VinSOC-ANBM-ANBMOT)" w:date="2026-04-20T12:01:00Z"/>
          <w:rFonts w:asciiTheme="minorHAnsi" w:eastAsiaTheme="minorEastAsia" w:hAnsiTheme="minorHAnsi"/>
          <w:noProof/>
          <w:sz w:val="22"/>
          <w:lang w:val="en-US"/>
        </w:rPr>
      </w:pPr>
      <w:ins w:id="638"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"_Toc227579079"</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41</w:t>
        </w:r>
        <w:r w:rsidRPr="00346499">
          <w:rPr>
            <w:rStyle w:val="Hyperlink"/>
            <w:noProof/>
          </w:rPr>
          <w:t xml:space="preserve"> OPC kiến trúc</w:t>
        </w:r>
        <w:r>
          <w:rPr>
            <w:noProof/>
            <w:webHidden/>
          </w:rPr>
          <w:tab/>
        </w:r>
        <w:r>
          <w:rPr>
            <w:noProof/>
            <w:webHidden/>
          </w:rPr>
          <w:fldChar w:fldCharType="begin"/>
        </w:r>
        <w:r>
          <w:rPr>
            <w:noProof/>
            <w:webHidden/>
          </w:rPr>
          <w:instrText xml:space="preserve"> PAGEREF _Toc227579079 \h </w:instrText>
        </w:r>
        <w:r>
          <w:rPr>
            <w:noProof/>
            <w:webHidden/>
          </w:rPr>
        </w:r>
      </w:ins>
      <w:r>
        <w:rPr>
          <w:noProof/>
          <w:webHidden/>
        </w:rPr>
        <w:fldChar w:fldCharType="separate"/>
      </w:r>
      <w:ins w:id="639" w:author="Vũ Đức Thông (VinSOC-ANBM-ANBMOT)" w:date="2026-04-20T12:01:00Z">
        <w:r>
          <w:rPr>
            <w:noProof/>
            <w:webHidden/>
          </w:rPr>
          <w:t>43</w:t>
        </w:r>
        <w:r>
          <w:rPr>
            <w:noProof/>
            <w:webHidden/>
          </w:rPr>
          <w:fldChar w:fldCharType="end"/>
        </w:r>
        <w:r w:rsidRPr="00346499">
          <w:rPr>
            <w:rStyle w:val="Hyperlink"/>
            <w:noProof/>
          </w:rPr>
          <w:fldChar w:fldCharType="end"/>
        </w:r>
      </w:ins>
    </w:p>
    <w:p w14:paraId="571660DD" w14:textId="1F99E7C1" w:rsidR="008305B7" w:rsidRDefault="008305B7">
      <w:pPr>
        <w:pStyle w:val="TableofFigures"/>
        <w:tabs>
          <w:tab w:val="right" w:leader="dot" w:pos="9458"/>
        </w:tabs>
        <w:rPr>
          <w:ins w:id="640" w:author="Vũ Đức Thông (VinSOC-ANBM-ANBMOT)" w:date="2026-04-20T12:01:00Z"/>
          <w:rFonts w:asciiTheme="minorHAnsi" w:eastAsiaTheme="minorEastAsia" w:hAnsiTheme="minorHAnsi"/>
          <w:noProof/>
          <w:sz w:val="22"/>
          <w:lang w:val="en-US"/>
        </w:rPr>
      </w:pPr>
      <w:ins w:id="641"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"_Toc227579080"</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42</w:t>
        </w:r>
        <w:r w:rsidRPr="00346499">
          <w:rPr>
            <w:rStyle w:val="Hyperlink"/>
            <w:noProof/>
          </w:rPr>
          <w:t xml:space="preserve"> OPC popular</w:t>
        </w:r>
        <w:r>
          <w:rPr>
            <w:noProof/>
            <w:webHidden/>
          </w:rPr>
          <w:tab/>
        </w:r>
        <w:r>
          <w:rPr>
            <w:noProof/>
            <w:webHidden/>
          </w:rPr>
          <w:fldChar w:fldCharType="begin"/>
        </w:r>
        <w:r>
          <w:rPr>
            <w:noProof/>
            <w:webHidden/>
          </w:rPr>
          <w:instrText xml:space="preserve"> PAGEREF _Toc227579080 \h </w:instrText>
        </w:r>
        <w:r>
          <w:rPr>
            <w:noProof/>
            <w:webHidden/>
          </w:rPr>
        </w:r>
      </w:ins>
      <w:r>
        <w:rPr>
          <w:noProof/>
          <w:webHidden/>
        </w:rPr>
        <w:fldChar w:fldCharType="separate"/>
      </w:r>
      <w:ins w:id="642" w:author="Vũ Đức Thông (VinSOC-ANBM-ANBMOT)" w:date="2026-04-20T12:01:00Z">
        <w:r>
          <w:rPr>
            <w:noProof/>
            <w:webHidden/>
          </w:rPr>
          <w:t>44</w:t>
        </w:r>
        <w:r>
          <w:rPr>
            <w:noProof/>
            <w:webHidden/>
          </w:rPr>
          <w:fldChar w:fldCharType="end"/>
        </w:r>
        <w:r w:rsidRPr="00346499">
          <w:rPr>
            <w:rStyle w:val="Hyperlink"/>
            <w:noProof/>
          </w:rPr>
          <w:fldChar w:fldCharType="end"/>
        </w:r>
      </w:ins>
    </w:p>
    <w:p w14:paraId="108EE145" w14:textId="1A8B00AF" w:rsidR="008305B7" w:rsidRDefault="008305B7">
      <w:pPr>
        <w:pStyle w:val="TableofFigures"/>
        <w:tabs>
          <w:tab w:val="right" w:leader="dot" w:pos="9458"/>
        </w:tabs>
        <w:rPr>
          <w:ins w:id="643" w:author="Vũ Đức Thông (VinSOC-ANBM-ANBMOT)" w:date="2026-04-20T12:01:00Z"/>
          <w:rFonts w:asciiTheme="minorHAnsi" w:eastAsiaTheme="minorEastAsia" w:hAnsiTheme="minorHAnsi"/>
          <w:noProof/>
          <w:sz w:val="22"/>
          <w:lang w:val="en-US"/>
        </w:rPr>
      </w:pPr>
      <w:ins w:id="644" w:author="Vũ Đức Thông (VinSOC-ANBM-ANBMOT)" w:date="2026-04-20T12:01:00Z">
        <w:r w:rsidRPr="00346499">
          <w:rPr>
            <w:rStyle w:val="Hyperlink"/>
            <w:noProof/>
          </w:rPr>
          <w:fldChar w:fldCharType="begin"/>
        </w:r>
        <w:r w:rsidRPr="00346499">
          <w:rPr>
            <w:rStyle w:val="Hyperlink"/>
            <w:noProof/>
          </w:rPr>
          <w:instrText xml:space="preserve"> </w:instrText>
        </w:r>
        <w:r>
          <w:rPr>
            <w:noProof/>
          </w:rPr>
          <w:instrText>HYPERLINK \l "_Toc227579081"</w:instrText>
        </w:r>
        <w:r w:rsidRPr="00346499">
          <w:rPr>
            <w:rStyle w:val="Hyperlink"/>
            <w:noProof/>
          </w:rPr>
          <w:instrText xml:space="preserve"> </w:instrText>
        </w:r>
        <w:r w:rsidRPr="00346499">
          <w:rPr>
            <w:rStyle w:val="Hyperlink"/>
            <w:noProof/>
          </w:rPr>
        </w:r>
        <w:r w:rsidRPr="00346499">
          <w:rPr>
            <w:rStyle w:val="Hyperlink"/>
            <w:noProof/>
          </w:rPr>
          <w:fldChar w:fldCharType="separate"/>
        </w:r>
        <w:r w:rsidRPr="00346499">
          <w:rPr>
            <w:rStyle w:val="Hyperlink"/>
            <w:rFonts w:cs="Times New Roman"/>
            <w:noProof/>
          </w:rPr>
          <w:t>Hình 43</w:t>
        </w:r>
        <w:r w:rsidRPr="00346499">
          <w:rPr>
            <w:rStyle w:val="Hyperlink"/>
            <w:noProof/>
          </w:rPr>
          <w:t xml:space="preserve"> Giao tiếp với các phần cứng , rồi dịch ngôn ngữ</w:t>
        </w:r>
        <w:r>
          <w:rPr>
            <w:noProof/>
            <w:webHidden/>
          </w:rPr>
          <w:tab/>
        </w:r>
        <w:r>
          <w:rPr>
            <w:noProof/>
            <w:webHidden/>
          </w:rPr>
          <w:fldChar w:fldCharType="begin"/>
        </w:r>
        <w:r>
          <w:rPr>
            <w:noProof/>
            <w:webHidden/>
          </w:rPr>
          <w:instrText xml:space="preserve"> PAGEREF _Toc227579081 \h </w:instrText>
        </w:r>
        <w:r>
          <w:rPr>
            <w:noProof/>
            <w:webHidden/>
          </w:rPr>
        </w:r>
      </w:ins>
      <w:r>
        <w:rPr>
          <w:noProof/>
          <w:webHidden/>
        </w:rPr>
        <w:fldChar w:fldCharType="separate"/>
      </w:r>
      <w:ins w:id="645" w:author="Vũ Đức Thông (VinSOC-ANBM-ANBMOT)" w:date="2026-04-20T12:01:00Z">
        <w:r>
          <w:rPr>
            <w:noProof/>
            <w:webHidden/>
          </w:rPr>
          <w:t>44</w:t>
        </w:r>
        <w:r>
          <w:rPr>
            <w:noProof/>
            <w:webHidden/>
          </w:rPr>
          <w:fldChar w:fldCharType="end"/>
        </w:r>
        <w:r w:rsidRPr="00346499">
          <w:rPr>
            <w:rStyle w:val="Hyperlink"/>
            <w:noProof/>
          </w:rPr>
          <w:fldChar w:fldCharType="end"/>
        </w:r>
      </w:ins>
    </w:p>
    <w:p w14:paraId="36BDA23D" w14:textId="5464C585" w:rsidR="00DC4672" w:rsidDel="008305B7" w:rsidRDefault="00DC4672">
      <w:pPr>
        <w:pStyle w:val="TableofFigures"/>
        <w:tabs>
          <w:tab w:val="right" w:leader="dot" w:pos="9458"/>
        </w:tabs>
        <w:rPr>
          <w:del w:id="646" w:author="Vũ Đức Thông (VinSOC-ANBM-ANBMOT)" w:date="2026-04-20T12:01:00Z"/>
          <w:rFonts w:asciiTheme="minorHAnsi" w:eastAsiaTheme="minorEastAsia" w:hAnsiTheme="minorHAnsi"/>
          <w:noProof/>
          <w:sz w:val="22"/>
          <w:lang w:val="en-US"/>
        </w:rPr>
      </w:pPr>
      <w:del w:id="647" w:author="Vũ Đức Thông (VinSOC-ANBM-ANBMOT)" w:date="2026-04-20T12:01:00Z">
        <w:r w:rsidRPr="008305B7" w:rsidDel="008305B7">
          <w:rPr>
            <w:rStyle w:val="Hyperlink"/>
            <w:rFonts w:cs="Times New Roman"/>
            <w:noProof/>
            <w:rPrChange w:id="648" w:author="Vũ Đức Thông (VinSOC-ANBM-ANBMOT)" w:date="2026-04-20T12:01:00Z">
              <w:rPr>
                <w:rStyle w:val="Hyperlink"/>
                <w:rFonts w:cs="Times New Roman"/>
                <w:noProof/>
              </w:rPr>
            </w:rPrChange>
          </w:rPr>
          <w:lastRenderedPageBreak/>
          <w:delText>Hình 1</w:delText>
        </w:r>
        <w:r w:rsidRPr="008305B7" w:rsidDel="008305B7">
          <w:rPr>
            <w:rStyle w:val="Hyperlink"/>
            <w:noProof/>
            <w:rPrChange w:id="649" w:author="Vũ Đức Thông (VinSOC-ANBM-ANBMOT)" w:date="2026-04-20T12:01:00Z">
              <w:rPr>
                <w:rStyle w:val="Hyperlink"/>
                <w:noProof/>
              </w:rPr>
            </w:rPrChange>
          </w:rPr>
          <w:delText xml:space="preserve"> Các thành phần</w:delText>
        </w:r>
        <w:r w:rsidDel="008305B7">
          <w:rPr>
            <w:noProof/>
            <w:webHidden/>
          </w:rPr>
          <w:tab/>
          <w:delText>8</w:delText>
        </w:r>
      </w:del>
    </w:p>
    <w:p w14:paraId="2405D049" w14:textId="18304E55" w:rsidR="00DC4672" w:rsidDel="008305B7" w:rsidRDefault="00DC4672">
      <w:pPr>
        <w:pStyle w:val="TableofFigures"/>
        <w:tabs>
          <w:tab w:val="right" w:leader="dot" w:pos="9458"/>
        </w:tabs>
        <w:rPr>
          <w:del w:id="650" w:author="Vũ Đức Thông (VinSOC-ANBM-ANBMOT)" w:date="2026-04-20T12:01:00Z"/>
          <w:rFonts w:asciiTheme="minorHAnsi" w:eastAsiaTheme="minorEastAsia" w:hAnsiTheme="minorHAnsi"/>
          <w:noProof/>
          <w:sz w:val="22"/>
          <w:lang w:val="en-US"/>
        </w:rPr>
      </w:pPr>
      <w:del w:id="651" w:author="Vũ Đức Thông (VinSOC-ANBM-ANBMOT)" w:date="2026-04-20T12:01:00Z">
        <w:r w:rsidRPr="008305B7" w:rsidDel="008305B7">
          <w:rPr>
            <w:rStyle w:val="Hyperlink"/>
            <w:rFonts w:cs="Times New Roman"/>
            <w:noProof/>
            <w:rPrChange w:id="652" w:author="Vũ Đức Thông (VinSOC-ANBM-ANBMOT)" w:date="2026-04-20T12:01:00Z">
              <w:rPr>
                <w:rStyle w:val="Hyperlink"/>
                <w:rFonts w:cs="Times New Roman"/>
                <w:noProof/>
              </w:rPr>
            </w:rPrChange>
          </w:rPr>
          <w:delText>Hình 2</w:delText>
        </w:r>
        <w:r w:rsidRPr="008305B7" w:rsidDel="008305B7">
          <w:rPr>
            <w:rStyle w:val="Hyperlink"/>
            <w:noProof/>
            <w:rPrChange w:id="653" w:author="Vũ Đức Thông (VinSOC-ANBM-ANBMOT)" w:date="2026-04-20T12:01:00Z">
              <w:rPr>
                <w:rStyle w:val="Hyperlink"/>
                <w:noProof/>
              </w:rPr>
            </w:rPrChange>
          </w:rPr>
          <w:delText xml:space="preserve"> Bộ điều khiển thiết bị ( field device)</w:delText>
        </w:r>
        <w:r w:rsidDel="008305B7">
          <w:rPr>
            <w:noProof/>
            <w:webHidden/>
          </w:rPr>
          <w:tab/>
          <w:delText>9</w:delText>
        </w:r>
      </w:del>
    </w:p>
    <w:p w14:paraId="0E1436FF" w14:textId="6DD598A2" w:rsidR="00DC4672" w:rsidDel="008305B7" w:rsidRDefault="00DC4672">
      <w:pPr>
        <w:pStyle w:val="TableofFigures"/>
        <w:tabs>
          <w:tab w:val="right" w:leader="dot" w:pos="9458"/>
        </w:tabs>
        <w:rPr>
          <w:del w:id="654" w:author="Vũ Đức Thông (VinSOC-ANBM-ANBMOT)" w:date="2026-04-20T12:01:00Z"/>
          <w:rFonts w:asciiTheme="minorHAnsi" w:eastAsiaTheme="minorEastAsia" w:hAnsiTheme="minorHAnsi"/>
          <w:noProof/>
          <w:sz w:val="22"/>
          <w:lang w:val="en-US"/>
        </w:rPr>
      </w:pPr>
      <w:del w:id="655" w:author="Vũ Đức Thông (VinSOC-ANBM-ANBMOT)" w:date="2026-04-20T12:01:00Z">
        <w:r w:rsidRPr="008305B7" w:rsidDel="008305B7">
          <w:rPr>
            <w:rStyle w:val="Hyperlink"/>
            <w:rFonts w:cs="Times New Roman"/>
            <w:noProof/>
            <w:rPrChange w:id="656" w:author="Vũ Đức Thông (VinSOC-ANBM-ANBMOT)" w:date="2026-04-20T12:01:00Z">
              <w:rPr>
                <w:rStyle w:val="Hyperlink"/>
                <w:rFonts w:cs="Times New Roman"/>
                <w:noProof/>
              </w:rPr>
            </w:rPrChange>
          </w:rPr>
          <w:delText>Hình 3</w:delText>
        </w:r>
        <w:r w:rsidRPr="008305B7" w:rsidDel="008305B7">
          <w:rPr>
            <w:rStyle w:val="Hyperlink"/>
            <w:noProof/>
            <w:rPrChange w:id="657" w:author="Vũ Đức Thông (VinSOC-ANBM-ANBMOT)" w:date="2026-04-20T12:01:00Z">
              <w:rPr>
                <w:rStyle w:val="Hyperlink"/>
                <w:noProof/>
              </w:rPr>
            </w:rPrChange>
          </w:rPr>
          <w:delText xml:space="preserve"> Field Controller( điều khiển hiện trường)</w:delText>
        </w:r>
        <w:r w:rsidDel="008305B7">
          <w:rPr>
            <w:noProof/>
            <w:webHidden/>
          </w:rPr>
          <w:tab/>
          <w:delText>9</w:delText>
        </w:r>
      </w:del>
    </w:p>
    <w:p w14:paraId="388E8A23" w14:textId="5ECBB5DE" w:rsidR="00DC4672" w:rsidDel="008305B7" w:rsidRDefault="00DC4672">
      <w:pPr>
        <w:pStyle w:val="TableofFigures"/>
        <w:tabs>
          <w:tab w:val="right" w:leader="dot" w:pos="9458"/>
        </w:tabs>
        <w:rPr>
          <w:del w:id="658" w:author="Vũ Đức Thông (VinSOC-ANBM-ANBMOT)" w:date="2026-04-20T12:01:00Z"/>
          <w:rFonts w:asciiTheme="minorHAnsi" w:eastAsiaTheme="minorEastAsia" w:hAnsiTheme="minorHAnsi"/>
          <w:noProof/>
          <w:sz w:val="22"/>
          <w:lang w:val="en-US"/>
        </w:rPr>
      </w:pPr>
      <w:del w:id="659" w:author="Vũ Đức Thông (VinSOC-ANBM-ANBMOT)" w:date="2026-04-20T12:01:00Z">
        <w:r w:rsidRPr="008305B7" w:rsidDel="008305B7">
          <w:rPr>
            <w:rStyle w:val="Hyperlink"/>
            <w:rFonts w:cs="Times New Roman"/>
            <w:noProof/>
            <w:rPrChange w:id="660" w:author="Vũ Đức Thông (VinSOC-ANBM-ANBMOT)" w:date="2026-04-20T12:01:00Z">
              <w:rPr>
                <w:rStyle w:val="Hyperlink"/>
                <w:rFonts w:cs="Times New Roman"/>
                <w:noProof/>
              </w:rPr>
            </w:rPrChange>
          </w:rPr>
          <w:delText>Hình 4</w:delText>
        </w:r>
        <w:r w:rsidRPr="008305B7" w:rsidDel="008305B7">
          <w:rPr>
            <w:rStyle w:val="Hyperlink"/>
            <w:noProof/>
            <w:rPrChange w:id="661" w:author="Vũ Đức Thông (VinSOC-ANBM-ANBMOT)" w:date="2026-04-20T12:01:00Z">
              <w:rPr>
                <w:rStyle w:val="Hyperlink"/>
                <w:noProof/>
              </w:rPr>
            </w:rPrChange>
          </w:rPr>
          <w:delText xml:space="preserve"> HMI( Giao diện người, máy)</w:delText>
        </w:r>
        <w:r w:rsidDel="008305B7">
          <w:rPr>
            <w:noProof/>
            <w:webHidden/>
          </w:rPr>
          <w:tab/>
          <w:delText>10</w:delText>
        </w:r>
      </w:del>
    </w:p>
    <w:p w14:paraId="4F562EB7" w14:textId="4B8D2130" w:rsidR="00DC4672" w:rsidDel="008305B7" w:rsidRDefault="00DC4672">
      <w:pPr>
        <w:pStyle w:val="TableofFigures"/>
        <w:tabs>
          <w:tab w:val="right" w:leader="dot" w:pos="9458"/>
        </w:tabs>
        <w:rPr>
          <w:del w:id="662" w:author="Vũ Đức Thông (VinSOC-ANBM-ANBMOT)" w:date="2026-04-20T12:01:00Z"/>
          <w:rFonts w:asciiTheme="minorHAnsi" w:eastAsiaTheme="minorEastAsia" w:hAnsiTheme="minorHAnsi"/>
          <w:noProof/>
          <w:sz w:val="22"/>
          <w:lang w:val="en-US"/>
        </w:rPr>
      </w:pPr>
      <w:del w:id="663" w:author="Vũ Đức Thông (VinSOC-ANBM-ANBMOT)" w:date="2026-04-20T12:01:00Z">
        <w:r w:rsidRPr="008305B7" w:rsidDel="008305B7">
          <w:rPr>
            <w:rStyle w:val="Hyperlink"/>
            <w:rFonts w:cs="Times New Roman"/>
            <w:noProof/>
            <w:rPrChange w:id="664" w:author="Vũ Đức Thông (VinSOC-ANBM-ANBMOT)" w:date="2026-04-20T12:01:00Z">
              <w:rPr>
                <w:rStyle w:val="Hyperlink"/>
                <w:rFonts w:cs="Times New Roman"/>
                <w:noProof/>
              </w:rPr>
            </w:rPrChange>
          </w:rPr>
          <w:delText>Hình 5</w:delText>
        </w:r>
        <w:r w:rsidRPr="008305B7" w:rsidDel="008305B7">
          <w:rPr>
            <w:rStyle w:val="Hyperlink"/>
            <w:noProof/>
            <w:rPrChange w:id="665" w:author="Vũ Đức Thông (VinSOC-ANBM-ANBMOT)" w:date="2026-04-20T12:01:00Z">
              <w:rPr>
                <w:rStyle w:val="Hyperlink"/>
                <w:noProof/>
              </w:rPr>
            </w:rPrChange>
          </w:rPr>
          <w:delText xml:space="preserve"> Bộ điều khiển thiết bị</w:delText>
        </w:r>
        <w:r w:rsidDel="008305B7">
          <w:rPr>
            <w:noProof/>
            <w:webHidden/>
          </w:rPr>
          <w:tab/>
          <w:delText>11</w:delText>
        </w:r>
      </w:del>
    </w:p>
    <w:p w14:paraId="384AFFB1" w14:textId="462A3769" w:rsidR="00DC4672" w:rsidDel="008305B7" w:rsidRDefault="00DC4672">
      <w:pPr>
        <w:pStyle w:val="TableofFigures"/>
        <w:tabs>
          <w:tab w:val="right" w:leader="dot" w:pos="9458"/>
        </w:tabs>
        <w:rPr>
          <w:del w:id="666" w:author="Vũ Đức Thông (VinSOC-ANBM-ANBMOT)" w:date="2026-04-20T12:01:00Z"/>
          <w:rFonts w:asciiTheme="minorHAnsi" w:eastAsiaTheme="minorEastAsia" w:hAnsiTheme="minorHAnsi"/>
          <w:noProof/>
          <w:sz w:val="22"/>
          <w:lang w:val="en-US"/>
        </w:rPr>
      </w:pPr>
      <w:del w:id="667" w:author="Vũ Đức Thông (VinSOC-ANBM-ANBMOT)" w:date="2026-04-20T12:01:00Z">
        <w:r w:rsidRPr="008305B7" w:rsidDel="008305B7">
          <w:rPr>
            <w:rStyle w:val="Hyperlink"/>
            <w:rFonts w:cs="Times New Roman"/>
            <w:noProof/>
            <w:rPrChange w:id="668" w:author="Vũ Đức Thông (VinSOC-ANBM-ANBMOT)" w:date="2026-04-20T12:01:00Z">
              <w:rPr>
                <w:rStyle w:val="Hyperlink"/>
                <w:rFonts w:cs="Times New Roman"/>
                <w:noProof/>
              </w:rPr>
            </w:rPrChange>
          </w:rPr>
          <w:delText>Hình 6</w:delText>
        </w:r>
        <w:r w:rsidRPr="008305B7" w:rsidDel="008305B7">
          <w:rPr>
            <w:rStyle w:val="Hyperlink"/>
            <w:noProof/>
            <w:rPrChange w:id="669" w:author="Vũ Đức Thông (VinSOC-ANBM-ANBMOT)" w:date="2026-04-20T12:01:00Z">
              <w:rPr>
                <w:rStyle w:val="Hyperlink"/>
                <w:noProof/>
              </w:rPr>
            </w:rPrChange>
          </w:rPr>
          <w:delText xml:space="preserve"> Remote terminal unit( thiết bị đầu cuối từ xa)</w:delText>
        </w:r>
        <w:r w:rsidDel="008305B7">
          <w:rPr>
            <w:noProof/>
            <w:webHidden/>
          </w:rPr>
          <w:tab/>
          <w:delText>12</w:delText>
        </w:r>
      </w:del>
    </w:p>
    <w:p w14:paraId="304001A4" w14:textId="0F6C55A0" w:rsidR="00DC4672" w:rsidDel="008305B7" w:rsidRDefault="00DC4672">
      <w:pPr>
        <w:pStyle w:val="TableofFigures"/>
        <w:tabs>
          <w:tab w:val="right" w:leader="dot" w:pos="9458"/>
        </w:tabs>
        <w:rPr>
          <w:del w:id="670" w:author="Vũ Đức Thông (VinSOC-ANBM-ANBMOT)" w:date="2026-04-20T12:01:00Z"/>
          <w:rFonts w:asciiTheme="minorHAnsi" w:eastAsiaTheme="minorEastAsia" w:hAnsiTheme="minorHAnsi"/>
          <w:noProof/>
          <w:sz w:val="22"/>
          <w:lang w:val="en-US"/>
        </w:rPr>
      </w:pPr>
      <w:del w:id="671" w:author="Vũ Đức Thông (VinSOC-ANBM-ANBMOT)" w:date="2026-04-20T12:01:00Z">
        <w:r w:rsidRPr="008305B7" w:rsidDel="008305B7">
          <w:rPr>
            <w:rStyle w:val="Hyperlink"/>
            <w:rFonts w:cs="Times New Roman"/>
            <w:noProof/>
            <w:rPrChange w:id="672" w:author="Vũ Đức Thông (VinSOC-ANBM-ANBMOT)" w:date="2026-04-20T12:01:00Z">
              <w:rPr>
                <w:rStyle w:val="Hyperlink"/>
                <w:rFonts w:cs="Times New Roman"/>
                <w:noProof/>
              </w:rPr>
            </w:rPrChange>
          </w:rPr>
          <w:delText>Hình 7</w:delText>
        </w:r>
        <w:r w:rsidRPr="008305B7" w:rsidDel="008305B7">
          <w:rPr>
            <w:rStyle w:val="Hyperlink"/>
            <w:noProof/>
            <w:rPrChange w:id="673" w:author="Vũ Đức Thông (VinSOC-ANBM-ANBMOT)" w:date="2026-04-20T12:01:00Z">
              <w:rPr>
                <w:rStyle w:val="Hyperlink"/>
                <w:noProof/>
              </w:rPr>
            </w:rPrChange>
          </w:rPr>
          <w:delText xml:space="preserve"> IED( Rơ le bảo vệ)</w:delText>
        </w:r>
        <w:r w:rsidDel="008305B7">
          <w:rPr>
            <w:noProof/>
            <w:webHidden/>
          </w:rPr>
          <w:tab/>
          <w:delText>12</w:delText>
        </w:r>
      </w:del>
    </w:p>
    <w:p w14:paraId="228BD057" w14:textId="3F22C32C" w:rsidR="00DC4672" w:rsidDel="008305B7" w:rsidRDefault="00DC4672">
      <w:pPr>
        <w:pStyle w:val="TableofFigures"/>
        <w:tabs>
          <w:tab w:val="right" w:leader="dot" w:pos="9458"/>
        </w:tabs>
        <w:rPr>
          <w:del w:id="674" w:author="Vũ Đức Thông (VinSOC-ANBM-ANBMOT)" w:date="2026-04-20T12:01:00Z"/>
          <w:rFonts w:asciiTheme="minorHAnsi" w:eastAsiaTheme="minorEastAsia" w:hAnsiTheme="minorHAnsi"/>
          <w:noProof/>
          <w:sz w:val="22"/>
          <w:lang w:val="en-US"/>
        </w:rPr>
      </w:pPr>
      <w:del w:id="675" w:author="Vũ Đức Thông (VinSOC-ANBM-ANBMOT)" w:date="2026-04-20T12:01:00Z">
        <w:r w:rsidRPr="008305B7" w:rsidDel="008305B7">
          <w:rPr>
            <w:rStyle w:val="Hyperlink"/>
            <w:rFonts w:cs="Times New Roman"/>
            <w:noProof/>
            <w:rPrChange w:id="676" w:author="Vũ Đức Thông (VinSOC-ANBM-ANBMOT)" w:date="2026-04-20T12:01:00Z">
              <w:rPr>
                <w:rStyle w:val="Hyperlink"/>
                <w:rFonts w:cs="Times New Roman"/>
                <w:noProof/>
              </w:rPr>
            </w:rPrChange>
          </w:rPr>
          <w:delText>Hình 8</w:delText>
        </w:r>
        <w:r w:rsidRPr="008305B7" w:rsidDel="008305B7">
          <w:rPr>
            <w:rStyle w:val="Hyperlink"/>
            <w:noProof/>
            <w:rPrChange w:id="677" w:author="Vũ Đức Thông (VinSOC-ANBM-ANBMOT)" w:date="2026-04-20T12:01:00Z">
              <w:rPr>
                <w:rStyle w:val="Hyperlink"/>
                <w:noProof/>
              </w:rPr>
            </w:rPrChange>
          </w:rPr>
          <w:delText xml:space="preserve"> PLC</w:delText>
        </w:r>
        <w:r w:rsidDel="008305B7">
          <w:rPr>
            <w:noProof/>
            <w:webHidden/>
          </w:rPr>
          <w:tab/>
          <w:delText>13</w:delText>
        </w:r>
      </w:del>
    </w:p>
    <w:p w14:paraId="68C45253" w14:textId="3DDDFA1F" w:rsidR="00DC4672" w:rsidDel="008305B7" w:rsidRDefault="00DC4672">
      <w:pPr>
        <w:pStyle w:val="TableofFigures"/>
        <w:tabs>
          <w:tab w:val="right" w:leader="dot" w:pos="9458"/>
        </w:tabs>
        <w:rPr>
          <w:del w:id="678" w:author="Vũ Đức Thông (VinSOC-ANBM-ANBMOT)" w:date="2026-04-20T12:01:00Z"/>
          <w:rFonts w:asciiTheme="minorHAnsi" w:eastAsiaTheme="minorEastAsia" w:hAnsiTheme="minorHAnsi"/>
          <w:noProof/>
          <w:sz w:val="22"/>
          <w:lang w:val="en-US"/>
        </w:rPr>
      </w:pPr>
      <w:del w:id="679" w:author="Vũ Đức Thông (VinSOC-ANBM-ANBMOT)" w:date="2026-04-20T12:01:00Z">
        <w:r w:rsidRPr="008305B7" w:rsidDel="008305B7">
          <w:rPr>
            <w:rStyle w:val="Hyperlink"/>
            <w:rFonts w:cs="Times New Roman"/>
            <w:noProof/>
            <w:rPrChange w:id="680" w:author="Vũ Đức Thông (VinSOC-ANBM-ANBMOT)" w:date="2026-04-20T12:01:00Z">
              <w:rPr>
                <w:rStyle w:val="Hyperlink"/>
                <w:rFonts w:cs="Times New Roman"/>
                <w:noProof/>
              </w:rPr>
            </w:rPrChange>
          </w:rPr>
          <w:delText>Hình 9</w:delText>
        </w:r>
        <w:r w:rsidRPr="008305B7" w:rsidDel="008305B7">
          <w:rPr>
            <w:rStyle w:val="Hyperlink"/>
            <w:noProof/>
            <w:rPrChange w:id="681" w:author="Vũ Đức Thông (VinSOC-ANBM-ANBMOT)" w:date="2026-04-20T12:01:00Z">
              <w:rPr>
                <w:rStyle w:val="Hyperlink"/>
                <w:noProof/>
              </w:rPr>
            </w:rPrChange>
          </w:rPr>
          <w:delText xml:space="preserve"> PAC bộ điều khiển tự động hóa</w:delText>
        </w:r>
        <w:r w:rsidDel="008305B7">
          <w:rPr>
            <w:noProof/>
            <w:webHidden/>
          </w:rPr>
          <w:tab/>
          <w:delText>13</w:delText>
        </w:r>
      </w:del>
    </w:p>
    <w:p w14:paraId="4E97273F" w14:textId="558D437D" w:rsidR="00DC4672" w:rsidDel="008305B7" w:rsidRDefault="00DC4672">
      <w:pPr>
        <w:pStyle w:val="TableofFigures"/>
        <w:tabs>
          <w:tab w:val="right" w:leader="dot" w:pos="9458"/>
        </w:tabs>
        <w:rPr>
          <w:del w:id="682" w:author="Vũ Đức Thông (VinSOC-ANBM-ANBMOT)" w:date="2026-04-20T12:01:00Z"/>
          <w:rFonts w:asciiTheme="minorHAnsi" w:eastAsiaTheme="minorEastAsia" w:hAnsiTheme="minorHAnsi"/>
          <w:noProof/>
          <w:sz w:val="22"/>
          <w:lang w:val="en-US"/>
        </w:rPr>
      </w:pPr>
      <w:del w:id="683" w:author="Vũ Đức Thông (VinSOC-ANBM-ANBMOT)" w:date="2026-04-20T12:01:00Z">
        <w:r w:rsidRPr="008305B7" w:rsidDel="008305B7">
          <w:rPr>
            <w:rStyle w:val="Hyperlink"/>
            <w:rFonts w:cs="Times New Roman"/>
            <w:noProof/>
            <w:rPrChange w:id="684" w:author="Vũ Đức Thông (VinSOC-ANBM-ANBMOT)" w:date="2026-04-20T12:01:00Z">
              <w:rPr>
                <w:rStyle w:val="Hyperlink"/>
                <w:rFonts w:cs="Times New Roman"/>
                <w:noProof/>
              </w:rPr>
            </w:rPrChange>
          </w:rPr>
          <w:delText>Hình 10</w:delText>
        </w:r>
        <w:r w:rsidRPr="008305B7" w:rsidDel="008305B7">
          <w:rPr>
            <w:rStyle w:val="Hyperlink"/>
            <w:noProof/>
            <w:rPrChange w:id="685" w:author="Vũ Đức Thông (VinSOC-ANBM-ANBMOT)" w:date="2026-04-20T12:01:00Z">
              <w:rPr>
                <w:rStyle w:val="Hyperlink"/>
                <w:noProof/>
              </w:rPr>
            </w:rPrChange>
          </w:rPr>
          <w:delText xml:space="preserve"> Minh họa RTU</w:delText>
        </w:r>
        <w:r w:rsidDel="008305B7">
          <w:rPr>
            <w:noProof/>
            <w:webHidden/>
          </w:rPr>
          <w:tab/>
          <w:delText>13</w:delText>
        </w:r>
      </w:del>
    </w:p>
    <w:p w14:paraId="17C987B6" w14:textId="44918A89" w:rsidR="00DC4672" w:rsidDel="008305B7" w:rsidRDefault="00DC4672">
      <w:pPr>
        <w:pStyle w:val="TableofFigures"/>
        <w:tabs>
          <w:tab w:val="right" w:leader="dot" w:pos="9458"/>
        </w:tabs>
        <w:rPr>
          <w:del w:id="686" w:author="Vũ Đức Thông (VinSOC-ANBM-ANBMOT)" w:date="2026-04-20T12:01:00Z"/>
          <w:rFonts w:asciiTheme="minorHAnsi" w:eastAsiaTheme="minorEastAsia" w:hAnsiTheme="minorHAnsi"/>
          <w:noProof/>
          <w:sz w:val="22"/>
          <w:lang w:val="en-US"/>
        </w:rPr>
      </w:pPr>
      <w:del w:id="687" w:author="Vũ Đức Thông (VinSOC-ANBM-ANBMOT)" w:date="2026-04-20T12:01:00Z">
        <w:r w:rsidRPr="008305B7" w:rsidDel="008305B7">
          <w:rPr>
            <w:rStyle w:val="Hyperlink"/>
            <w:rFonts w:cs="Times New Roman"/>
            <w:noProof/>
            <w:rPrChange w:id="688" w:author="Vũ Đức Thông (VinSOC-ANBM-ANBMOT)" w:date="2026-04-20T12:01:00Z">
              <w:rPr>
                <w:rStyle w:val="Hyperlink"/>
                <w:rFonts w:cs="Times New Roman"/>
                <w:noProof/>
              </w:rPr>
            </w:rPrChange>
          </w:rPr>
          <w:delText>Hình 11</w:delText>
        </w:r>
        <w:r w:rsidRPr="008305B7" w:rsidDel="008305B7">
          <w:rPr>
            <w:rStyle w:val="Hyperlink"/>
            <w:noProof/>
            <w:rPrChange w:id="689" w:author="Vũ Đức Thông (VinSOC-ANBM-ANBMOT)" w:date="2026-04-20T12:01:00Z">
              <w:rPr>
                <w:rStyle w:val="Hyperlink"/>
                <w:noProof/>
              </w:rPr>
            </w:rPrChange>
          </w:rPr>
          <w:delText xml:space="preserve"> HMI</w:delText>
        </w:r>
        <w:r w:rsidDel="008305B7">
          <w:rPr>
            <w:noProof/>
            <w:webHidden/>
          </w:rPr>
          <w:tab/>
          <w:delText>15</w:delText>
        </w:r>
      </w:del>
    </w:p>
    <w:p w14:paraId="29681335" w14:textId="154586D8" w:rsidR="00DC4672" w:rsidDel="008305B7" w:rsidRDefault="00DC4672">
      <w:pPr>
        <w:pStyle w:val="TableofFigures"/>
        <w:tabs>
          <w:tab w:val="right" w:leader="dot" w:pos="9458"/>
        </w:tabs>
        <w:rPr>
          <w:del w:id="690" w:author="Vũ Đức Thông (VinSOC-ANBM-ANBMOT)" w:date="2026-04-20T12:01:00Z"/>
          <w:rFonts w:asciiTheme="minorHAnsi" w:eastAsiaTheme="minorEastAsia" w:hAnsiTheme="minorHAnsi"/>
          <w:noProof/>
          <w:sz w:val="22"/>
          <w:lang w:val="en-US"/>
        </w:rPr>
      </w:pPr>
      <w:del w:id="691" w:author="Vũ Đức Thông (VinSOC-ANBM-ANBMOT)" w:date="2026-04-20T12:01:00Z">
        <w:r w:rsidRPr="008305B7" w:rsidDel="008305B7">
          <w:rPr>
            <w:rStyle w:val="Hyperlink"/>
            <w:rFonts w:cs="Times New Roman"/>
            <w:noProof/>
            <w:rPrChange w:id="692" w:author="Vũ Đức Thông (VinSOC-ANBM-ANBMOT)" w:date="2026-04-20T12:01:00Z">
              <w:rPr>
                <w:rStyle w:val="Hyperlink"/>
                <w:rFonts w:cs="Times New Roman"/>
                <w:noProof/>
              </w:rPr>
            </w:rPrChange>
          </w:rPr>
          <w:delText>Hình 12</w:delText>
        </w:r>
        <w:r w:rsidRPr="008305B7" w:rsidDel="008305B7">
          <w:rPr>
            <w:rStyle w:val="Hyperlink"/>
            <w:noProof/>
            <w:rPrChange w:id="693" w:author="Vũ Đức Thông (VinSOC-ANBM-ANBMOT)" w:date="2026-04-20T12:01:00Z">
              <w:rPr>
                <w:rStyle w:val="Hyperlink"/>
                <w:noProof/>
              </w:rPr>
            </w:rPrChange>
          </w:rPr>
          <w:delText xml:space="preserve"> Kiến trúc SCADA</w:delText>
        </w:r>
        <w:r w:rsidDel="008305B7">
          <w:rPr>
            <w:noProof/>
            <w:webHidden/>
          </w:rPr>
          <w:tab/>
          <w:delText>17</w:delText>
        </w:r>
      </w:del>
    </w:p>
    <w:p w14:paraId="18B593AD" w14:textId="33DED21F" w:rsidR="00DC4672" w:rsidDel="008305B7" w:rsidRDefault="00DC4672">
      <w:pPr>
        <w:pStyle w:val="TableofFigures"/>
        <w:tabs>
          <w:tab w:val="right" w:leader="dot" w:pos="9458"/>
        </w:tabs>
        <w:rPr>
          <w:del w:id="694" w:author="Vũ Đức Thông (VinSOC-ANBM-ANBMOT)" w:date="2026-04-20T12:01:00Z"/>
          <w:rFonts w:asciiTheme="minorHAnsi" w:eastAsiaTheme="minorEastAsia" w:hAnsiTheme="minorHAnsi"/>
          <w:noProof/>
          <w:sz w:val="22"/>
          <w:lang w:val="en-US"/>
        </w:rPr>
      </w:pPr>
      <w:del w:id="695" w:author="Vũ Đức Thông (VinSOC-ANBM-ANBMOT)" w:date="2026-04-20T12:01:00Z">
        <w:r w:rsidRPr="008305B7" w:rsidDel="008305B7">
          <w:rPr>
            <w:rStyle w:val="Hyperlink"/>
            <w:rFonts w:cs="Times New Roman"/>
            <w:noProof/>
            <w:rPrChange w:id="696" w:author="Vũ Đức Thông (VinSOC-ANBM-ANBMOT)" w:date="2026-04-20T12:01:00Z">
              <w:rPr>
                <w:rStyle w:val="Hyperlink"/>
                <w:rFonts w:cs="Times New Roman"/>
                <w:noProof/>
              </w:rPr>
            </w:rPrChange>
          </w:rPr>
          <w:delText>Hình 13</w:delText>
        </w:r>
        <w:r w:rsidRPr="008305B7" w:rsidDel="008305B7">
          <w:rPr>
            <w:rStyle w:val="Hyperlink"/>
            <w:noProof/>
            <w:rPrChange w:id="697" w:author="Vũ Đức Thông (VinSOC-ANBM-ANBMOT)" w:date="2026-04-20T12:01:00Z">
              <w:rPr>
                <w:rStyle w:val="Hyperlink"/>
                <w:noProof/>
              </w:rPr>
            </w:rPrChange>
          </w:rPr>
          <w:delText xml:space="preserve"> Kiến trúc DCS</w:delText>
        </w:r>
        <w:r w:rsidDel="008305B7">
          <w:rPr>
            <w:noProof/>
            <w:webHidden/>
          </w:rPr>
          <w:tab/>
          <w:delText>18</w:delText>
        </w:r>
      </w:del>
    </w:p>
    <w:p w14:paraId="08EF08E7" w14:textId="51764D53" w:rsidR="00DC4672" w:rsidDel="008305B7" w:rsidRDefault="00DC4672">
      <w:pPr>
        <w:pStyle w:val="TableofFigures"/>
        <w:tabs>
          <w:tab w:val="right" w:leader="dot" w:pos="9458"/>
        </w:tabs>
        <w:rPr>
          <w:del w:id="698" w:author="Vũ Đức Thông (VinSOC-ANBM-ANBMOT)" w:date="2026-04-20T12:01:00Z"/>
          <w:rFonts w:asciiTheme="minorHAnsi" w:eastAsiaTheme="minorEastAsia" w:hAnsiTheme="minorHAnsi"/>
          <w:noProof/>
          <w:sz w:val="22"/>
          <w:lang w:val="en-US"/>
        </w:rPr>
      </w:pPr>
      <w:del w:id="699" w:author="Vũ Đức Thông (VinSOC-ANBM-ANBMOT)" w:date="2026-04-20T12:01:00Z">
        <w:r w:rsidRPr="008305B7" w:rsidDel="008305B7">
          <w:rPr>
            <w:rStyle w:val="Hyperlink"/>
            <w:rFonts w:cs="Times New Roman"/>
            <w:noProof/>
            <w:rPrChange w:id="700" w:author="Vũ Đức Thông (VinSOC-ANBM-ANBMOT)" w:date="2026-04-20T12:01:00Z">
              <w:rPr>
                <w:rStyle w:val="Hyperlink"/>
                <w:rFonts w:cs="Times New Roman"/>
                <w:noProof/>
              </w:rPr>
            </w:rPrChange>
          </w:rPr>
          <w:delText>Hình 14</w:delText>
        </w:r>
        <w:r w:rsidRPr="008305B7" w:rsidDel="008305B7">
          <w:rPr>
            <w:rStyle w:val="Hyperlink"/>
            <w:noProof/>
            <w:rPrChange w:id="701" w:author="Vũ Đức Thông (VinSOC-ANBM-ANBMOT)" w:date="2026-04-20T12:01:00Z">
              <w:rPr>
                <w:rStyle w:val="Hyperlink"/>
                <w:noProof/>
              </w:rPr>
            </w:rPrChange>
          </w:rPr>
          <w:delText xml:space="preserve"> PCS</w:delText>
        </w:r>
        <w:r w:rsidDel="008305B7">
          <w:rPr>
            <w:noProof/>
            <w:webHidden/>
          </w:rPr>
          <w:tab/>
          <w:delText>19</w:delText>
        </w:r>
      </w:del>
    </w:p>
    <w:p w14:paraId="55352A1B" w14:textId="033CA7D5" w:rsidR="00DC4672" w:rsidDel="008305B7" w:rsidRDefault="00DC4672">
      <w:pPr>
        <w:pStyle w:val="TableofFigures"/>
        <w:tabs>
          <w:tab w:val="right" w:leader="dot" w:pos="9458"/>
        </w:tabs>
        <w:rPr>
          <w:del w:id="702" w:author="Vũ Đức Thông (VinSOC-ANBM-ANBMOT)" w:date="2026-04-20T12:01:00Z"/>
          <w:rFonts w:asciiTheme="minorHAnsi" w:eastAsiaTheme="minorEastAsia" w:hAnsiTheme="minorHAnsi"/>
          <w:noProof/>
          <w:sz w:val="22"/>
          <w:lang w:val="en-US"/>
        </w:rPr>
      </w:pPr>
      <w:del w:id="703" w:author="Vũ Đức Thông (VinSOC-ANBM-ANBMOT)" w:date="2026-04-20T12:01:00Z">
        <w:r w:rsidRPr="008305B7" w:rsidDel="008305B7">
          <w:rPr>
            <w:rStyle w:val="Hyperlink"/>
            <w:rFonts w:cs="Times New Roman"/>
            <w:noProof/>
            <w:rPrChange w:id="704" w:author="Vũ Đức Thông (VinSOC-ANBM-ANBMOT)" w:date="2026-04-20T12:01:00Z">
              <w:rPr>
                <w:rStyle w:val="Hyperlink"/>
                <w:rFonts w:cs="Times New Roman"/>
                <w:noProof/>
              </w:rPr>
            </w:rPrChange>
          </w:rPr>
          <w:delText>Hình 15</w:delText>
        </w:r>
        <w:r w:rsidRPr="008305B7" w:rsidDel="008305B7">
          <w:rPr>
            <w:rStyle w:val="Hyperlink"/>
            <w:noProof/>
            <w:rPrChange w:id="705" w:author="Vũ Đức Thông (VinSOC-ANBM-ANBMOT)" w:date="2026-04-20T12:01:00Z">
              <w:rPr>
                <w:rStyle w:val="Hyperlink"/>
                <w:noProof/>
              </w:rPr>
            </w:rPrChange>
          </w:rPr>
          <w:delText xml:space="preserve"> Process Data</w:delText>
        </w:r>
        <w:r w:rsidDel="008305B7">
          <w:rPr>
            <w:noProof/>
            <w:webHidden/>
          </w:rPr>
          <w:tab/>
          <w:delText>20</w:delText>
        </w:r>
      </w:del>
    </w:p>
    <w:p w14:paraId="739D43BE" w14:textId="69121E44" w:rsidR="00DC4672" w:rsidDel="008305B7" w:rsidRDefault="00DC4672">
      <w:pPr>
        <w:pStyle w:val="TableofFigures"/>
        <w:tabs>
          <w:tab w:val="right" w:leader="dot" w:pos="9458"/>
        </w:tabs>
        <w:rPr>
          <w:del w:id="706" w:author="Vũ Đức Thông (VinSOC-ANBM-ANBMOT)" w:date="2026-04-20T12:01:00Z"/>
          <w:rFonts w:asciiTheme="minorHAnsi" w:eastAsiaTheme="minorEastAsia" w:hAnsiTheme="minorHAnsi"/>
          <w:noProof/>
          <w:sz w:val="22"/>
          <w:lang w:val="en-US"/>
        </w:rPr>
      </w:pPr>
      <w:del w:id="707" w:author="Vũ Đức Thông (VinSOC-ANBM-ANBMOT)" w:date="2026-04-20T12:01:00Z">
        <w:r w:rsidRPr="008305B7" w:rsidDel="008305B7">
          <w:rPr>
            <w:rStyle w:val="Hyperlink"/>
            <w:rFonts w:cs="Times New Roman"/>
            <w:noProof/>
            <w:rPrChange w:id="708" w:author="Vũ Đức Thông (VinSOC-ANBM-ANBMOT)" w:date="2026-04-20T12:01:00Z">
              <w:rPr>
                <w:rStyle w:val="Hyperlink"/>
                <w:rFonts w:cs="Times New Roman"/>
                <w:noProof/>
              </w:rPr>
            </w:rPrChange>
          </w:rPr>
          <w:delText>Hình 16</w:delText>
        </w:r>
        <w:r w:rsidRPr="008305B7" w:rsidDel="008305B7">
          <w:rPr>
            <w:rStyle w:val="Hyperlink"/>
            <w:noProof/>
            <w:rPrChange w:id="709" w:author="Vũ Đức Thông (VinSOC-ANBM-ANBMOT)" w:date="2026-04-20T12:01:00Z">
              <w:rPr>
                <w:rStyle w:val="Hyperlink"/>
                <w:noProof/>
              </w:rPr>
            </w:rPrChange>
          </w:rPr>
          <w:delText xml:space="preserve"> Diagram luồng quy trình ICS</w:delText>
        </w:r>
        <w:r w:rsidDel="008305B7">
          <w:rPr>
            <w:noProof/>
            <w:webHidden/>
          </w:rPr>
          <w:tab/>
          <w:delText>21</w:delText>
        </w:r>
      </w:del>
    </w:p>
    <w:p w14:paraId="733CCC7A" w14:textId="433E5EE3" w:rsidR="00DC4672" w:rsidDel="008305B7" w:rsidRDefault="00DC4672">
      <w:pPr>
        <w:pStyle w:val="TableofFigures"/>
        <w:tabs>
          <w:tab w:val="right" w:leader="dot" w:pos="9458"/>
        </w:tabs>
        <w:rPr>
          <w:del w:id="710" w:author="Vũ Đức Thông (VinSOC-ANBM-ANBMOT)" w:date="2026-04-20T12:01:00Z"/>
          <w:rFonts w:asciiTheme="minorHAnsi" w:eastAsiaTheme="minorEastAsia" w:hAnsiTheme="minorHAnsi"/>
          <w:noProof/>
          <w:sz w:val="22"/>
          <w:lang w:val="en-US"/>
        </w:rPr>
      </w:pPr>
      <w:del w:id="711" w:author="Vũ Đức Thông (VinSOC-ANBM-ANBMOT)" w:date="2026-04-20T12:01:00Z">
        <w:r w:rsidRPr="008305B7" w:rsidDel="008305B7">
          <w:rPr>
            <w:rStyle w:val="Hyperlink"/>
            <w:rFonts w:cs="Times New Roman"/>
            <w:noProof/>
            <w:rPrChange w:id="712" w:author="Vũ Đức Thông (VinSOC-ANBM-ANBMOT)" w:date="2026-04-20T12:01:00Z">
              <w:rPr>
                <w:rStyle w:val="Hyperlink"/>
                <w:rFonts w:cs="Times New Roman"/>
                <w:noProof/>
              </w:rPr>
            </w:rPrChange>
          </w:rPr>
          <w:delText>Hình 17</w:delText>
        </w:r>
        <w:r w:rsidRPr="008305B7" w:rsidDel="008305B7">
          <w:rPr>
            <w:rStyle w:val="Hyperlink"/>
            <w:noProof/>
            <w:rPrChange w:id="713" w:author="Vũ Đức Thông (VinSOC-ANBM-ANBMOT)" w:date="2026-04-20T12:01:00Z">
              <w:rPr>
                <w:rStyle w:val="Hyperlink"/>
                <w:noProof/>
              </w:rPr>
            </w:rPrChange>
          </w:rPr>
          <w:delText xml:space="preserve"> Cascade Control , điều khiển phân cấp</w:delText>
        </w:r>
        <w:r w:rsidDel="008305B7">
          <w:rPr>
            <w:noProof/>
            <w:webHidden/>
          </w:rPr>
          <w:tab/>
          <w:delText>22</w:delText>
        </w:r>
      </w:del>
    </w:p>
    <w:p w14:paraId="3EBB26CF" w14:textId="7E7D5948" w:rsidR="00DC4672" w:rsidDel="00DC4672" w:rsidRDefault="00DC4672" w:rsidP="00BB2848">
      <w:pPr>
        <w:pStyle w:val="CTDT-H0"/>
        <w:rPr>
          <w:del w:id="714" w:author="Vũ Đức Thông (VinSOC-ANBM-ANBMOT)" w:date="2026-04-19T22:13:00Z"/>
          <w:noProof/>
        </w:rPr>
      </w:pPr>
    </w:p>
    <w:p w14:paraId="19A71590" w14:textId="1318EFFB" w:rsidR="00BB2848" w:rsidRPr="00BB2848" w:rsidDel="00DC4672" w:rsidRDefault="00BB2848" w:rsidP="00BB2848">
      <w:pPr>
        <w:pStyle w:val="CTDT-H0"/>
        <w:rPr>
          <w:del w:id="715" w:author="Vũ Đức Thông (VinSOC-ANBM-ANBMOT)" w:date="2026-04-19T22:13:00Z"/>
          <w:noProof/>
          <w:sz w:val="24"/>
          <w:szCs w:val="20"/>
        </w:rPr>
      </w:pPr>
    </w:p>
    <w:p w14:paraId="39F2E2CB" w14:textId="23D17D38" w:rsidR="00BB2848" w:rsidDel="00DC4672" w:rsidRDefault="00BB2848">
      <w:pPr>
        <w:pStyle w:val="TableofFigures"/>
        <w:tabs>
          <w:tab w:val="right" w:leader="dot" w:pos="9458"/>
        </w:tabs>
        <w:rPr>
          <w:del w:id="716" w:author="Vũ Đức Thông (VinSOC-ANBM-ANBMOT)" w:date="2026-04-19T22:13:00Z"/>
          <w:rFonts w:asciiTheme="minorHAnsi" w:eastAsiaTheme="minorEastAsia" w:hAnsiTheme="minorHAnsi"/>
          <w:noProof/>
          <w:sz w:val="22"/>
          <w:lang w:eastAsia="en-AU"/>
        </w:rPr>
      </w:pPr>
      <w:del w:id="717" w:author="Vũ Đức Thông (VinSOC-ANBM-ANBMOT)" w:date="2026-04-19T22:13:00Z">
        <w:r w:rsidRPr="00DC4672" w:rsidDel="00DC4672">
          <w:rPr>
            <w:noProof/>
            <w:rPrChange w:id="718" w:author="Vũ Đức Thông (VinSOC-ANBM-ANBMOT)" w:date="2026-04-19T22:13:00Z">
              <w:rPr>
                <w:rStyle w:val="Hyperlink"/>
                <w:rFonts w:cs="Times New Roman"/>
                <w:noProof/>
              </w:rPr>
            </w:rPrChange>
          </w:rPr>
          <w:delText>Hình 1</w:delText>
        </w:r>
        <w:r w:rsidRPr="00DC4672" w:rsidDel="00DC4672">
          <w:rPr>
            <w:noProof/>
            <w:rPrChange w:id="719" w:author="Vũ Đức Thông (VinSOC-ANBM-ANBMOT)" w:date="2026-04-19T22:13:00Z">
              <w:rPr>
                <w:rStyle w:val="Hyperlink"/>
                <w:noProof/>
              </w:rPr>
            </w:rPrChange>
          </w:rPr>
          <w:delText xml:space="preserve"> - Top 7 ưu điểm nổi bật của Moodle LMS</w:delText>
        </w:r>
        <w:r w:rsidDel="00DC4672">
          <w:rPr>
            <w:noProof/>
            <w:webHidden/>
          </w:rPr>
          <w:tab/>
          <w:delText>7</w:delText>
        </w:r>
      </w:del>
    </w:p>
    <w:p w14:paraId="35F36967" w14:textId="5A78C02B" w:rsidR="00BB2848" w:rsidDel="00DC4672" w:rsidRDefault="00BB2848">
      <w:pPr>
        <w:pStyle w:val="TableofFigures"/>
        <w:tabs>
          <w:tab w:val="right" w:leader="dot" w:pos="9458"/>
        </w:tabs>
        <w:rPr>
          <w:del w:id="720" w:author="Vũ Đức Thông (VinSOC-ANBM-ANBMOT)" w:date="2026-04-19T22:13:00Z"/>
          <w:rFonts w:asciiTheme="minorHAnsi" w:eastAsiaTheme="minorEastAsia" w:hAnsiTheme="minorHAnsi"/>
          <w:noProof/>
          <w:sz w:val="22"/>
          <w:lang w:eastAsia="en-AU"/>
        </w:rPr>
      </w:pPr>
      <w:del w:id="721" w:author="Vũ Đức Thông (VinSOC-ANBM-ANBMOT)" w:date="2026-04-19T22:13:00Z">
        <w:r w:rsidRPr="00DC4672" w:rsidDel="00DC4672">
          <w:rPr>
            <w:noProof/>
            <w:rPrChange w:id="722" w:author="Vũ Đức Thông (VinSOC-ANBM-ANBMOT)" w:date="2026-04-19T22:13:00Z">
              <w:rPr>
                <w:rStyle w:val="Hyperlink"/>
                <w:rFonts w:cs="Times New Roman"/>
                <w:noProof/>
              </w:rPr>
            </w:rPrChange>
          </w:rPr>
          <w:delText>Hình 2</w:delText>
        </w:r>
        <w:r w:rsidRPr="00DC4672" w:rsidDel="00DC4672">
          <w:rPr>
            <w:noProof/>
            <w:rPrChange w:id="723" w:author="Vũ Đức Thông (VinSOC-ANBM-ANBMOT)" w:date="2026-04-19T22:13:00Z">
              <w:rPr>
                <w:rStyle w:val="Hyperlink"/>
                <w:noProof/>
              </w:rPr>
            </w:rPrChange>
          </w:rPr>
          <w:delText xml:space="preserve"> - Giao diện hệ thống Moodle LMS cục bộ</w:delText>
        </w:r>
        <w:r w:rsidDel="00DC4672">
          <w:rPr>
            <w:noProof/>
            <w:webHidden/>
          </w:rPr>
          <w:tab/>
          <w:delText>9</w:delText>
        </w:r>
      </w:del>
    </w:p>
    <w:p w14:paraId="7AC5BD85" w14:textId="15D9CF54" w:rsidR="00706FA7" w:rsidRDefault="00BB2848" w:rsidP="00B9705E">
      <w:pPr>
        <w:pStyle w:val="CTDT-Text"/>
      </w:pPr>
      <w:r>
        <w:fldChar w:fldCharType="end"/>
      </w:r>
    </w:p>
    <w:p w14:paraId="5FF37D37" w14:textId="77777777" w:rsidR="00B9705E" w:rsidRDefault="00B9705E" w:rsidP="00B9705E">
      <w:pPr>
        <w:pStyle w:val="CTDT-Text"/>
      </w:pPr>
    </w:p>
    <w:p w14:paraId="3992F3AC" w14:textId="77777777" w:rsidR="00B9705E" w:rsidRDefault="00B9705E" w:rsidP="00B9705E">
      <w:pPr>
        <w:pStyle w:val="CTDT-H0"/>
      </w:pPr>
      <w:bookmarkStart w:id="724" w:name="_Toc153572007"/>
      <w:bookmarkStart w:id="725" w:name="_Toc227578901"/>
      <w:r w:rsidRPr="00AE47E8">
        <w:t>DANH MỤC CÁC BẢNG BIỂU</w:t>
      </w:r>
      <w:bookmarkEnd w:id="724"/>
      <w:bookmarkEnd w:id="725"/>
    </w:p>
    <w:p w14:paraId="6710F261" w14:textId="74CC38C2" w:rsidR="008305B7" w:rsidRDefault="00B9705E">
      <w:pPr>
        <w:pStyle w:val="TableofFigures"/>
        <w:tabs>
          <w:tab w:val="right" w:leader="dot" w:pos="9458"/>
        </w:tabs>
        <w:rPr>
          <w:ins w:id="726" w:author="Vũ Đức Thông (VinSOC-ANBM-ANBMOT)" w:date="2026-04-20T12:01:00Z"/>
          <w:rFonts w:asciiTheme="minorHAnsi" w:eastAsiaTheme="minorEastAsia" w:hAnsiTheme="minorHAnsi"/>
          <w:noProof/>
          <w:sz w:val="22"/>
          <w:lang w:val="en-US"/>
        </w:rPr>
      </w:pPr>
      <w:r>
        <w:rPr>
          <w:szCs w:val="20"/>
        </w:rPr>
        <w:fldChar w:fldCharType="begin"/>
      </w:r>
      <w:r>
        <w:rPr>
          <w:szCs w:val="20"/>
        </w:rPr>
        <w:instrText xml:space="preserve"> TOC \f E \h \z \t "CTDT-Bang" \c </w:instrText>
      </w:r>
      <w:r>
        <w:rPr>
          <w:szCs w:val="20"/>
        </w:rPr>
        <w:fldChar w:fldCharType="separate"/>
      </w:r>
      <w:ins w:id="727" w:author="Vũ Đức Thông (VinSOC-ANBM-ANBMOT)" w:date="2026-04-20T12:01:00Z">
        <w:r w:rsidR="008305B7" w:rsidRPr="00C0407D">
          <w:rPr>
            <w:rStyle w:val="Hyperlink"/>
            <w:noProof/>
          </w:rPr>
          <w:fldChar w:fldCharType="begin"/>
        </w:r>
        <w:r w:rsidR="008305B7" w:rsidRPr="00C0407D">
          <w:rPr>
            <w:rStyle w:val="Hyperlink"/>
            <w:noProof/>
          </w:rPr>
          <w:instrText xml:space="preserve"> </w:instrText>
        </w:r>
        <w:r w:rsidR="008305B7">
          <w:rPr>
            <w:noProof/>
          </w:rPr>
          <w:instrText>HYPERLINK \l "_Toc227579082"</w:instrText>
        </w:r>
        <w:r w:rsidR="008305B7" w:rsidRPr="00C0407D">
          <w:rPr>
            <w:rStyle w:val="Hyperlink"/>
            <w:noProof/>
          </w:rPr>
          <w:instrText xml:space="preserve"> </w:instrText>
        </w:r>
        <w:r w:rsidR="008305B7" w:rsidRPr="00C0407D">
          <w:rPr>
            <w:rStyle w:val="Hyperlink"/>
            <w:noProof/>
          </w:rPr>
        </w:r>
        <w:r w:rsidR="008305B7" w:rsidRPr="00C0407D">
          <w:rPr>
            <w:rStyle w:val="Hyperlink"/>
            <w:noProof/>
          </w:rPr>
          <w:fldChar w:fldCharType="separate"/>
        </w:r>
        <w:r w:rsidR="008305B7" w:rsidRPr="00C0407D">
          <w:rPr>
            <w:rStyle w:val="Hyperlink"/>
            <w:noProof/>
          </w:rPr>
          <w:t>Bảng 1. So sánh nhanh: ICS ngày xưa và ICS ngày nay</w:t>
        </w:r>
        <w:r w:rsidR="008305B7">
          <w:rPr>
            <w:noProof/>
            <w:webHidden/>
          </w:rPr>
          <w:tab/>
        </w:r>
        <w:r w:rsidR="008305B7">
          <w:rPr>
            <w:noProof/>
            <w:webHidden/>
          </w:rPr>
          <w:fldChar w:fldCharType="begin"/>
        </w:r>
        <w:r w:rsidR="008305B7">
          <w:rPr>
            <w:noProof/>
            <w:webHidden/>
          </w:rPr>
          <w:instrText xml:space="preserve"> PAGEREF _Toc227579082 \h </w:instrText>
        </w:r>
        <w:r w:rsidR="008305B7">
          <w:rPr>
            <w:noProof/>
            <w:webHidden/>
          </w:rPr>
        </w:r>
      </w:ins>
      <w:r w:rsidR="008305B7">
        <w:rPr>
          <w:noProof/>
          <w:webHidden/>
        </w:rPr>
        <w:fldChar w:fldCharType="separate"/>
      </w:r>
      <w:ins w:id="728" w:author="Vũ Đức Thông (VinSOC-ANBM-ANBMOT)" w:date="2026-04-20T12:01:00Z">
        <w:r w:rsidR="008305B7">
          <w:rPr>
            <w:noProof/>
            <w:webHidden/>
          </w:rPr>
          <w:t>17</w:t>
        </w:r>
        <w:r w:rsidR="008305B7">
          <w:rPr>
            <w:noProof/>
            <w:webHidden/>
          </w:rPr>
          <w:fldChar w:fldCharType="end"/>
        </w:r>
        <w:r w:rsidR="008305B7" w:rsidRPr="00C0407D">
          <w:rPr>
            <w:rStyle w:val="Hyperlink"/>
            <w:noProof/>
          </w:rPr>
          <w:fldChar w:fldCharType="end"/>
        </w:r>
      </w:ins>
    </w:p>
    <w:p w14:paraId="102F4E94" w14:textId="1BB67FDD" w:rsidR="008305B7" w:rsidRDefault="008305B7">
      <w:pPr>
        <w:pStyle w:val="TableofFigures"/>
        <w:tabs>
          <w:tab w:val="right" w:leader="dot" w:pos="9458"/>
        </w:tabs>
        <w:rPr>
          <w:ins w:id="729" w:author="Vũ Đức Thông (VinSOC-ANBM-ANBMOT)" w:date="2026-04-20T12:01:00Z"/>
          <w:rFonts w:asciiTheme="minorHAnsi" w:eastAsiaTheme="minorEastAsia" w:hAnsiTheme="minorHAnsi"/>
          <w:noProof/>
          <w:sz w:val="22"/>
          <w:lang w:val="en-US"/>
        </w:rPr>
      </w:pPr>
      <w:ins w:id="730" w:author="Vũ Đức Thông (VinSOC-ANBM-ANBMOT)" w:date="2026-04-20T12:01:00Z">
        <w:r w:rsidRPr="00C0407D">
          <w:rPr>
            <w:rStyle w:val="Hyperlink"/>
            <w:noProof/>
          </w:rPr>
          <w:fldChar w:fldCharType="begin"/>
        </w:r>
        <w:r w:rsidRPr="00C0407D">
          <w:rPr>
            <w:rStyle w:val="Hyperlink"/>
            <w:noProof/>
          </w:rPr>
          <w:instrText xml:space="preserve"> </w:instrText>
        </w:r>
        <w:r>
          <w:rPr>
            <w:noProof/>
          </w:rPr>
          <w:instrText>HYPERLINK \l "_Toc227579083"</w:instrText>
        </w:r>
        <w:r w:rsidRPr="00C0407D">
          <w:rPr>
            <w:rStyle w:val="Hyperlink"/>
            <w:noProof/>
          </w:rPr>
          <w:instrText xml:space="preserve"> </w:instrText>
        </w:r>
        <w:r w:rsidRPr="00C0407D">
          <w:rPr>
            <w:rStyle w:val="Hyperlink"/>
            <w:noProof/>
          </w:rPr>
        </w:r>
        <w:r w:rsidRPr="00C0407D">
          <w:rPr>
            <w:rStyle w:val="Hyperlink"/>
            <w:noProof/>
          </w:rPr>
          <w:fldChar w:fldCharType="separate"/>
        </w:r>
        <w:r w:rsidRPr="00C0407D">
          <w:rPr>
            <w:rStyle w:val="Hyperlink"/>
            <w:noProof/>
          </w:rPr>
          <w:t>Bảng 2. So sánh PCS với SCADA</w:t>
        </w:r>
        <w:r>
          <w:rPr>
            <w:noProof/>
            <w:webHidden/>
          </w:rPr>
          <w:tab/>
        </w:r>
        <w:r>
          <w:rPr>
            <w:noProof/>
            <w:webHidden/>
          </w:rPr>
          <w:fldChar w:fldCharType="begin"/>
        </w:r>
        <w:r>
          <w:rPr>
            <w:noProof/>
            <w:webHidden/>
          </w:rPr>
          <w:instrText xml:space="preserve"> PAGEREF _Toc227579083 \h </w:instrText>
        </w:r>
        <w:r>
          <w:rPr>
            <w:noProof/>
            <w:webHidden/>
          </w:rPr>
        </w:r>
      </w:ins>
      <w:r>
        <w:rPr>
          <w:noProof/>
          <w:webHidden/>
        </w:rPr>
        <w:fldChar w:fldCharType="separate"/>
      </w:r>
      <w:ins w:id="731" w:author="Vũ Đức Thông (VinSOC-ANBM-ANBMOT)" w:date="2026-04-20T12:01:00Z">
        <w:r>
          <w:rPr>
            <w:noProof/>
            <w:webHidden/>
          </w:rPr>
          <w:t>20</w:t>
        </w:r>
        <w:r>
          <w:rPr>
            <w:noProof/>
            <w:webHidden/>
          </w:rPr>
          <w:fldChar w:fldCharType="end"/>
        </w:r>
        <w:r w:rsidRPr="00C0407D">
          <w:rPr>
            <w:rStyle w:val="Hyperlink"/>
            <w:noProof/>
          </w:rPr>
          <w:fldChar w:fldCharType="end"/>
        </w:r>
      </w:ins>
    </w:p>
    <w:p w14:paraId="7666B42B" w14:textId="01E6475B" w:rsidR="00DC4672" w:rsidDel="008305B7" w:rsidRDefault="00DC4672">
      <w:pPr>
        <w:pStyle w:val="TableofFigures"/>
        <w:tabs>
          <w:tab w:val="right" w:leader="dot" w:pos="9458"/>
        </w:tabs>
        <w:rPr>
          <w:del w:id="732" w:author="Vũ Đức Thông (VinSOC-ANBM-ANBMOT)" w:date="2026-04-20T12:01:00Z"/>
          <w:rFonts w:asciiTheme="minorHAnsi" w:eastAsiaTheme="minorEastAsia" w:hAnsiTheme="minorHAnsi"/>
          <w:noProof/>
          <w:sz w:val="22"/>
          <w:lang w:val="en-US"/>
        </w:rPr>
      </w:pPr>
      <w:del w:id="733" w:author="Vũ Đức Thông (VinSOC-ANBM-ANBMOT)" w:date="2026-04-20T12:01:00Z">
        <w:r w:rsidRPr="008305B7" w:rsidDel="008305B7">
          <w:rPr>
            <w:rStyle w:val="Hyperlink"/>
            <w:noProof/>
            <w:rPrChange w:id="734" w:author="Vũ Đức Thông (VinSOC-ANBM-ANBMOT)" w:date="2026-04-20T12:01:00Z">
              <w:rPr>
                <w:rStyle w:val="Hyperlink"/>
                <w:noProof/>
              </w:rPr>
            </w:rPrChange>
          </w:rPr>
          <w:delText>Bảng 1. So sánh nhanh: ICS ngày xưa và ICS ngày nay</w:delText>
        </w:r>
        <w:r w:rsidDel="008305B7">
          <w:rPr>
            <w:noProof/>
            <w:webHidden/>
          </w:rPr>
          <w:tab/>
          <w:delText>16</w:delText>
        </w:r>
      </w:del>
    </w:p>
    <w:p w14:paraId="5D1AD659" w14:textId="71827BE0" w:rsidR="00DC4672" w:rsidDel="008305B7" w:rsidRDefault="00DC4672">
      <w:pPr>
        <w:pStyle w:val="TableofFigures"/>
        <w:tabs>
          <w:tab w:val="right" w:leader="dot" w:pos="9458"/>
        </w:tabs>
        <w:rPr>
          <w:del w:id="735" w:author="Vũ Đức Thông (VinSOC-ANBM-ANBMOT)" w:date="2026-04-20T12:01:00Z"/>
          <w:rFonts w:asciiTheme="minorHAnsi" w:eastAsiaTheme="minorEastAsia" w:hAnsiTheme="minorHAnsi"/>
          <w:noProof/>
          <w:sz w:val="22"/>
          <w:lang w:val="en-US"/>
        </w:rPr>
      </w:pPr>
      <w:del w:id="736" w:author="Vũ Đức Thông (VinSOC-ANBM-ANBMOT)" w:date="2026-04-20T12:01:00Z">
        <w:r w:rsidRPr="008305B7" w:rsidDel="008305B7">
          <w:rPr>
            <w:rStyle w:val="Hyperlink"/>
            <w:noProof/>
            <w:rPrChange w:id="737" w:author="Vũ Đức Thông (VinSOC-ANBM-ANBMOT)" w:date="2026-04-20T12:01:00Z">
              <w:rPr>
                <w:rStyle w:val="Hyperlink"/>
                <w:noProof/>
              </w:rPr>
            </w:rPrChange>
          </w:rPr>
          <w:delText>Bảng 2. So sánh PCS với SCADA</w:delText>
        </w:r>
        <w:r w:rsidDel="008305B7">
          <w:rPr>
            <w:noProof/>
            <w:webHidden/>
          </w:rPr>
          <w:tab/>
          <w:delText>19</w:delText>
        </w:r>
      </w:del>
    </w:p>
    <w:p w14:paraId="25130F21" w14:textId="699DF091" w:rsidR="00B9705E" w:rsidDel="00DC4672" w:rsidRDefault="00B9705E">
      <w:pPr>
        <w:pStyle w:val="TableofFigures"/>
        <w:tabs>
          <w:tab w:val="right" w:leader="dot" w:pos="9458"/>
        </w:tabs>
        <w:rPr>
          <w:del w:id="738" w:author="Vũ Đức Thông (VinSOC-ANBM-ANBMOT)" w:date="2026-04-19T22:13:00Z"/>
          <w:rFonts w:asciiTheme="minorHAnsi" w:eastAsiaTheme="minorEastAsia" w:hAnsiTheme="minorHAnsi"/>
          <w:noProof/>
          <w:sz w:val="22"/>
          <w:lang w:eastAsia="en-AU"/>
        </w:rPr>
      </w:pPr>
      <w:del w:id="739" w:author="Vũ Đức Thông (VinSOC-ANBM-ANBMOT)" w:date="2026-04-19T22:13:00Z">
        <w:r w:rsidRPr="00DC4672" w:rsidDel="00DC4672">
          <w:rPr>
            <w:noProof/>
            <w:rPrChange w:id="740" w:author="Vũ Đức Thông (VinSOC-ANBM-ANBMOT)" w:date="2026-04-19T22:13:00Z">
              <w:rPr>
                <w:rStyle w:val="Hyperlink"/>
                <w:noProof/>
              </w:rPr>
            </w:rPrChange>
          </w:rPr>
          <w:delText>Bảng 1. Định dạng Aiken của file các câu hỏi trắc nghiệm</w:delText>
        </w:r>
        <w:r w:rsidDel="00DC4672">
          <w:rPr>
            <w:noProof/>
            <w:webHidden/>
          </w:rPr>
          <w:tab/>
          <w:delText>8</w:delText>
        </w:r>
      </w:del>
    </w:p>
    <w:p w14:paraId="31C37F59" w14:textId="673829B2" w:rsidR="007B5F16" w:rsidRDefault="00B9705E" w:rsidP="00B9705E">
      <w:pPr>
        <w:pStyle w:val="CTDT-Text"/>
        <w:rPr>
          <w:sz w:val="24"/>
          <w:szCs w:val="20"/>
        </w:rPr>
      </w:pPr>
      <w:r>
        <w:rPr>
          <w:sz w:val="24"/>
          <w:szCs w:val="20"/>
        </w:rPr>
        <w:fldChar w:fldCharType="end"/>
      </w:r>
    </w:p>
    <w:p w14:paraId="482B1FF4" w14:textId="77777777" w:rsidR="007B5F16" w:rsidRDefault="007B5F16" w:rsidP="00B9705E">
      <w:pPr>
        <w:pStyle w:val="CTDT-Text"/>
        <w:rPr>
          <w:szCs w:val="20"/>
        </w:rPr>
      </w:pPr>
      <w:r>
        <w:rPr>
          <w:szCs w:val="20"/>
        </w:rPr>
        <w:br w:type="page"/>
      </w:r>
    </w:p>
    <w:p w14:paraId="7AA4BFCC" w14:textId="0B8B4A0D" w:rsidR="00F24C64" w:rsidRPr="00AE47E8" w:rsidDel="00DC4672" w:rsidRDefault="00F24C64" w:rsidP="00F24C64">
      <w:pPr>
        <w:pStyle w:val="CTDT-H0"/>
        <w:rPr>
          <w:del w:id="741" w:author="Vũ Đức Thông (VinSOC-ANBM-ANBMOT)" w:date="2026-04-19T22:12:00Z"/>
        </w:rPr>
      </w:pPr>
      <w:bookmarkStart w:id="742" w:name="_Toc153572009"/>
      <w:bookmarkStart w:id="743" w:name="_Hlk92102585"/>
      <w:del w:id="744" w:author="Vũ Đức Thông (VinSOC-ANBM-ANBMOT)" w:date="2026-04-19T22:12:00Z">
        <w:r w:rsidRPr="00AE47E8" w:rsidDel="00DC4672">
          <w:lastRenderedPageBreak/>
          <w:delText xml:space="preserve">DANH MỤC CÁC </w:delText>
        </w:r>
        <w:r w:rsidDel="00DC4672">
          <w:delText>TỪ VIẾT TẮT</w:delText>
        </w:r>
        <w:bookmarkStart w:id="745" w:name="_Toc227529236"/>
        <w:bookmarkStart w:id="746" w:name="_Toc227578902"/>
        <w:bookmarkEnd w:id="742"/>
        <w:bookmarkEnd w:id="745"/>
        <w:bookmarkEnd w:id="746"/>
      </w:del>
    </w:p>
    <w:tbl>
      <w:tblPr>
        <w:tblStyle w:val="TableGrid"/>
        <w:tblW w:w="9180" w:type="dxa"/>
        <w:tblLook w:val="04A0" w:firstRow="1" w:lastRow="0" w:firstColumn="1" w:lastColumn="0" w:noHBand="0" w:noVBand="1"/>
      </w:tblPr>
      <w:tblGrid>
        <w:gridCol w:w="1123"/>
        <w:gridCol w:w="4088"/>
        <w:gridCol w:w="3969"/>
      </w:tblGrid>
      <w:tr w:rsidR="00F24C64" w:rsidRPr="00A76C93" w:rsidDel="00DC4672" w14:paraId="33807E09" w14:textId="69EAF156" w:rsidTr="00C202B1">
        <w:trPr>
          <w:del w:id="747" w:author="Vũ Đức Thông (VinSOC-ANBM-ANBMOT)" w:date="2026-04-19T22:12:00Z"/>
        </w:trPr>
        <w:tc>
          <w:tcPr>
            <w:tcW w:w="1123" w:type="dxa"/>
          </w:tcPr>
          <w:p w14:paraId="11E8F3CC" w14:textId="6BFA98F6" w:rsidR="00F24C64" w:rsidRPr="00A76C93" w:rsidDel="00DC4672" w:rsidRDefault="00F24C64" w:rsidP="00C202B1">
            <w:pPr>
              <w:spacing w:before="60" w:after="60"/>
              <w:jc w:val="center"/>
              <w:rPr>
                <w:del w:id="748" w:author="Vũ Đức Thông (VinSOC-ANBM-ANBMOT)" w:date="2026-04-19T22:12:00Z"/>
                <w:rFonts w:cs="Times New Roman"/>
                <w:b/>
                <w:szCs w:val="24"/>
                <w:lang w:val="vi-VN"/>
              </w:rPr>
            </w:pPr>
            <w:del w:id="749" w:author="Vũ Đức Thông (VinSOC-ANBM-ANBMOT)" w:date="2026-04-19T22:12:00Z">
              <w:r w:rsidRPr="00A76C93" w:rsidDel="00DC4672">
                <w:rPr>
                  <w:rFonts w:cs="Times New Roman"/>
                  <w:b/>
                  <w:szCs w:val="24"/>
                  <w:lang w:val="vi-VN"/>
                </w:rPr>
                <w:delText xml:space="preserve">Từ </w:delText>
              </w:r>
              <w:r w:rsidRPr="00A76C93" w:rsidDel="00DC4672">
                <w:rPr>
                  <w:rFonts w:cs="Times New Roman"/>
                  <w:b/>
                  <w:szCs w:val="24"/>
                  <w:lang w:val="vi-VN"/>
                </w:rPr>
                <w:br/>
                <w:delText>viết tắt</w:delText>
              </w:r>
              <w:bookmarkStart w:id="750" w:name="_Toc227529237"/>
              <w:bookmarkStart w:id="751" w:name="_Toc227578903"/>
              <w:bookmarkEnd w:id="750"/>
              <w:bookmarkEnd w:id="751"/>
            </w:del>
          </w:p>
        </w:tc>
        <w:tc>
          <w:tcPr>
            <w:tcW w:w="4088" w:type="dxa"/>
            <w:vAlign w:val="center"/>
          </w:tcPr>
          <w:p w14:paraId="30DDA191" w14:textId="74100031" w:rsidR="00F24C64" w:rsidRPr="00A76C93" w:rsidDel="00DC4672" w:rsidRDefault="00F24C64" w:rsidP="00C202B1">
            <w:pPr>
              <w:spacing w:before="60" w:after="60"/>
              <w:jc w:val="left"/>
              <w:rPr>
                <w:del w:id="752" w:author="Vũ Đức Thông (VinSOC-ANBM-ANBMOT)" w:date="2026-04-19T22:12:00Z"/>
                <w:rFonts w:cs="Times New Roman"/>
                <w:b/>
                <w:szCs w:val="24"/>
                <w:lang w:val="vi-VN"/>
              </w:rPr>
            </w:pPr>
            <w:del w:id="753" w:author="Vũ Đức Thông (VinSOC-ANBM-ANBMOT)" w:date="2026-04-19T22:12:00Z">
              <w:r w:rsidRPr="00A76C93" w:rsidDel="00DC4672">
                <w:rPr>
                  <w:rFonts w:cs="Times New Roman"/>
                  <w:b/>
                  <w:szCs w:val="24"/>
                  <w:lang w:val="vi-VN"/>
                </w:rPr>
                <w:delText>Thuật ngữ tiếng Anh/Giải thích</w:delText>
              </w:r>
              <w:bookmarkStart w:id="754" w:name="_Toc227529238"/>
              <w:bookmarkStart w:id="755" w:name="_Toc227578904"/>
              <w:bookmarkEnd w:id="754"/>
              <w:bookmarkEnd w:id="755"/>
            </w:del>
          </w:p>
        </w:tc>
        <w:tc>
          <w:tcPr>
            <w:tcW w:w="3969" w:type="dxa"/>
            <w:vAlign w:val="center"/>
          </w:tcPr>
          <w:p w14:paraId="418C03F4" w14:textId="663066F7" w:rsidR="00F24C64" w:rsidRPr="00A76C93" w:rsidDel="00DC4672" w:rsidRDefault="00F24C64" w:rsidP="00C202B1">
            <w:pPr>
              <w:spacing w:before="60" w:after="60"/>
              <w:jc w:val="left"/>
              <w:rPr>
                <w:del w:id="756" w:author="Vũ Đức Thông (VinSOC-ANBM-ANBMOT)" w:date="2026-04-19T22:12:00Z"/>
                <w:rFonts w:cs="Times New Roman"/>
                <w:b/>
                <w:szCs w:val="24"/>
                <w:lang w:val="vi-VN"/>
              </w:rPr>
            </w:pPr>
            <w:del w:id="757" w:author="Vũ Đức Thông (VinSOC-ANBM-ANBMOT)" w:date="2026-04-19T22:12:00Z">
              <w:r w:rsidRPr="00A76C93" w:rsidDel="00DC4672">
                <w:rPr>
                  <w:rFonts w:cs="Times New Roman"/>
                  <w:b/>
                  <w:szCs w:val="24"/>
                  <w:lang w:val="vi-VN"/>
                </w:rPr>
                <w:delText>Thuật ngữ tiếng Việt/Giải thích</w:delText>
              </w:r>
              <w:bookmarkStart w:id="758" w:name="_Toc227529239"/>
              <w:bookmarkStart w:id="759" w:name="_Toc227578905"/>
              <w:bookmarkEnd w:id="758"/>
              <w:bookmarkEnd w:id="759"/>
            </w:del>
          </w:p>
        </w:tc>
        <w:bookmarkStart w:id="760" w:name="_Toc227529240"/>
        <w:bookmarkStart w:id="761" w:name="_Toc227578906"/>
        <w:bookmarkEnd w:id="760"/>
        <w:bookmarkEnd w:id="761"/>
      </w:tr>
      <w:tr w:rsidR="00F24C64" w:rsidRPr="00A76C93" w:rsidDel="00DC4672" w14:paraId="472DB014" w14:textId="386D8524" w:rsidTr="00C202B1">
        <w:trPr>
          <w:trHeight w:val="20"/>
          <w:del w:id="762" w:author="Vũ Đức Thông (VinSOC-ANBM-ANBMOT)" w:date="2026-04-19T22:12:00Z"/>
        </w:trPr>
        <w:tc>
          <w:tcPr>
            <w:tcW w:w="1123" w:type="dxa"/>
            <w:vAlign w:val="center"/>
          </w:tcPr>
          <w:p w14:paraId="24A4222E" w14:textId="364E2617" w:rsidR="00F24C64" w:rsidRPr="00A76C93" w:rsidDel="00DC4672" w:rsidRDefault="00B03F2E" w:rsidP="00C202B1">
            <w:pPr>
              <w:spacing w:before="60" w:after="60"/>
              <w:jc w:val="center"/>
              <w:rPr>
                <w:del w:id="763" w:author="Vũ Đức Thông (VinSOC-ANBM-ANBMOT)" w:date="2026-04-19T22:12:00Z"/>
                <w:rFonts w:cs="Times New Roman"/>
                <w:szCs w:val="24"/>
              </w:rPr>
            </w:pPr>
            <w:del w:id="764" w:author="Vũ Đức Thông (VinSOC-ANBM-ANBMOT)" w:date="2026-04-19T22:12:00Z">
              <w:r w:rsidDel="00DC4672">
                <w:rPr>
                  <w:rFonts w:cs="Times New Roman"/>
                  <w:szCs w:val="24"/>
                </w:rPr>
                <w:delText>LMS</w:delText>
              </w:r>
              <w:bookmarkStart w:id="765" w:name="_Toc227529241"/>
              <w:bookmarkStart w:id="766" w:name="_Toc227578907"/>
              <w:bookmarkEnd w:id="765"/>
              <w:bookmarkEnd w:id="766"/>
            </w:del>
          </w:p>
        </w:tc>
        <w:tc>
          <w:tcPr>
            <w:tcW w:w="4088" w:type="dxa"/>
            <w:vAlign w:val="center"/>
          </w:tcPr>
          <w:p w14:paraId="47C01627" w14:textId="078CE60D" w:rsidR="00F24C64" w:rsidRPr="00EF5831" w:rsidDel="00DC4672" w:rsidRDefault="00EF5831" w:rsidP="00C202B1">
            <w:pPr>
              <w:spacing w:before="60" w:after="60"/>
              <w:jc w:val="left"/>
              <w:rPr>
                <w:del w:id="767" w:author="Vũ Đức Thông (VinSOC-ANBM-ANBMOT)" w:date="2026-04-19T22:12:00Z"/>
                <w:rFonts w:cs="Times New Roman"/>
                <w:szCs w:val="24"/>
                <w:lang w:val="en-US"/>
              </w:rPr>
            </w:pPr>
            <w:del w:id="768" w:author="Vũ Đức Thông (VinSOC-ANBM-ANBMOT)" w:date="2026-04-19T22:12:00Z">
              <w:r w:rsidDel="00DC4672">
                <w:rPr>
                  <w:rFonts w:cs="Times New Roman"/>
                  <w:szCs w:val="24"/>
                  <w:lang w:val="en-US"/>
                </w:rPr>
                <w:delText>Learning Management System</w:delText>
              </w:r>
              <w:bookmarkStart w:id="769" w:name="_Toc227529242"/>
              <w:bookmarkStart w:id="770" w:name="_Toc227578908"/>
              <w:bookmarkEnd w:id="769"/>
              <w:bookmarkEnd w:id="770"/>
            </w:del>
          </w:p>
        </w:tc>
        <w:tc>
          <w:tcPr>
            <w:tcW w:w="3969" w:type="dxa"/>
            <w:vAlign w:val="center"/>
          </w:tcPr>
          <w:p w14:paraId="2F1EAF09" w14:textId="2AC73CA0" w:rsidR="00F24C64" w:rsidRPr="00A76C93" w:rsidDel="00DC4672" w:rsidRDefault="00EF5831" w:rsidP="00C202B1">
            <w:pPr>
              <w:spacing w:before="60" w:after="60"/>
              <w:jc w:val="left"/>
              <w:rPr>
                <w:del w:id="771" w:author="Vũ Đức Thông (VinSOC-ANBM-ANBMOT)" w:date="2026-04-19T22:12:00Z"/>
                <w:rFonts w:cs="Times New Roman"/>
                <w:szCs w:val="24"/>
              </w:rPr>
            </w:pPr>
            <w:del w:id="772" w:author="Vũ Đức Thông (VinSOC-ANBM-ANBMOT)" w:date="2026-04-19T22:12:00Z">
              <w:r w:rsidDel="00DC4672">
                <w:rPr>
                  <w:rFonts w:cs="Times New Roman"/>
                  <w:szCs w:val="24"/>
                </w:rPr>
                <w:delText>Hệ thống quản lý học tập</w:delText>
              </w:r>
              <w:bookmarkStart w:id="773" w:name="_Toc227529243"/>
              <w:bookmarkStart w:id="774" w:name="_Toc227578909"/>
              <w:bookmarkEnd w:id="773"/>
              <w:bookmarkEnd w:id="774"/>
            </w:del>
          </w:p>
        </w:tc>
        <w:bookmarkStart w:id="775" w:name="_Toc227529244"/>
        <w:bookmarkStart w:id="776" w:name="_Toc227578910"/>
        <w:bookmarkEnd w:id="775"/>
        <w:bookmarkEnd w:id="776"/>
      </w:tr>
      <w:tr w:rsidR="00DB33E4" w:rsidRPr="00A76C93" w:rsidDel="00DC4672" w14:paraId="44D05808" w14:textId="2AA31A40" w:rsidTr="00C202B1">
        <w:trPr>
          <w:trHeight w:val="20"/>
          <w:del w:id="777" w:author="Vũ Đức Thông (VinSOC-ANBM-ANBMOT)" w:date="2026-04-19T22:12:00Z"/>
        </w:trPr>
        <w:tc>
          <w:tcPr>
            <w:tcW w:w="1123" w:type="dxa"/>
            <w:vAlign w:val="center"/>
          </w:tcPr>
          <w:p w14:paraId="64231BAB" w14:textId="5C9986B3" w:rsidR="00DB33E4" w:rsidRPr="00A76C93" w:rsidDel="00DC4672" w:rsidRDefault="00DB33E4" w:rsidP="00C202B1">
            <w:pPr>
              <w:spacing w:before="60" w:after="60"/>
              <w:jc w:val="center"/>
              <w:rPr>
                <w:del w:id="778" w:author="Vũ Đức Thông (VinSOC-ANBM-ANBMOT)" w:date="2026-04-19T22:12:00Z"/>
                <w:rFonts w:cs="Times New Roman"/>
                <w:szCs w:val="24"/>
              </w:rPr>
            </w:pPr>
            <w:bookmarkStart w:id="779" w:name="_Toc227529245"/>
            <w:bookmarkStart w:id="780" w:name="_Toc227578911"/>
            <w:bookmarkEnd w:id="779"/>
            <w:bookmarkEnd w:id="780"/>
          </w:p>
        </w:tc>
        <w:tc>
          <w:tcPr>
            <w:tcW w:w="4088" w:type="dxa"/>
            <w:vAlign w:val="center"/>
          </w:tcPr>
          <w:p w14:paraId="31E95C25" w14:textId="08D16BF4" w:rsidR="00DB33E4" w:rsidRPr="00A76C93" w:rsidDel="00DC4672" w:rsidRDefault="00DB33E4" w:rsidP="00C202B1">
            <w:pPr>
              <w:spacing w:before="60" w:after="60"/>
              <w:jc w:val="left"/>
              <w:rPr>
                <w:del w:id="781" w:author="Vũ Đức Thông (VinSOC-ANBM-ANBMOT)" w:date="2026-04-19T22:12:00Z"/>
                <w:rFonts w:cs="Times New Roman"/>
                <w:szCs w:val="24"/>
              </w:rPr>
            </w:pPr>
            <w:bookmarkStart w:id="782" w:name="_Toc227529246"/>
            <w:bookmarkStart w:id="783" w:name="_Toc227578912"/>
            <w:bookmarkEnd w:id="782"/>
            <w:bookmarkEnd w:id="783"/>
          </w:p>
        </w:tc>
        <w:tc>
          <w:tcPr>
            <w:tcW w:w="3969" w:type="dxa"/>
            <w:vAlign w:val="center"/>
          </w:tcPr>
          <w:p w14:paraId="6080B5EE" w14:textId="65272AD5" w:rsidR="00DB33E4" w:rsidRPr="00A76C93" w:rsidDel="00DC4672" w:rsidRDefault="00DB33E4" w:rsidP="00C202B1">
            <w:pPr>
              <w:spacing w:before="60" w:after="60"/>
              <w:jc w:val="left"/>
              <w:rPr>
                <w:del w:id="784" w:author="Vũ Đức Thông (VinSOC-ANBM-ANBMOT)" w:date="2026-04-19T22:12:00Z"/>
                <w:rFonts w:cs="Times New Roman"/>
                <w:szCs w:val="24"/>
              </w:rPr>
            </w:pPr>
            <w:bookmarkStart w:id="785" w:name="_Toc227529247"/>
            <w:bookmarkStart w:id="786" w:name="_Toc227578913"/>
            <w:bookmarkEnd w:id="785"/>
            <w:bookmarkEnd w:id="786"/>
          </w:p>
        </w:tc>
        <w:bookmarkStart w:id="787" w:name="_Toc227529248"/>
        <w:bookmarkStart w:id="788" w:name="_Toc227578914"/>
        <w:bookmarkEnd w:id="787"/>
        <w:bookmarkEnd w:id="788"/>
      </w:tr>
      <w:tr w:rsidR="00F24C64" w:rsidRPr="00A76C93" w:rsidDel="00DC4672" w14:paraId="5597A56B" w14:textId="5DEA6B24" w:rsidTr="00C202B1">
        <w:trPr>
          <w:trHeight w:val="20"/>
          <w:del w:id="789" w:author="Vũ Đức Thông (VinSOC-ANBM-ANBMOT)" w:date="2026-04-19T22:12:00Z"/>
        </w:trPr>
        <w:tc>
          <w:tcPr>
            <w:tcW w:w="1123" w:type="dxa"/>
            <w:vAlign w:val="center"/>
          </w:tcPr>
          <w:p w14:paraId="0D0A2501" w14:textId="4E32E02B" w:rsidR="00F24C64" w:rsidRPr="00A76C93" w:rsidDel="00DC4672" w:rsidRDefault="00F24C64" w:rsidP="00C202B1">
            <w:pPr>
              <w:spacing w:before="60" w:after="60"/>
              <w:jc w:val="center"/>
              <w:rPr>
                <w:del w:id="790" w:author="Vũ Đức Thông (VinSOC-ANBM-ANBMOT)" w:date="2026-04-19T22:12:00Z"/>
                <w:rFonts w:cs="Times New Roman"/>
                <w:szCs w:val="24"/>
              </w:rPr>
            </w:pPr>
            <w:bookmarkStart w:id="791" w:name="_Toc227529249"/>
            <w:bookmarkStart w:id="792" w:name="_Toc227578915"/>
            <w:bookmarkEnd w:id="791"/>
            <w:bookmarkEnd w:id="792"/>
          </w:p>
        </w:tc>
        <w:tc>
          <w:tcPr>
            <w:tcW w:w="4088" w:type="dxa"/>
            <w:vAlign w:val="center"/>
          </w:tcPr>
          <w:p w14:paraId="593A528E" w14:textId="10CEA013" w:rsidR="00F24C64" w:rsidRPr="00A76C93" w:rsidDel="00DC4672" w:rsidRDefault="00F24C64" w:rsidP="00C202B1">
            <w:pPr>
              <w:spacing w:before="60" w:after="60"/>
              <w:jc w:val="left"/>
              <w:rPr>
                <w:del w:id="793" w:author="Vũ Đức Thông (VinSOC-ANBM-ANBMOT)" w:date="2026-04-19T22:12:00Z"/>
                <w:rFonts w:cs="Times New Roman"/>
                <w:szCs w:val="24"/>
                <w:lang w:val="vi-VN"/>
              </w:rPr>
            </w:pPr>
            <w:bookmarkStart w:id="794" w:name="_Toc227529250"/>
            <w:bookmarkStart w:id="795" w:name="_Toc227578916"/>
            <w:bookmarkEnd w:id="794"/>
            <w:bookmarkEnd w:id="795"/>
          </w:p>
        </w:tc>
        <w:tc>
          <w:tcPr>
            <w:tcW w:w="3969" w:type="dxa"/>
            <w:vAlign w:val="center"/>
          </w:tcPr>
          <w:p w14:paraId="2D7DFE75" w14:textId="61DFB332" w:rsidR="00F24C64" w:rsidRPr="00A76C93" w:rsidDel="00DC4672" w:rsidRDefault="00F24C64" w:rsidP="00C202B1">
            <w:pPr>
              <w:spacing w:before="60" w:after="60"/>
              <w:jc w:val="left"/>
              <w:rPr>
                <w:del w:id="796" w:author="Vũ Đức Thông (VinSOC-ANBM-ANBMOT)" w:date="2026-04-19T22:12:00Z"/>
                <w:rFonts w:cs="Times New Roman"/>
                <w:szCs w:val="24"/>
              </w:rPr>
            </w:pPr>
            <w:bookmarkStart w:id="797" w:name="_Toc227529251"/>
            <w:bookmarkStart w:id="798" w:name="_Toc227578917"/>
            <w:bookmarkEnd w:id="797"/>
            <w:bookmarkEnd w:id="798"/>
          </w:p>
        </w:tc>
        <w:bookmarkStart w:id="799" w:name="_Toc227529252"/>
        <w:bookmarkStart w:id="800" w:name="_Toc227578918"/>
        <w:bookmarkEnd w:id="799"/>
        <w:bookmarkEnd w:id="800"/>
      </w:tr>
      <w:tr w:rsidR="00DF60F3" w:rsidRPr="00A76C93" w:rsidDel="00DC4672" w14:paraId="7A7529FA" w14:textId="434D8F4B" w:rsidTr="00C202B1">
        <w:trPr>
          <w:trHeight w:val="20"/>
          <w:del w:id="801" w:author="Vũ Đức Thông (VinSOC-ANBM-ANBMOT)" w:date="2026-04-19T22:12:00Z"/>
        </w:trPr>
        <w:tc>
          <w:tcPr>
            <w:tcW w:w="1123" w:type="dxa"/>
            <w:vAlign w:val="center"/>
          </w:tcPr>
          <w:p w14:paraId="43E347C4" w14:textId="051D2617" w:rsidR="00DF60F3" w:rsidRPr="00A76C93" w:rsidDel="00DC4672" w:rsidRDefault="00DF60F3" w:rsidP="00C202B1">
            <w:pPr>
              <w:spacing w:before="60" w:after="60"/>
              <w:jc w:val="center"/>
              <w:rPr>
                <w:del w:id="802" w:author="Vũ Đức Thông (VinSOC-ANBM-ANBMOT)" w:date="2026-04-19T22:12:00Z"/>
                <w:rFonts w:cs="Times New Roman"/>
                <w:szCs w:val="24"/>
              </w:rPr>
            </w:pPr>
            <w:bookmarkStart w:id="803" w:name="_Toc227529253"/>
            <w:bookmarkStart w:id="804" w:name="_Toc227578919"/>
            <w:bookmarkEnd w:id="803"/>
            <w:bookmarkEnd w:id="804"/>
          </w:p>
        </w:tc>
        <w:tc>
          <w:tcPr>
            <w:tcW w:w="4088" w:type="dxa"/>
            <w:vAlign w:val="center"/>
          </w:tcPr>
          <w:p w14:paraId="0145004D" w14:textId="4A4AE3F2" w:rsidR="00DF60F3" w:rsidRPr="00A76C93" w:rsidDel="00DC4672" w:rsidRDefault="00DF60F3" w:rsidP="00C202B1">
            <w:pPr>
              <w:spacing w:before="60" w:after="60"/>
              <w:jc w:val="left"/>
              <w:rPr>
                <w:del w:id="805" w:author="Vũ Đức Thông (VinSOC-ANBM-ANBMOT)" w:date="2026-04-19T22:12:00Z"/>
                <w:rFonts w:cs="Times New Roman"/>
                <w:szCs w:val="24"/>
              </w:rPr>
            </w:pPr>
            <w:bookmarkStart w:id="806" w:name="_Toc227529254"/>
            <w:bookmarkStart w:id="807" w:name="_Toc227578920"/>
            <w:bookmarkEnd w:id="806"/>
            <w:bookmarkEnd w:id="807"/>
          </w:p>
        </w:tc>
        <w:tc>
          <w:tcPr>
            <w:tcW w:w="3969" w:type="dxa"/>
            <w:vAlign w:val="center"/>
          </w:tcPr>
          <w:p w14:paraId="4F293222" w14:textId="36179F78" w:rsidR="00DF60F3" w:rsidRPr="00A76C93" w:rsidDel="00DC4672" w:rsidRDefault="00DF60F3" w:rsidP="00C202B1">
            <w:pPr>
              <w:spacing w:before="60" w:after="60"/>
              <w:jc w:val="left"/>
              <w:rPr>
                <w:del w:id="808" w:author="Vũ Đức Thông (VinSOC-ANBM-ANBMOT)" w:date="2026-04-19T22:12:00Z"/>
                <w:rFonts w:cs="Times New Roman"/>
                <w:szCs w:val="24"/>
              </w:rPr>
            </w:pPr>
            <w:bookmarkStart w:id="809" w:name="_Toc227529255"/>
            <w:bookmarkStart w:id="810" w:name="_Toc227578921"/>
            <w:bookmarkEnd w:id="809"/>
            <w:bookmarkEnd w:id="810"/>
          </w:p>
        </w:tc>
        <w:bookmarkStart w:id="811" w:name="_Toc227529256"/>
        <w:bookmarkStart w:id="812" w:name="_Toc227578922"/>
        <w:bookmarkEnd w:id="811"/>
        <w:bookmarkEnd w:id="812"/>
      </w:tr>
      <w:tr w:rsidR="00DF60F3" w:rsidRPr="00A76C93" w:rsidDel="00DC4672" w14:paraId="19680E62" w14:textId="4FBBC74D" w:rsidTr="00C202B1">
        <w:trPr>
          <w:trHeight w:val="20"/>
          <w:del w:id="813" w:author="Vũ Đức Thông (VinSOC-ANBM-ANBMOT)" w:date="2026-04-19T22:12:00Z"/>
        </w:trPr>
        <w:tc>
          <w:tcPr>
            <w:tcW w:w="1123" w:type="dxa"/>
            <w:vAlign w:val="center"/>
          </w:tcPr>
          <w:p w14:paraId="7BD84923" w14:textId="117EFBC7" w:rsidR="00DF60F3" w:rsidRPr="00A76C93" w:rsidDel="00DC4672" w:rsidRDefault="00DF60F3" w:rsidP="00C202B1">
            <w:pPr>
              <w:spacing w:before="60" w:after="60"/>
              <w:jc w:val="center"/>
              <w:rPr>
                <w:del w:id="814" w:author="Vũ Đức Thông (VinSOC-ANBM-ANBMOT)" w:date="2026-04-19T22:12:00Z"/>
                <w:rFonts w:cs="Times New Roman"/>
                <w:szCs w:val="24"/>
              </w:rPr>
            </w:pPr>
            <w:bookmarkStart w:id="815" w:name="_Toc227529257"/>
            <w:bookmarkStart w:id="816" w:name="_Toc227578923"/>
            <w:bookmarkEnd w:id="815"/>
            <w:bookmarkEnd w:id="816"/>
          </w:p>
        </w:tc>
        <w:tc>
          <w:tcPr>
            <w:tcW w:w="4088" w:type="dxa"/>
            <w:vAlign w:val="center"/>
          </w:tcPr>
          <w:p w14:paraId="337AC485" w14:textId="4F8DB85D" w:rsidR="00DF60F3" w:rsidRPr="00A76C93" w:rsidDel="00DC4672" w:rsidRDefault="00DF60F3" w:rsidP="00C202B1">
            <w:pPr>
              <w:spacing w:before="60" w:after="60"/>
              <w:jc w:val="left"/>
              <w:rPr>
                <w:del w:id="817" w:author="Vũ Đức Thông (VinSOC-ANBM-ANBMOT)" w:date="2026-04-19T22:12:00Z"/>
                <w:rFonts w:cs="Times New Roman"/>
                <w:szCs w:val="24"/>
                <w:lang w:val="vi-VN"/>
              </w:rPr>
            </w:pPr>
            <w:bookmarkStart w:id="818" w:name="_Toc227529258"/>
            <w:bookmarkStart w:id="819" w:name="_Toc227578924"/>
            <w:bookmarkEnd w:id="818"/>
            <w:bookmarkEnd w:id="819"/>
          </w:p>
        </w:tc>
        <w:tc>
          <w:tcPr>
            <w:tcW w:w="3969" w:type="dxa"/>
            <w:vAlign w:val="center"/>
          </w:tcPr>
          <w:p w14:paraId="07D1DF16" w14:textId="0AE6B509" w:rsidR="00DF60F3" w:rsidRPr="00A76C93" w:rsidDel="00DC4672" w:rsidRDefault="00DF60F3" w:rsidP="00C202B1">
            <w:pPr>
              <w:spacing w:before="60" w:after="60"/>
              <w:jc w:val="left"/>
              <w:rPr>
                <w:del w:id="820" w:author="Vũ Đức Thông (VinSOC-ANBM-ANBMOT)" w:date="2026-04-19T22:12:00Z"/>
                <w:rFonts w:cs="Times New Roman"/>
                <w:szCs w:val="24"/>
              </w:rPr>
            </w:pPr>
            <w:bookmarkStart w:id="821" w:name="_Toc227529259"/>
            <w:bookmarkStart w:id="822" w:name="_Toc227578925"/>
            <w:bookmarkEnd w:id="821"/>
            <w:bookmarkEnd w:id="822"/>
          </w:p>
        </w:tc>
        <w:bookmarkStart w:id="823" w:name="_Toc227529260"/>
        <w:bookmarkStart w:id="824" w:name="_Toc227578926"/>
        <w:bookmarkEnd w:id="823"/>
        <w:bookmarkEnd w:id="824"/>
      </w:tr>
      <w:tr w:rsidR="00695D80" w:rsidRPr="00A76C93" w:rsidDel="00DC4672" w14:paraId="4ED86A52" w14:textId="0DC9A6C6" w:rsidTr="00C202B1">
        <w:trPr>
          <w:trHeight w:val="20"/>
          <w:del w:id="825" w:author="Vũ Đức Thông (VinSOC-ANBM-ANBMOT)" w:date="2026-04-19T22:12:00Z"/>
        </w:trPr>
        <w:tc>
          <w:tcPr>
            <w:tcW w:w="1123" w:type="dxa"/>
            <w:vAlign w:val="center"/>
          </w:tcPr>
          <w:p w14:paraId="1BB22BBF" w14:textId="71D9B52E" w:rsidR="00695D80" w:rsidRPr="00A76C93" w:rsidDel="00DC4672" w:rsidRDefault="00695D80" w:rsidP="00C202B1">
            <w:pPr>
              <w:spacing w:before="60" w:after="60"/>
              <w:jc w:val="center"/>
              <w:rPr>
                <w:del w:id="826" w:author="Vũ Đức Thông (VinSOC-ANBM-ANBMOT)" w:date="2026-04-19T22:12:00Z"/>
                <w:rFonts w:cs="Times New Roman"/>
                <w:szCs w:val="24"/>
              </w:rPr>
            </w:pPr>
            <w:bookmarkStart w:id="827" w:name="_Toc227529261"/>
            <w:bookmarkStart w:id="828" w:name="_Toc227578927"/>
            <w:bookmarkEnd w:id="827"/>
            <w:bookmarkEnd w:id="828"/>
          </w:p>
        </w:tc>
        <w:tc>
          <w:tcPr>
            <w:tcW w:w="4088" w:type="dxa"/>
            <w:vAlign w:val="center"/>
          </w:tcPr>
          <w:p w14:paraId="1D44FCE1" w14:textId="4808883E" w:rsidR="00695D80" w:rsidRPr="00A76C93" w:rsidDel="00DC4672" w:rsidRDefault="00695D80" w:rsidP="00C202B1">
            <w:pPr>
              <w:spacing w:before="60" w:after="60"/>
              <w:jc w:val="left"/>
              <w:rPr>
                <w:del w:id="829" w:author="Vũ Đức Thông (VinSOC-ANBM-ANBMOT)" w:date="2026-04-19T22:12:00Z"/>
                <w:rFonts w:cs="Times New Roman"/>
                <w:szCs w:val="24"/>
                <w:lang w:val="vi-VN"/>
              </w:rPr>
            </w:pPr>
            <w:bookmarkStart w:id="830" w:name="_Toc227529262"/>
            <w:bookmarkStart w:id="831" w:name="_Toc227578928"/>
            <w:bookmarkEnd w:id="830"/>
            <w:bookmarkEnd w:id="831"/>
          </w:p>
        </w:tc>
        <w:tc>
          <w:tcPr>
            <w:tcW w:w="3969" w:type="dxa"/>
            <w:vAlign w:val="center"/>
          </w:tcPr>
          <w:p w14:paraId="7AA609F1" w14:textId="0A5F86F9" w:rsidR="00695D80" w:rsidRPr="00A76C93" w:rsidDel="00DC4672" w:rsidRDefault="00695D80" w:rsidP="00C202B1">
            <w:pPr>
              <w:spacing w:before="60" w:after="60"/>
              <w:jc w:val="left"/>
              <w:rPr>
                <w:del w:id="832" w:author="Vũ Đức Thông (VinSOC-ANBM-ANBMOT)" w:date="2026-04-19T22:12:00Z"/>
                <w:rFonts w:cs="Times New Roman"/>
                <w:szCs w:val="24"/>
              </w:rPr>
            </w:pPr>
            <w:bookmarkStart w:id="833" w:name="_Toc227529263"/>
            <w:bookmarkStart w:id="834" w:name="_Toc227578929"/>
            <w:bookmarkEnd w:id="833"/>
            <w:bookmarkEnd w:id="834"/>
          </w:p>
        </w:tc>
        <w:bookmarkStart w:id="835" w:name="_Toc227529264"/>
        <w:bookmarkStart w:id="836" w:name="_Toc227578930"/>
        <w:bookmarkEnd w:id="835"/>
        <w:bookmarkEnd w:id="836"/>
      </w:tr>
      <w:tr w:rsidR="00A06BEE" w:rsidRPr="00A76C93" w:rsidDel="00DC4672" w14:paraId="418EA311" w14:textId="4A5861D7" w:rsidTr="00C202B1">
        <w:trPr>
          <w:trHeight w:val="20"/>
          <w:del w:id="837" w:author="Vũ Đức Thông (VinSOC-ANBM-ANBMOT)" w:date="2026-04-19T22:12:00Z"/>
        </w:trPr>
        <w:tc>
          <w:tcPr>
            <w:tcW w:w="1123" w:type="dxa"/>
            <w:vAlign w:val="center"/>
          </w:tcPr>
          <w:p w14:paraId="5C178B43" w14:textId="0C0FA2C5" w:rsidR="00A06BEE" w:rsidRPr="00A76C93" w:rsidDel="00DC4672" w:rsidRDefault="00A06BEE" w:rsidP="00C202B1">
            <w:pPr>
              <w:spacing w:before="60" w:after="60"/>
              <w:jc w:val="center"/>
              <w:rPr>
                <w:del w:id="838" w:author="Vũ Đức Thông (VinSOC-ANBM-ANBMOT)" w:date="2026-04-19T22:12:00Z"/>
                <w:rFonts w:cs="Times New Roman"/>
                <w:szCs w:val="24"/>
                <w:lang w:val="vi-VN"/>
              </w:rPr>
            </w:pPr>
            <w:bookmarkStart w:id="839" w:name="_Toc227529265"/>
            <w:bookmarkStart w:id="840" w:name="_Toc227578931"/>
            <w:bookmarkEnd w:id="839"/>
            <w:bookmarkEnd w:id="840"/>
          </w:p>
        </w:tc>
        <w:tc>
          <w:tcPr>
            <w:tcW w:w="4088" w:type="dxa"/>
            <w:vAlign w:val="center"/>
          </w:tcPr>
          <w:p w14:paraId="0E467DDB" w14:textId="4EE412D1" w:rsidR="00A06BEE" w:rsidRPr="00A76C93" w:rsidDel="00DC4672" w:rsidRDefault="00A06BEE" w:rsidP="00C202B1">
            <w:pPr>
              <w:spacing w:before="60" w:after="60"/>
              <w:jc w:val="left"/>
              <w:rPr>
                <w:del w:id="841" w:author="Vũ Đức Thông (VinSOC-ANBM-ANBMOT)" w:date="2026-04-19T22:12:00Z"/>
                <w:rFonts w:cs="Times New Roman"/>
                <w:szCs w:val="24"/>
              </w:rPr>
            </w:pPr>
            <w:bookmarkStart w:id="842" w:name="_Toc227529266"/>
            <w:bookmarkStart w:id="843" w:name="_Toc227578932"/>
            <w:bookmarkEnd w:id="842"/>
            <w:bookmarkEnd w:id="843"/>
          </w:p>
        </w:tc>
        <w:tc>
          <w:tcPr>
            <w:tcW w:w="3969" w:type="dxa"/>
            <w:vAlign w:val="center"/>
          </w:tcPr>
          <w:p w14:paraId="4156FF58" w14:textId="1EB2BF0F" w:rsidR="00A06BEE" w:rsidRPr="00A76C93" w:rsidDel="00DC4672" w:rsidRDefault="00A06BEE" w:rsidP="00C202B1">
            <w:pPr>
              <w:spacing w:before="60" w:after="60"/>
              <w:jc w:val="left"/>
              <w:rPr>
                <w:del w:id="844" w:author="Vũ Đức Thông (VinSOC-ANBM-ANBMOT)" w:date="2026-04-19T22:12:00Z"/>
                <w:rFonts w:cs="Times New Roman"/>
                <w:szCs w:val="24"/>
              </w:rPr>
            </w:pPr>
            <w:bookmarkStart w:id="845" w:name="_Toc227529267"/>
            <w:bookmarkStart w:id="846" w:name="_Toc227578933"/>
            <w:bookmarkEnd w:id="845"/>
            <w:bookmarkEnd w:id="846"/>
          </w:p>
        </w:tc>
        <w:bookmarkStart w:id="847" w:name="_Toc227529268"/>
        <w:bookmarkStart w:id="848" w:name="_Toc227578934"/>
        <w:bookmarkEnd w:id="847"/>
        <w:bookmarkEnd w:id="848"/>
      </w:tr>
      <w:tr w:rsidR="002550BB" w:rsidRPr="00A76C93" w:rsidDel="00DC4672" w14:paraId="4C683713" w14:textId="670A93DB" w:rsidTr="00C202B1">
        <w:trPr>
          <w:trHeight w:val="20"/>
          <w:del w:id="849" w:author="Vũ Đức Thông (VinSOC-ANBM-ANBMOT)" w:date="2026-04-19T22:12:00Z"/>
        </w:trPr>
        <w:tc>
          <w:tcPr>
            <w:tcW w:w="1123" w:type="dxa"/>
            <w:vAlign w:val="center"/>
          </w:tcPr>
          <w:p w14:paraId="3A13C5CF" w14:textId="3BAE4235" w:rsidR="002550BB" w:rsidRPr="00A76C93" w:rsidDel="00DC4672" w:rsidRDefault="002550BB" w:rsidP="00D44803">
            <w:pPr>
              <w:spacing w:before="60" w:after="60"/>
              <w:jc w:val="center"/>
              <w:rPr>
                <w:del w:id="850" w:author="Vũ Đức Thông (VinSOC-ANBM-ANBMOT)" w:date="2026-04-19T22:12:00Z"/>
                <w:rFonts w:cs="Times New Roman"/>
                <w:szCs w:val="24"/>
              </w:rPr>
            </w:pPr>
            <w:bookmarkStart w:id="851" w:name="_Toc227529269"/>
            <w:bookmarkStart w:id="852" w:name="_Toc227578935"/>
            <w:bookmarkEnd w:id="851"/>
            <w:bookmarkEnd w:id="852"/>
          </w:p>
        </w:tc>
        <w:tc>
          <w:tcPr>
            <w:tcW w:w="4088" w:type="dxa"/>
            <w:vAlign w:val="center"/>
          </w:tcPr>
          <w:p w14:paraId="23985DFC" w14:textId="272EC193" w:rsidR="002550BB" w:rsidRPr="00A76C93" w:rsidDel="00DC4672" w:rsidRDefault="002550BB" w:rsidP="00D44803">
            <w:pPr>
              <w:spacing w:before="60" w:after="60"/>
              <w:jc w:val="left"/>
              <w:rPr>
                <w:del w:id="853" w:author="Vũ Đức Thông (VinSOC-ANBM-ANBMOT)" w:date="2026-04-19T22:12:00Z"/>
                <w:rFonts w:cs="Times New Roman"/>
                <w:szCs w:val="24"/>
              </w:rPr>
            </w:pPr>
            <w:bookmarkStart w:id="854" w:name="_Toc227529270"/>
            <w:bookmarkStart w:id="855" w:name="_Toc227578936"/>
            <w:bookmarkEnd w:id="854"/>
            <w:bookmarkEnd w:id="855"/>
          </w:p>
        </w:tc>
        <w:tc>
          <w:tcPr>
            <w:tcW w:w="3969" w:type="dxa"/>
            <w:vAlign w:val="center"/>
          </w:tcPr>
          <w:p w14:paraId="275A4079" w14:textId="47C4E178" w:rsidR="002550BB" w:rsidRPr="00A76C93" w:rsidDel="00DC4672" w:rsidRDefault="002550BB" w:rsidP="00D44803">
            <w:pPr>
              <w:spacing w:before="60" w:after="60"/>
              <w:jc w:val="left"/>
              <w:rPr>
                <w:del w:id="856" w:author="Vũ Đức Thông (VinSOC-ANBM-ANBMOT)" w:date="2026-04-19T22:12:00Z"/>
                <w:rFonts w:cs="Times New Roman"/>
                <w:szCs w:val="24"/>
              </w:rPr>
            </w:pPr>
            <w:bookmarkStart w:id="857" w:name="_Toc227529271"/>
            <w:bookmarkStart w:id="858" w:name="_Toc227578937"/>
            <w:bookmarkEnd w:id="857"/>
            <w:bookmarkEnd w:id="858"/>
          </w:p>
        </w:tc>
        <w:bookmarkStart w:id="859" w:name="_Toc227529272"/>
        <w:bookmarkStart w:id="860" w:name="_Toc227578938"/>
        <w:bookmarkEnd w:id="859"/>
        <w:bookmarkEnd w:id="860"/>
      </w:tr>
      <w:tr w:rsidR="00D44803" w:rsidRPr="00A76C93" w:rsidDel="00DC4672" w14:paraId="23C92325" w14:textId="6C308054" w:rsidTr="00C202B1">
        <w:trPr>
          <w:trHeight w:val="20"/>
          <w:del w:id="861" w:author="Vũ Đức Thông (VinSOC-ANBM-ANBMOT)" w:date="2026-04-19T22:12:00Z"/>
        </w:trPr>
        <w:tc>
          <w:tcPr>
            <w:tcW w:w="1123" w:type="dxa"/>
            <w:vAlign w:val="center"/>
          </w:tcPr>
          <w:p w14:paraId="1BBA74F5" w14:textId="1BD71B8B" w:rsidR="00D44803" w:rsidRPr="00A76C93" w:rsidDel="00DC4672" w:rsidRDefault="00D44803" w:rsidP="00D44803">
            <w:pPr>
              <w:spacing w:before="60" w:after="60"/>
              <w:jc w:val="center"/>
              <w:rPr>
                <w:del w:id="862" w:author="Vũ Đức Thông (VinSOC-ANBM-ANBMOT)" w:date="2026-04-19T22:12:00Z"/>
                <w:rFonts w:cs="Times New Roman"/>
                <w:szCs w:val="24"/>
              </w:rPr>
            </w:pPr>
            <w:bookmarkStart w:id="863" w:name="_Toc227529273"/>
            <w:bookmarkStart w:id="864" w:name="_Toc227578939"/>
            <w:bookmarkEnd w:id="863"/>
            <w:bookmarkEnd w:id="864"/>
          </w:p>
        </w:tc>
        <w:tc>
          <w:tcPr>
            <w:tcW w:w="4088" w:type="dxa"/>
            <w:vAlign w:val="center"/>
          </w:tcPr>
          <w:p w14:paraId="5B2598F8" w14:textId="264854F3" w:rsidR="00D44803" w:rsidRPr="00A76C93" w:rsidDel="00DC4672" w:rsidRDefault="00D44803" w:rsidP="00D44803">
            <w:pPr>
              <w:spacing w:before="60" w:after="60"/>
              <w:jc w:val="left"/>
              <w:rPr>
                <w:del w:id="865" w:author="Vũ Đức Thông (VinSOC-ANBM-ANBMOT)" w:date="2026-04-19T22:12:00Z"/>
                <w:rFonts w:cs="Times New Roman"/>
                <w:szCs w:val="24"/>
              </w:rPr>
            </w:pPr>
            <w:bookmarkStart w:id="866" w:name="_Toc227529274"/>
            <w:bookmarkStart w:id="867" w:name="_Toc227578940"/>
            <w:bookmarkEnd w:id="866"/>
            <w:bookmarkEnd w:id="867"/>
          </w:p>
        </w:tc>
        <w:tc>
          <w:tcPr>
            <w:tcW w:w="3969" w:type="dxa"/>
            <w:vAlign w:val="center"/>
          </w:tcPr>
          <w:p w14:paraId="4C6A4440" w14:textId="3FEFC39F" w:rsidR="00D44803" w:rsidRPr="00A76C93" w:rsidDel="00DC4672" w:rsidRDefault="00D44803" w:rsidP="00D44803">
            <w:pPr>
              <w:spacing w:before="60" w:after="60"/>
              <w:jc w:val="left"/>
              <w:rPr>
                <w:del w:id="868" w:author="Vũ Đức Thông (VinSOC-ANBM-ANBMOT)" w:date="2026-04-19T22:12:00Z"/>
                <w:rFonts w:cs="Times New Roman"/>
                <w:szCs w:val="24"/>
              </w:rPr>
            </w:pPr>
            <w:bookmarkStart w:id="869" w:name="_Toc227529275"/>
            <w:bookmarkStart w:id="870" w:name="_Toc227578941"/>
            <w:bookmarkEnd w:id="869"/>
            <w:bookmarkEnd w:id="870"/>
          </w:p>
        </w:tc>
        <w:bookmarkStart w:id="871" w:name="_Toc227529276"/>
        <w:bookmarkStart w:id="872" w:name="_Toc227578942"/>
        <w:bookmarkEnd w:id="871"/>
        <w:bookmarkEnd w:id="872"/>
      </w:tr>
      <w:tr w:rsidR="002550BB" w:rsidRPr="00A76C93" w:rsidDel="00DC4672" w14:paraId="71D7D709" w14:textId="3E00FC48" w:rsidTr="00C202B1">
        <w:trPr>
          <w:trHeight w:val="20"/>
          <w:del w:id="873" w:author="Vũ Đức Thông (VinSOC-ANBM-ANBMOT)" w:date="2026-04-19T22:12:00Z"/>
        </w:trPr>
        <w:tc>
          <w:tcPr>
            <w:tcW w:w="1123" w:type="dxa"/>
            <w:vAlign w:val="center"/>
          </w:tcPr>
          <w:p w14:paraId="3F3658C7" w14:textId="1BB800FE" w:rsidR="002550BB" w:rsidRPr="00A76C93" w:rsidDel="00DC4672" w:rsidRDefault="002550BB" w:rsidP="00C202B1">
            <w:pPr>
              <w:spacing w:before="60" w:after="60"/>
              <w:jc w:val="center"/>
              <w:rPr>
                <w:del w:id="874" w:author="Vũ Đức Thông (VinSOC-ANBM-ANBMOT)" w:date="2026-04-19T22:12:00Z"/>
                <w:rFonts w:cs="Times New Roman"/>
                <w:szCs w:val="24"/>
              </w:rPr>
            </w:pPr>
            <w:bookmarkStart w:id="875" w:name="_Toc227529277"/>
            <w:bookmarkStart w:id="876" w:name="_Toc227578943"/>
            <w:bookmarkEnd w:id="875"/>
            <w:bookmarkEnd w:id="876"/>
          </w:p>
        </w:tc>
        <w:tc>
          <w:tcPr>
            <w:tcW w:w="4088" w:type="dxa"/>
            <w:vAlign w:val="center"/>
          </w:tcPr>
          <w:p w14:paraId="22F8A063" w14:textId="7D0AC817" w:rsidR="002550BB" w:rsidRPr="00A76C93" w:rsidDel="00DC4672" w:rsidRDefault="002550BB" w:rsidP="00C202B1">
            <w:pPr>
              <w:spacing w:before="60" w:after="60"/>
              <w:jc w:val="left"/>
              <w:rPr>
                <w:del w:id="877" w:author="Vũ Đức Thông (VinSOC-ANBM-ANBMOT)" w:date="2026-04-19T22:12:00Z"/>
                <w:rFonts w:cs="Times New Roman"/>
                <w:szCs w:val="24"/>
              </w:rPr>
            </w:pPr>
            <w:bookmarkStart w:id="878" w:name="_Toc227529278"/>
            <w:bookmarkStart w:id="879" w:name="_Toc227578944"/>
            <w:bookmarkEnd w:id="878"/>
            <w:bookmarkEnd w:id="879"/>
          </w:p>
        </w:tc>
        <w:tc>
          <w:tcPr>
            <w:tcW w:w="3969" w:type="dxa"/>
            <w:vAlign w:val="center"/>
          </w:tcPr>
          <w:p w14:paraId="372DC47E" w14:textId="21AB26EC" w:rsidR="002550BB" w:rsidRPr="00A76C93" w:rsidDel="00DC4672" w:rsidRDefault="002550BB" w:rsidP="00C202B1">
            <w:pPr>
              <w:spacing w:before="60" w:after="60"/>
              <w:jc w:val="left"/>
              <w:rPr>
                <w:del w:id="880" w:author="Vũ Đức Thông (VinSOC-ANBM-ANBMOT)" w:date="2026-04-19T22:12:00Z"/>
                <w:rFonts w:cs="Times New Roman"/>
                <w:szCs w:val="24"/>
              </w:rPr>
            </w:pPr>
            <w:bookmarkStart w:id="881" w:name="_Toc227529279"/>
            <w:bookmarkStart w:id="882" w:name="_Toc227578945"/>
            <w:bookmarkEnd w:id="881"/>
            <w:bookmarkEnd w:id="882"/>
          </w:p>
        </w:tc>
        <w:bookmarkStart w:id="883" w:name="_Toc227529280"/>
        <w:bookmarkStart w:id="884" w:name="_Toc227578946"/>
        <w:bookmarkEnd w:id="883"/>
        <w:bookmarkEnd w:id="884"/>
      </w:tr>
      <w:tr w:rsidR="00D44803" w:rsidRPr="00A76C93" w:rsidDel="00DC4672" w14:paraId="6886D5C5" w14:textId="365FAEF4" w:rsidTr="00C202B1">
        <w:trPr>
          <w:trHeight w:val="20"/>
          <w:del w:id="885" w:author="Vũ Đức Thông (VinSOC-ANBM-ANBMOT)" w:date="2026-04-19T22:12:00Z"/>
        </w:trPr>
        <w:tc>
          <w:tcPr>
            <w:tcW w:w="1123" w:type="dxa"/>
            <w:vAlign w:val="center"/>
          </w:tcPr>
          <w:p w14:paraId="2511B53A" w14:textId="46DB3A1C" w:rsidR="00D44803" w:rsidRPr="00A76C93" w:rsidDel="00DC4672" w:rsidRDefault="00D44803" w:rsidP="00C202B1">
            <w:pPr>
              <w:spacing w:before="60" w:after="60"/>
              <w:jc w:val="center"/>
              <w:rPr>
                <w:del w:id="886" w:author="Vũ Đức Thông (VinSOC-ANBM-ANBMOT)" w:date="2026-04-19T22:12:00Z"/>
                <w:rFonts w:cs="Times New Roman"/>
                <w:szCs w:val="24"/>
              </w:rPr>
            </w:pPr>
            <w:bookmarkStart w:id="887" w:name="_Toc227529281"/>
            <w:bookmarkStart w:id="888" w:name="_Toc227578947"/>
            <w:bookmarkEnd w:id="887"/>
            <w:bookmarkEnd w:id="888"/>
          </w:p>
        </w:tc>
        <w:tc>
          <w:tcPr>
            <w:tcW w:w="4088" w:type="dxa"/>
            <w:vAlign w:val="center"/>
          </w:tcPr>
          <w:p w14:paraId="33623761" w14:textId="635129D9" w:rsidR="00D44803" w:rsidRPr="00A76C93" w:rsidDel="00DC4672" w:rsidRDefault="00D44803" w:rsidP="00C202B1">
            <w:pPr>
              <w:spacing w:before="60" w:after="60"/>
              <w:jc w:val="left"/>
              <w:rPr>
                <w:del w:id="889" w:author="Vũ Đức Thông (VinSOC-ANBM-ANBMOT)" w:date="2026-04-19T22:12:00Z"/>
                <w:rFonts w:cs="Times New Roman"/>
                <w:szCs w:val="24"/>
                <w:lang w:val="vi-VN"/>
              </w:rPr>
            </w:pPr>
            <w:bookmarkStart w:id="890" w:name="_Toc227529282"/>
            <w:bookmarkStart w:id="891" w:name="_Toc227578948"/>
            <w:bookmarkEnd w:id="890"/>
            <w:bookmarkEnd w:id="891"/>
          </w:p>
        </w:tc>
        <w:tc>
          <w:tcPr>
            <w:tcW w:w="3969" w:type="dxa"/>
            <w:vAlign w:val="center"/>
          </w:tcPr>
          <w:p w14:paraId="59F35EC0" w14:textId="3BBF5654" w:rsidR="00D44803" w:rsidRPr="00A76C93" w:rsidDel="00DC4672" w:rsidRDefault="00D44803" w:rsidP="00C202B1">
            <w:pPr>
              <w:spacing w:before="60" w:after="60"/>
              <w:jc w:val="left"/>
              <w:rPr>
                <w:del w:id="892" w:author="Vũ Đức Thông (VinSOC-ANBM-ANBMOT)" w:date="2026-04-19T22:12:00Z"/>
                <w:rFonts w:cs="Times New Roman"/>
                <w:szCs w:val="24"/>
              </w:rPr>
            </w:pPr>
            <w:bookmarkStart w:id="893" w:name="_Toc227529283"/>
            <w:bookmarkStart w:id="894" w:name="_Toc227578949"/>
            <w:bookmarkEnd w:id="893"/>
            <w:bookmarkEnd w:id="894"/>
          </w:p>
        </w:tc>
        <w:bookmarkStart w:id="895" w:name="_Toc227529284"/>
        <w:bookmarkStart w:id="896" w:name="_Toc227578950"/>
        <w:bookmarkEnd w:id="895"/>
        <w:bookmarkEnd w:id="896"/>
      </w:tr>
      <w:tr w:rsidR="00D44803" w:rsidRPr="00A76C93" w:rsidDel="00DC4672" w14:paraId="6DF117AD" w14:textId="397EFEF2" w:rsidTr="00C202B1">
        <w:trPr>
          <w:trHeight w:val="20"/>
          <w:del w:id="897" w:author="Vũ Đức Thông (VinSOC-ANBM-ANBMOT)" w:date="2026-04-19T22:12:00Z"/>
        </w:trPr>
        <w:tc>
          <w:tcPr>
            <w:tcW w:w="1123" w:type="dxa"/>
            <w:vAlign w:val="center"/>
          </w:tcPr>
          <w:p w14:paraId="17C3E798" w14:textId="0FC7A9B3" w:rsidR="00D44803" w:rsidRPr="00A76C93" w:rsidDel="00DC4672" w:rsidRDefault="00D44803" w:rsidP="00C202B1">
            <w:pPr>
              <w:spacing w:before="60" w:after="60"/>
              <w:jc w:val="center"/>
              <w:rPr>
                <w:del w:id="898" w:author="Vũ Đức Thông (VinSOC-ANBM-ANBMOT)" w:date="2026-04-19T22:12:00Z"/>
                <w:rFonts w:cs="Times New Roman"/>
                <w:szCs w:val="24"/>
                <w:lang w:val="vi-VN"/>
              </w:rPr>
            </w:pPr>
            <w:bookmarkStart w:id="899" w:name="_Toc227529285"/>
            <w:bookmarkStart w:id="900" w:name="_Toc227578951"/>
            <w:bookmarkEnd w:id="899"/>
            <w:bookmarkEnd w:id="900"/>
          </w:p>
        </w:tc>
        <w:tc>
          <w:tcPr>
            <w:tcW w:w="4088" w:type="dxa"/>
            <w:vAlign w:val="center"/>
          </w:tcPr>
          <w:p w14:paraId="519883D1" w14:textId="79C5F072" w:rsidR="00D44803" w:rsidRPr="00A76C93" w:rsidDel="00DC4672" w:rsidRDefault="00D44803" w:rsidP="00C202B1">
            <w:pPr>
              <w:spacing w:before="60" w:after="60"/>
              <w:jc w:val="left"/>
              <w:rPr>
                <w:del w:id="901" w:author="Vũ Đức Thông (VinSOC-ANBM-ANBMOT)" w:date="2026-04-19T22:12:00Z"/>
                <w:rFonts w:cs="Times New Roman"/>
                <w:szCs w:val="24"/>
              </w:rPr>
            </w:pPr>
            <w:bookmarkStart w:id="902" w:name="_Toc227529286"/>
            <w:bookmarkStart w:id="903" w:name="_Toc227578952"/>
            <w:bookmarkEnd w:id="902"/>
            <w:bookmarkEnd w:id="903"/>
          </w:p>
        </w:tc>
        <w:tc>
          <w:tcPr>
            <w:tcW w:w="3969" w:type="dxa"/>
            <w:vAlign w:val="center"/>
          </w:tcPr>
          <w:p w14:paraId="6305BB58" w14:textId="39A63D00" w:rsidR="00D44803" w:rsidRPr="00A76C93" w:rsidDel="00DC4672" w:rsidRDefault="00D44803" w:rsidP="00C202B1">
            <w:pPr>
              <w:spacing w:before="60" w:after="60"/>
              <w:jc w:val="left"/>
              <w:rPr>
                <w:del w:id="904" w:author="Vũ Đức Thông (VinSOC-ANBM-ANBMOT)" w:date="2026-04-19T22:12:00Z"/>
                <w:rFonts w:cs="Times New Roman"/>
                <w:szCs w:val="24"/>
              </w:rPr>
            </w:pPr>
            <w:bookmarkStart w:id="905" w:name="_Toc227529287"/>
            <w:bookmarkStart w:id="906" w:name="_Toc227578953"/>
            <w:bookmarkEnd w:id="905"/>
            <w:bookmarkEnd w:id="906"/>
          </w:p>
        </w:tc>
        <w:bookmarkStart w:id="907" w:name="_Toc227529288"/>
        <w:bookmarkStart w:id="908" w:name="_Toc227578954"/>
        <w:bookmarkEnd w:id="907"/>
        <w:bookmarkEnd w:id="908"/>
      </w:tr>
      <w:tr w:rsidR="00D44803" w:rsidRPr="00A76C93" w:rsidDel="00DC4672" w14:paraId="46F22880" w14:textId="40DE620A" w:rsidTr="00C202B1">
        <w:trPr>
          <w:trHeight w:val="20"/>
          <w:del w:id="909" w:author="Vũ Đức Thông (VinSOC-ANBM-ANBMOT)" w:date="2026-04-19T22:12:00Z"/>
        </w:trPr>
        <w:tc>
          <w:tcPr>
            <w:tcW w:w="1123" w:type="dxa"/>
            <w:vAlign w:val="center"/>
          </w:tcPr>
          <w:p w14:paraId="55263996" w14:textId="58074A80" w:rsidR="00D44803" w:rsidRPr="00A76C93" w:rsidDel="00DC4672" w:rsidRDefault="00D44803" w:rsidP="00C202B1">
            <w:pPr>
              <w:spacing w:before="60" w:after="60"/>
              <w:jc w:val="center"/>
              <w:rPr>
                <w:del w:id="910" w:author="Vũ Đức Thông (VinSOC-ANBM-ANBMOT)" w:date="2026-04-19T22:12:00Z"/>
                <w:rFonts w:cs="Times New Roman"/>
                <w:szCs w:val="24"/>
              </w:rPr>
            </w:pPr>
            <w:bookmarkStart w:id="911" w:name="_Toc227529289"/>
            <w:bookmarkStart w:id="912" w:name="_Toc227578955"/>
            <w:bookmarkEnd w:id="911"/>
            <w:bookmarkEnd w:id="912"/>
          </w:p>
        </w:tc>
        <w:tc>
          <w:tcPr>
            <w:tcW w:w="4088" w:type="dxa"/>
            <w:vAlign w:val="center"/>
          </w:tcPr>
          <w:p w14:paraId="367C2581" w14:textId="2AC2005F" w:rsidR="00D44803" w:rsidRPr="00A76C93" w:rsidDel="00DC4672" w:rsidRDefault="00D44803" w:rsidP="00C202B1">
            <w:pPr>
              <w:spacing w:before="60" w:after="60"/>
              <w:jc w:val="left"/>
              <w:rPr>
                <w:del w:id="913" w:author="Vũ Đức Thông (VinSOC-ANBM-ANBMOT)" w:date="2026-04-19T22:12:00Z"/>
                <w:rFonts w:cs="Times New Roman"/>
                <w:szCs w:val="24"/>
              </w:rPr>
            </w:pPr>
            <w:bookmarkStart w:id="914" w:name="_Toc227529290"/>
            <w:bookmarkStart w:id="915" w:name="_Toc227578956"/>
            <w:bookmarkEnd w:id="914"/>
            <w:bookmarkEnd w:id="915"/>
          </w:p>
        </w:tc>
        <w:tc>
          <w:tcPr>
            <w:tcW w:w="3969" w:type="dxa"/>
            <w:vAlign w:val="center"/>
          </w:tcPr>
          <w:p w14:paraId="53B7A2EC" w14:textId="6F94F741" w:rsidR="00D44803" w:rsidRPr="00A76C93" w:rsidDel="00DC4672" w:rsidRDefault="00D44803" w:rsidP="00C202B1">
            <w:pPr>
              <w:spacing w:before="60" w:after="60"/>
              <w:jc w:val="left"/>
              <w:rPr>
                <w:del w:id="916" w:author="Vũ Đức Thông (VinSOC-ANBM-ANBMOT)" w:date="2026-04-19T22:12:00Z"/>
                <w:rFonts w:cs="Times New Roman"/>
                <w:szCs w:val="24"/>
              </w:rPr>
            </w:pPr>
            <w:bookmarkStart w:id="917" w:name="_Toc227529291"/>
            <w:bookmarkStart w:id="918" w:name="_Toc227578957"/>
            <w:bookmarkEnd w:id="917"/>
            <w:bookmarkEnd w:id="918"/>
          </w:p>
        </w:tc>
        <w:bookmarkStart w:id="919" w:name="_Toc227529292"/>
        <w:bookmarkStart w:id="920" w:name="_Toc227578958"/>
        <w:bookmarkEnd w:id="919"/>
        <w:bookmarkEnd w:id="920"/>
      </w:tr>
      <w:tr w:rsidR="003D4D72" w:rsidRPr="00974306" w:rsidDel="00DC4672" w14:paraId="78C5E4D4" w14:textId="577D985B" w:rsidTr="00C202B1">
        <w:trPr>
          <w:trHeight w:val="20"/>
          <w:del w:id="921" w:author="Vũ Đức Thông (VinSOC-ANBM-ANBMOT)" w:date="2026-04-19T22:12:00Z"/>
        </w:trPr>
        <w:tc>
          <w:tcPr>
            <w:tcW w:w="1123" w:type="dxa"/>
            <w:vAlign w:val="center"/>
          </w:tcPr>
          <w:p w14:paraId="5C0BF269" w14:textId="2E63E2FD" w:rsidR="003D4D72" w:rsidRPr="00CA6FA7" w:rsidDel="00DC4672" w:rsidRDefault="003D4D72" w:rsidP="003D4D72">
            <w:pPr>
              <w:spacing w:before="60" w:after="60"/>
              <w:jc w:val="center"/>
              <w:rPr>
                <w:del w:id="922" w:author="Vũ Đức Thông (VinSOC-ANBM-ANBMOT)" w:date="2026-04-19T22:12:00Z"/>
                <w:sz w:val="22"/>
                <w:lang w:val="vi-VN"/>
              </w:rPr>
            </w:pPr>
            <w:bookmarkStart w:id="923" w:name="_Toc227529293"/>
            <w:bookmarkStart w:id="924" w:name="_Toc227578959"/>
            <w:bookmarkEnd w:id="923"/>
            <w:bookmarkEnd w:id="924"/>
          </w:p>
        </w:tc>
        <w:tc>
          <w:tcPr>
            <w:tcW w:w="4088" w:type="dxa"/>
            <w:vAlign w:val="center"/>
          </w:tcPr>
          <w:p w14:paraId="515F88D3" w14:textId="4907D715" w:rsidR="003D4D72" w:rsidRPr="00CA6FA7" w:rsidDel="00DC4672" w:rsidRDefault="003D4D72" w:rsidP="003D4D72">
            <w:pPr>
              <w:spacing w:before="60" w:after="60"/>
              <w:jc w:val="left"/>
              <w:rPr>
                <w:del w:id="925" w:author="Vũ Đức Thông (VinSOC-ANBM-ANBMOT)" w:date="2026-04-19T22:12:00Z"/>
                <w:sz w:val="22"/>
                <w:lang w:val="vi-VN"/>
              </w:rPr>
            </w:pPr>
            <w:bookmarkStart w:id="926" w:name="_Toc227529294"/>
            <w:bookmarkStart w:id="927" w:name="_Toc227578960"/>
            <w:bookmarkEnd w:id="926"/>
            <w:bookmarkEnd w:id="927"/>
          </w:p>
        </w:tc>
        <w:tc>
          <w:tcPr>
            <w:tcW w:w="3969" w:type="dxa"/>
            <w:vAlign w:val="center"/>
          </w:tcPr>
          <w:p w14:paraId="5910E8F5" w14:textId="4CD30BEE" w:rsidR="003D4D72" w:rsidRPr="00695D80" w:rsidDel="00DC4672" w:rsidRDefault="003D4D72" w:rsidP="003D4D72">
            <w:pPr>
              <w:spacing w:before="60" w:after="60"/>
              <w:jc w:val="left"/>
              <w:rPr>
                <w:del w:id="928" w:author="Vũ Đức Thông (VinSOC-ANBM-ANBMOT)" w:date="2026-04-19T22:12:00Z"/>
                <w:sz w:val="22"/>
              </w:rPr>
            </w:pPr>
            <w:bookmarkStart w:id="929" w:name="_Toc227529295"/>
            <w:bookmarkStart w:id="930" w:name="_Toc227578961"/>
            <w:bookmarkEnd w:id="929"/>
            <w:bookmarkEnd w:id="930"/>
          </w:p>
        </w:tc>
        <w:bookmarkStart w:id="931" w:name="_Toc227529296"/>
        <w:bookmarkStart w:id="932" w:name="_Toc227578962"/>
        <w:bookmarkEnd w:id="931"/>
        <w:bookmarkEnd w:id="932"/>
      </w:tr>
      <w:tr w:rsidR="003D4D72" w:rsidRPr="00974306" w:rsidDel="00DC4672" w14:paraId="7AC3947A" w14:textId="2275851E" w:rsidTr="00C202B1">
        <w:trPr>
          <w:trHeight w:val="20"/>
          <w:del w:id="933" w:author="Vũ Đức Thông (VinSOC-ANBM-ANBMOT)" w:date="2026-04-19T22:12:00Z"/>
        </w:trPr>
        <w:tc>
          <w:tcPr>
            <w:tcW w:w="1123" w:type="dxa"/>
            <w:vAlign w:val="center"/>
          </w:tcPr>
          <w:p w14:paraId="059B2D1C" w14:textId="084AAE4F" w:rsidR="003D4D72" w:rsidRPr="00695D80" w:rsidDel="00DC4672" w:rsidRDefault="003D4D72" w:rsidP="003D4D72">
            <w:pPr>
              <w:spacing w:before="60" w:after="60"/>
              <w:jc w:val="center"/>
              <w:rPr>
                <w:del w:id="934" w:author="Vũ Đức Thông (VinSOC-ANBM-ANBMOT)" w:date="2026-04-19T22:12:00Z"/>
                <w:sz w:val="22"/>
              </w:rPr>
            </w:pPr>
            <w:bookmarkStart w:id="935" w:name="_Toc227529297"/>
            <w:bookmarkStart w:id="936" w:name="_Toc227578963"/>
            <w:bookmarkEnd w:id="935"/>
            <w:bookmarkEnd w:id="936"/>
          </w:p>
        </w:tc>
        <w:tc>
          <w:tcPr>
            <w:tcW w:w="4088" w:type="dxa"/>
            <w:vAlign w:val="center"/>
          </w:tcPr>
          <w:p w14:paraId="2D1E4A1D" w14:textId="340DB89C" w:rsidR="003D4D72" w:rsidRPr="00695D80" w:rsidDel="00DC4672" w:rsidRDefault="003D4D72" w:rsidP="003D4D72">
            <w:pPr>
              <w:spacing w:before="60" w:after="60"/>
              <w:jc w:val="left"/>
              <w:rPr>
                <w:del w:id="937" w:author="Vũ Đức Thông (VinSOC-ANBM-ANBMOT)" w:date="2026-04-19T22:12:00Z"/>
                <w:sz w:val="22"/>
              </w:rPr>
            </w:pPr>
            <w:bookmarkStart w:id="938" w:name="_Toc227529298"/>
            <w:bookmarkStart w:id="939" w:name="_Toc227578964"/>
            <w:bookmarkEnd w:id="938"/>
            <w:bookmarkEnd w:id="939"/>
          </w:p>
        </w:tc>
        <w:tc>
          <w:tcPr>
            <w:tcW w:w="3969" w:type="dxa"/>
            <w:vAlign w:val="center"/>
          </w:tcPr>
          <w:p w14:paraId="7E0E0430" w14:textId="0D6FFD16" w:rsidR="003D4D72" w:rsidDel="00DC4672" w:rsidRDefault="003D4D72" w:rsidP="003D4D72">
            <w:pPr>
              <w:spacing w:before="60" w:after="60"/>
              <w:jc w:val="left"/>
              <w:rPr>
                <w:del w:id="940" w:author="Vũ Đức Thông (VinSOC-ANBM-ANBMOT)" w:date="2026-04-19T22:12:00Z"/>
                <w:sz w:val="22"/>
              </w:rPr>
            </w:pPr>
            <w:bookmarkStart w:id="941" w:name="_Toc227529299"/>
            <w:bookmarkStart w:id="942" w:name="_Toc227578965"/>
            <w:bookmarkEnd w:id="941"/>
            <w:bookmarkEnd w:id="942"/>
          </w:p>
        </w:tc>
        <w:bookmarkStart w:id="943" w:name="_Toc227529300"/>
        <w:bookmarkStart w:id="944" w:name="_Toc227578966"/>
        <w:bookmarkEnd w:id="943"/>
        <w:bookmarkEnd w:id="944"/>
      </w:tr>
    </w:tbl>
    <w:p w14:paraId="1D3B95A7" w14:textId="05E736A3" w:rsidR="00F24C64" w:rsidRPr="00AE47E8" w:rsidDel="00DC4672" w:rsidRDefault="00F24C64" w:rsidP="00F24C64">
      <w:pPr>
        <w:pStyle w:val="CTDT-Text"/>
        <w:rPr>
          <w:del w:id="945" w:author="Vũ Đức Thông (VinSOC-ANBM-ANBMOT)" w:date="2026-04-19T22:12:00Z"/>
        </w:rPr>
      </w:pPr>
      <w:bookmarkStart w:id="946" w:name="_Toc227529301"/>
      <w:bookmarkStart w:id="947" w:name="_Toc227578967"/>
      <w:bookmarkEnd w:id="743"/>
      <w:bookmarkEnd w:id="946"/>
      <w:bookmarkEnd w:id="947"/>
    </w:p>
    <w:p w14:paraId="75251B66" w14:textId="189AABAF" w:rsidR="00DF76DB" w:rsidDel="00DC4672" w:rsidRDefault="00DF76DB" w:rsidP="00F24C64">
      <w:pPr>
        <w:pStyle w:val="CTDT-Text"/>
        <w:rPr>
          <w:del w:id="948" w:author="Vũ Đức Thông (VinSOC-ANBM-ANBMOT)" w:date="2026-04-19T22:12:00Z"/>
          <w:b/>
          <w:caps/>
        </w:rPr>
      </w:pPr>
      <w:del w:id="949" w:author="Vũ Đức Thông (VinSOC-ANBM-ANBMOT)" w:date="2026-04-19T22:12:00Z">
        <w:r w:rsidDel="00DC4672">
          <w:br w:type="page"/>
        </w:r>
      </w:del>
    </w:p>
    <w:p w14:paraId="2B990826" w14:textId="1E3A1C15" w:rsidR="00DF76DB" w:rsidRPr="00AE47E8" w:rsidDel="00DC4672" w:rsidRDefault="00DF76DB" w:rsidP="00DF76DB">
      <w:pPr>
        <w:pStyle w:val="CTDT-H0"/>
        <w:rPr>
          <w:del w:id="950" w:author="Vũ Đức Thông (VinSOC-ANBM-ANBMOT)" w:date="2026-04-19T22:12:00Z"/>
        </w:rPr>
      </w:pPr>
      <w:bookmarkStart w:id="951" w:name="_Toc153572010"/>
      <w:del w:id="952" w:author="Vũ Đức Thông (VinSOC-ANBM-ANBMOT)" w:date="2026-04-19T22:12:00Z">
        <w:r w:rsidDel="00DC4672">
          <w:delText>MỞ ĐẦU</w:delText>
        </w:r>
        <w:bookmarkStart w:id="953" w:name="_Toc227529302"/>
        <w:bookmarkStart w:id="954" w:name="_Toc227578968"/>
        <w:bookmarkEnd w:id="951"/>
        <w:bookmarkEnd w:id="953"/>
        <w:bookmarkEnd w:id="954"/>
      </w:del>
    </w:p>
    <w:p w14:paraId="0B0CC741" w14:textId="3D8A9DB6" w:rsidR="00B9705E" w:rsidDel="00DC4672" w:rsidRDefault="00B9705E" w:rsidP="00B9705E">
      <w:pPr>
        <w:pStyle w:val="CTDT-Text"/>
        <w:spacing w:line="288" w:lineRule="auto"/>
        <w:rPr>
          <w:del w:id="955" w:author="Vũ Đức Thông (VinSOC-ANBM-ANBMOT)" w:date="2026-04-19T22:12:00Z"/>
        </w:rPr>
      </w:pPr>
      <w:del w:id="956" w:author="Vũ Đức Thông (VinSOC-ANBM-ANBMOT)" w:date="2026-04-19T22:12:00Z">
        <w:r w:rsidDel="00DC4672">
          <w:delText xml:space="preserve">Hệ thống quản lý học tập Moodle (Moodle LMS – Moodle Learning Management System) </w:delText>
        </w:r>
        <w:r w:rsidDel="00DC4672">
          <w:fldChar w:fldCharType="begin"/>
        </w:r>
        <w:r w:rsidDel="00DC4672">
          <w:delInstrText xml:space="preserve"> REF _Ref152926959 \r \h </w:delInstrText>
        </w:r>
        <w:r w:rsidDel="00DC4672">
          <w:fldChar w:fldCharType="separate"/>
        </w:r>
        <w:r w:rsidDel="00DC4672">
          <w:delText>[1]</w:delText>
        </w:r>
        <w:r w:rsidDel="00DC4672">
          <w:fldChar w:fldCharType="end"/>
        </w:r>
        <w:r w:rsidDel="00DC4672">
          <w:delText xml:space="preserve"> là một trong các hệ thống quản lý học tập  mã mở, miễn phí, được sử dụng phổ biến trong quản lý các khoá học. Moodle cung cấp tập các tính năng phong phú cho quản lý các khoá học, quản lý người học, quản lý bài tập, thực hành, ngân hàng câu hỏi kiểm tra, thi và các bài kiểm tra, thi… Cụ thể, các tính năng tiêu biểu của Moodle bao gồm:</w:delText>
        </w:r>
        <w:bookmarkStart w:id="957" w:name="_Toc227529303"/>
        <w:bookmarkStart w:id="958" w:name="_Toc227578969"/>
        <w:bookmarkEnd w:id="957"/>
        <w:bookmarkEnd w:id="958"/>
      </w:del>
    </w:p>
    <w:p w14:paraId="0444CC47" w14:textId="2CAEF2A3" w:rsidR="00B9705E" w:rsidDel="00DC4672" w:rsidRDefault="00B9705E" w:rsidP="00B9705E">
      <w:pPr>
        <w:pStyle w:val="CTDT-Text"/>
        <w:spacing w:line="288" w:lineRule="auto"/>
        <w:rPr>
          <w:del w:id="959" w:author="Vũ Đức Thông (VinSOC-ANBM-ANBMOT)" w:date="2026-04-19T22:12:00Z"/>
        </w:rPr>
      </w:pPr>
      <w:del w:id="960" w:author="Vũ Đức Thông (VinSOC-ANBM-ANBMOT)" w:date="2026-04-19T22:12:00Z">
        <w:r w:rsidDel="00DC4672">
          <w:delText>-</w:delText>
        </w:r>
        <w:r w:rsidDel="00DC4672">
          <w:tab/>
          <w:delText>Quản lý năm học, học kỳ, các lớp/khoá học và các tài liệu học tập kèm theo.</w:delText>
        </w:r>
        <w:bookmarkStart w:id="961" w:name="_Toc227529304"/>
        <w:bookmarkStart w:id="962" w:name="_Toc227578970"/>
        <w:bookmarkEnd w:id="961"/>
        <w:bookmarkEnd w:id="962"/>
      </w:del>
    </w:p>
    <w:p w14:paraId="5E5D7417" w14:textId="5995CA04" w:rsidR="00B9705E" w:rsidDel="00DC4672" w:rsidRDefault="00B9705E" w:rsidP="00B9705E">
      <w:pPr>
        <w:pStyle w:val="CTDT-Text"/>
        <w:spacing w:line="288" w:lineRule="auto"/>
        <w:rPr>
          <w:del w:id="963" w:author="Vũ Đức Thông (VinSOC-ANBM-ANBMOT)" w:date="2026-04-19T22:12:00Z"/>
        </w:rPr>
      </w:pPr>
      <w:del w:id="964" w:author="Vũ Đức Thông (VinSOC-ANBM-ANBMOT)" w:date="2026-04-19T22:12:00Z">
        <w:r w:rsidDel="00DC4672">
          <w:delText>-</w:delText>
        </w:r>
        <w:r w:rsidDel="00DC4672">
          <w:tab/>
          <w:delText>Quản lý thành viên, gồm các đối tượng người quản lý, giáo viên và học viên với khả năng phân quyền truy cập khác nhau….</w:delText>
        </w:r>
        <w:bookmarkStart w:id="965" w:name="_Toc227529305"/>
        <w:bookmarkStart w:id="966" w:name="_Toc227578971"/>
        <w:bookmarkEnd w:id="965"/>
        <w:bookmarkEnd w:id="966"/>
      </w:del>
    </w:p>
    <w:p w14:paraId="6DC4595D" w14:textId="6273EC12" w:rsidR="00B9705E" w:rsidDel="00DC4672" w:rsidRDefault="00B9705E" w:rsidP="00B9705E">
      <w:pPr>
        <w:pStyle w:val="CTDT-Text"/>
        <w:spacing w:line="288" w:lineRule="auto"/>
        <w:rPr>
          <w:del w:id="967" w:author="Vũ Đức Thông (VinSOC-ANBM-ANBMOT)" w:date="2026-04-19T22:12:00Z"/>
        </w:rPr>
      </w:pPr>
      <w:bookmarkStart w:id="968" w:name="_Toc227529306"/>
      <w:bookmarkStart w:id="969" w:name="_Toc227578972"/>
      <w:bookmarkEnd w:id="968"/>
      <w:bookmarkEnd w:id="969"/>
    </w:p>
    <w:p w14:paraId="7F90CCDD" w14:textId="1434489B" w:rsidR="00B9705E" w:rsidDel="00DC4672" w:rsidRDefault="00B9705E" w:rsidP="00B9705E">
      <w:pPr>
        <w:pStyle w:val="CTDT-Text"/>
        <w:spacing w:line="288" w:lineRule="auto"/>
        <w:rPr>
          <w:del w:id="970" w:author="Vũ Đức Thông (VinSOC-ANBM-ANBMOT)" w:date="2026-04-19T22:12:00Z"/>
        </w:rPr>
      </w:pPr>
      <w:bookmarkStart w:id="971" w:name="_Toc227529307"/>
      <w:bookmarkStart w:id="972" w:name="_Toc227578973"/>
      <w:bookmarkEnd w:id="971"/>
      <w:bookmarkEnd w:id="972"/>
    </w:p>
    <w:p w14:paraId="1516D0F4" w14:textId="34D22286" w:rsidR="00B9705E" w:rsidDel="00DC4672" w:rsidRDefault="00B9705E" w:rsidP="00B9705E">
      <w:pPr>
        <w:pStyle w:val="CTDT-Text"/>
        <w:spacing w:line="288" w:lineRule="auto"/>
        <w:rPr>
          <w:del w:id="973" w:author="Vũ Đức Thông (VinSOC-ANBM-ANBMOT)" w:date="2026-04-19T22:12:00Z"/>
        </w:rPr>
      </w:pPr>
      <w:bookmarkStart w:id="974" w:name="_Toc227529308"/>
      <w:bookmarkStart w:id="975" w:name="_Toc227578974"/>
      <w:bookmarkEnd w:id="974"/>
      <w:bookmarkEnd w:id="975"/>
    </w:p>
    <w:p w14:paraId="62EFCFEA" w14:textId="7C833BB4" w:rsidR="00B9705E" w:rsidDel="00DC4672" w:rsidRDefault="00B9705E" w:rsidP="00B9705E">
      <w:pPr>
        <w:pStyle w:val="CTDT-Text"/>
        <w:spacing w:line="288" w:lineRule="auto"/>
        <w:rPr>
          <w:del w:id="976" w:author="Vũ Đức Thông (VinSOC-ANBM-ANBMOT)" w:date="2026-04-19T22:12:00Z"/>
        </w:rPr>
      </w:pPr>
      <w:bookmarkStart w:id="977" w:name="_Toc227529309"/>
      <w:bookmarkStart w:id="978" w:name="_Toc227578975"/>
      <w:bookmarkEnd w:id="977"/>
      <w:bookmarkEnd w:id="978"/>
    </w:p>
    <w:p w14:paraId="4420177C" w14:textId="51965E1A" w:rsidR="00B9705E" w:rsidDel="00DC4672" w:rsidRDefault="00B9705E" w:rsidP="00B9705E">
      <w:pPr>
        <w:pStyle w:val="CTDT-Text"/>
        <w:spacing w:line="288" w:lineRule="auto"/>
        <w:rPr>
          <w:del w:id="979" w:author="Vũ Đức Thông (VinSOC-ANBM-ANBMOT)" w:date="2026-04-19T22:12:00Z"/>
        </w:rPr>
      </w:pPr>
      <w:bookmarkStart w:id="980" w:name="_Toc227529310"/>
      <w:bookmarkStart w:id="981" w:name="_Toc227578976"/>
      <w:bookmarkEnd w:id="980"/>
      <w:bookmarkEnd w:id="981"/>
    </w:p>
    <w:p w14:paraId="78FDC568" w14:textId="10A4F313" w:rsidR="00B9705E" w:rsidDel="00DC4672" w:rsidRDefault="00B9705E" w:rsidP="00B9705E">
      <w:pPr>
        <w:pStyle w:val="CTDT-Text"/>
        <w:spacing w:line="288" w:lineRule="auto"/>
        <w:rPr>
          <w:del w:id="982" w:author="Vũ Đức Thông (VinSOC-ANBM-ANBMOT)" w:date="2026-04-19T22:12:00Z"/>
        </w:rPr>
      </w:pPr>
      <w:bookmarkStart w:id="983" w:name="_Toc227529311"/>
      <w:bookmarkStart w:id="984" w:name="_Toc227578977"/>
      <w:bookmarkEnd w:id="983"/>
      <w:bookmarkEnd w:id="984"/>
    </w:p>
    <w:p w14:paraId="070D272D" w14:textId="230DDB66" w:rsidR="00B9705E" w:rsidDel="00DC4672" w:rsidRDefault="00B9705E" w:rsidP="00B9705E">
      <w:pPr>
        <w:pStyle w:val="CTDT-Text"/>
        <w:spacing w:line="288" w:lineRule="auto"/>
        <w:rPr>
          <w:del w:id="985" w:author="Vũ Đức Thông (VinSOC-ANBM-ANBMOT)" w:date="2026-04-19T22:12:00Z"/>
        </w:rPr>
      </w:pPr>
      <w:bookmarkStart w:id="986" w:name="_Toc227529312"/>
      <w:bookmarkStart w:id="987" w:name="_Toc227578978"/>
      <w:bookmarkEnd w:id="986"/>
      <w:bookmarkEnd w:id="987"/>
    </w:p>
    <w:p w14:paraId="2E62E255" w14:textId="65A69412" w:rsidR="00B9705E" w:rsidDel="00DC4672" w:rsidRDefault="00B9705E" w:rsidP="00B9705E">
      <w:pPr>
        <w:pStyle w:val="CTDT-Text"/>
        <w:spacing w:line="288" w:lineRule="auto"/>
        <w:rPr>
          <w:del w:id="988" w:author="Vũ Đức Thông (VinSOC-ANBM-ANBMOT)" w:date="2026-04-19T22:12:00Z"/>
        </w:rPr>
      </w:pPr>
      <w:bookmarkStart w:id="989" w:name="_Toc227529313"/>
      <w:bookmarkStart w:id="990" w:name="_Toc227578979"/>
      <w:bookmarkEnd w:id="989"/>
      <w:bookmarkEnd w:id="990"/>
    </w:p>
    <w:p w14:paraId="46BD1C7A" w14:textId="428B6356" w:rsidR="00B9705E" w:rsidDel="00DC4672" w:rsidRDefault="00B9705E" w:rsidP="00B9705E">
      <w:pPr>
        <w:pStyle w:val="CTDT-Text"/>
        <w:spacing w:line="288" w:lineRule="auto"/>
        <w:rPr>
          <w:del w:id="991" w:author="Vũ Đức Thông (VinSOC-ANBM-ANBMOT)" w:date="2026-04-19T22:12:00Z"/>
        </w:rPr>
      </w:pPr>
      <w:bookmarkStart w:id="992" w:name="_Toc227529314"/>
      <w:bookmarkStart w:id="993" w:name="_Toc227578980"/>
      <w:bookmarkEnd w:id="992"/>
      <w:bookmarkEnd w:id="993"/>
    </w:p>
    <w:p w14:paraId="21A0A08B" w14:textId="786EAA30" w:rsidR="00B9705E" w:rsidDel="00DC4672" w:rsidRDefault="00B9705E" w:rsidP="00B9705E">
      <w:pPr>
        <w:pStyle w:val="CTDT-Text"/>
        <w:spacing w:line="288" w:lineRule="auto"/>
        <w:rPr>
          <w:del w:id="994" w:author="Vũ Đức Thông (VinSOC-ANBM-ANBMOT)" w:date="2026-04-19T22:12:00Z"/>
        </w:rPr>
      </w:pPr>
      <w:bookmarkStart w:id="995" w:name="_Toc227529315"/>
      <w:bookmarkStart w:id="996" w:name="_Toc227578981"/>
      <w:bookmarkEnd w:id="995"/>
      <w:bookmarkEnd w:id="996"/>
    </w:p>
    <w:p w14:paraId="0E9188FF" w14:textId="64E2984A" w:rsidR="00B9705E" w:rsidDel="00DC4672" w:rsidRDefault="00B9705E" w:rsidP="00B9705E">
      <w:pPr>
        <w:pStyle w:val="CTDT-Text"/>
        <w:rPr>
          <w:del w:id="997" w:author="Vũ Đức Thông (VinSOC-ANBM-ANBMOT)" w:date="2026-04-19T22:12:00Z"/>
        </w:rPr>
      </w:pPr>
      <w:del w:id="998" w:author="Vũ Đức Thông (VinSOC-ANBM-ANBMOT)" w:date="2026-04-19T22:12:00Z">
        <w:r w:rsidDel="00DC4672">
          <w:delText>Báo cáo bài tập lớn gồm 3 chương với nội dung chính như sau:</w:delText>
        </w:r>
        <w:bookmarkStart w:id="999" w:name="_Toc227529316"/>
        <w:bookmarkStart w:id="1000" w:name="_Toc227578982"/>
        <w:bookmarkEnd w:id="999"/>
        <w:bookmarkEnd w:id="1000"/>
      </w:del>
    </w:p>
    <w:p w14:paraId="004164A0" w14:textId="4DB1FC32" w:rsidR="00B9705E" w:rsidDel="00DC4672" w:rsidRDefault="00B9705E" w:rsidP="00B9705E">
      <w:pPr>
        <w:pStyle w:val="CTDT-Text"/>
        <w:rPr>
          <w:del w:id="1001" w:author="Vũ Đức Thông (VinSOC-ANBM-ANBMOT)" w:date="2026-04-19T22:12:00Z"/>
        </w:rPr>
      </w:pPr>
      <w:del w:id="1002" w:author="Vũ Đức Thông (VinSOC-ANBM-ANBMOT)" w:date="2026-04-19T22:12:00Z">
        <w:r w:rsidDel="00DC4672">
          <w:delText xml:space="preserve">- </w:delText>
        </w:r>
        <w:r w:rsidRPr="008D53DE" w:rsidDel="00DC4672">
          <w:delText>Chương 1 nghiên cứu tổng quan về Moodle LMS, Moodle plugin và vấn đề phát triển plugin cho Moodle, bao gồm các nội dung khái quát về kiến trúc, tính năng của Moodle LMS, vấn đề cài đặt, quản trị Moodle LMS, giới thiệu về Moodle plugin và phát triển plugin để bổ sung tính năng cho Moodle LMS.</w:delText>
        </w:r>
        <w:bookmarkStart w:id="1003" w:name="_Toc227529317"/>
        <w:bookmarkStart w:id="1004" w:name="_Toc227578983"/>
        <w:bookmarkEnd w:id="1003"/>
        <w:bookmarkEnd w:id="1004"/>
      </w:del>
    </w:p>
    <w:p w14:paraId="67BDF443" w14:textId="0BE61A9D" w:rsidR="00B9705E" w:rsidDel="00DC4672" w:rsidRDefault="00B9705E" w:rsidP="00B9705E">
      <w:pPr>
        <w:pStyle w:val="CTDT-Text"/>
        <w:rPr>
          <w:del w:id="1005" w:author="Vũ Đức Thông (VinSOC-ANBM-ANBMOT)" w:date="2026-04-19T22:12:00Z"/>
        </w:rPr>
      </w:pPr>
      <w:del w:id="1006" w:author="Vũ Đức Thông (VinSOC-ANBM-ANBMOT)" w:date="2026-04-19T22:12:00Z">
        <w:r w:rsidDel="00DC4672">
          <w:delText xml:space="preserve">- </w:delText>
        </w:r>
        <w:r w:rsidRPr="008D53DE" w:rsidDel="00DC4672">
          <w:delText>Chương 2 thực hiện việc phân tích, thiết kế và cài đặt các plug-in phần mềm cho hệ thống Moodle LMS, trong đó bao gồm các plug-in phần mềm hỗ trợ quản trị ngân hàng câu hỏi và các plug-in phần mềm hỗ trợ quản trị nhóm học viên.</w:delText>
        </w:r>
        <w:bookmarkStart w:id="1007" w:name="_Toc227529318"/>
        <w:bookmarkStart w:id="1008" w:name="_Toc227578984"/>
        <w:bookmarkEnd w:id="1007"/>
        <w:bookmarkEnd w:id="1008"/>
      </w:del>
    </w:p>
    <w:p w14:paraId="5692059A" w14:textId="3371A0B3" w:rsidR="006E1517" w:rsidRPr="008D53DE" w:rsidDel="00DC4672" w:rsidRDefault="00B9705E" w:rsidP="00B9705E">
      <w:pPr>
        <w:pStyle w:val="CTDT-Text"/>
        <w:rPr>
          <w:del w:id="1009" w:author="Vũ Đức Thông (VinSOC-ANBM-ANBMOT)" w:date="2026-04-19T22:12:00Z"/>
        </w:rPr>
      </w:pPr>
      <w:del w:id="1010" w:author="Vũ Đức Thông (VinSOC-ANBM-ANBMOT)" w:date="2026-04-19T22:12:00Z">
        <w:r w:rsidDel="00DC4672">
          <w:delText xml:space="preserve">- </w:delText>
        </w:r>
        <w:r w:rsidDel="00DC4672">
          <w:tab/>
        </w:r>
        <w:r w:rsidRPr="00EA2BF2" w:rsidDel="00DC4672">
          <w:delText>Chương 3 thực hiện việc thử nghiệm và đánh giá bộ plug-in phần mềm bổ sung các tính năng quản trị nhóm học viên và quản trị ngân hàng câu hỏi cho Moodle LMS, trong đó bao gồm việc triển khai và chạy thử bộ plug-in phần mềm trên hệ thống thử nghiệm Moodle LMS</w:delText>
        </w:r>
        <w:r w:rsidDel="00DC4672">
          <w:delText xml:space="preserve"> </w:delText>
        </w:r>
        <w:r w:rsidRPr="00EA2BF2" w:rsidDel="00DC4672">
          <w:delText xml:space="preserve">cục bộ và </w:delText>
        </w:r>
        <w:r w:rsidDel="00DC4672">
          <w:delText>Hệ thống quản lý học tập</w:delText>
        </w:r>
        <w:r w:rsidRPr="00EA2BF2" w:rsidDel="00DC4672">
          <w:delText xml:space="preserve"> đang vận hành của Khoa An toàn thông tin</w:delText>
        </w:r>
        <w:r w:rsidDel="00DC4672">
          <w:delText>, Học viện Công nghệ BCVT</w:delText>
        </w:r>
        <w:r w:rsidRPr="00EA2BF2" w:rsidDel="00DC4672">
          <w:delText>.</w:delText>
        </w:r>
        <w:r w:rsidR="006E1517" w:rsidRPr="008D53DE" w:rsidDel="00DC4672">
          <w:br w:type="page"/>
        </w:r>
        <w:bookmarkStart w:id="1011" w:name="_Toc227529319"/>
        <w:bookmarkStart w:id="1012" w:name="_Toc227578985"/>
        <w:bookmarkEnd w:id="1011"/>
        <w:bookmarkEnd w:id="1012"/>
      </w:del>
    </w:p>
    <w:p w14:paraId="088FB12B" w14:textId="65E9B8F8" w:rsidR="001E589E" w:rsidDel="00DC4672" w:rsidRDefault="00B23D86" w:rsidP="00775BC5">
      <w:pPr>
        <w:pStyle w:val="CTDT-H1"/>
        <w:rPr>
          <w:del w:id="1013" w:author="Vũ Đức Thông (VinSOC-ANBM-ANBMOT)" w:date="2026-04-19T22:12:00Z"/>
        </w:rPr>
      </w:pPr>
      <w:bookmarkStart w:id="1014" w:name="_Toc153572011"/>
      <w:del w:id="1015" w:author="Vũ Đức Thông (VinSOC-ANBM-ANBMOT)" w:date="2026-04-19T22:12:00Z">
        <w:r w:rsidDel="00DC4672">
          <w:delText>TỔNG QUAN VỀ HỆ THỐNG MOODLE LMS</w:delText>
        </w:r>
        <w:bookmarkStart w:id="1016" w:name="_Toc227529320"/>
        <w:bookmarkStart w:id="1017" w:name="_Toc227578986"/>
        <w:bookmarkEnd w:id="1014"/>
        <w:bookmarkEnd w:id="1016"/>
        <w:bookmarkEnd w:id="1017"/>
      </w:del>
    </w:p>
    <w:p w14:paraId="4AAC9E81" w14:textId="4D2363B9" w:rsidR="00610D47" w:rsidDel="00DC4672" w:rsidRDefault="00B23D86" w:rsidP="00610D47">
      <w:pPr>
        <w:pStyle w:val="CTDT-H2"/>
        <w:rPr>
          <w:del w:id="1018" w:author="Vũ Đức Thông (VinSOC-ANBM-ANBMOT)" w:date="2026-04-19T22:12:00Z"/>
        </w:rPr>
      </w:pPr>
      <w:bookmarkStart w:id="1019" w:name="_Toc153572012"/>
      <w:del w:id="1020" w:author="Vũ Đức Thông (VinSOC-ANBM-ANBMOT)" w:date="2026-04-19T22:12:00Z">
        <w:r w:rsidDel="00DC4672">
          <w:delText>Giới thiệu</w:delText>
        </w:r>
        <w:bookmarkStart w:id="1021" w:name="_Toc227529321"/>
        <w:bookmarkStart w:id="1022" w:name="_Toc227578987"/>
        <w:bookmarkEnd w:id="1019"/>
        <w:bookmarkEnd w:id="1021"/>
        <w:bookmarkEnd w:id="1022"/>
      </w:del>
    </w:p>
    <w:p w14:paraId="2D0E6165" w14:textId="19C61458" w:rsidR="009A4E75" w:rsidRDefault="009A4E75" w:rsidP="009A4E75">
      <w:pPr>
        <w:pStyle w:val="CTDT-H1"/>
      </w:pPr>
      <w:bookmarkStart w:id="1023" w:name="_Toc227578988"/>
      <w:r>
        <w:t>ICS100</w:t>
      </w:r>
      <w:bookmarkEnd w:id="1023"/>
    </w:p>
    <w:p w14:paraId="5F072FAF" w14:textId="77777777" w:rsidR="009A4E75" w:rsidRDefault="009A4E75" w:rsidP="009A4E75">
      <w:pPr>
        <w:pStyle w:val="CTDT-Text"/>
      </w:pPr>
    </w:p>
    <w:p w14:paraId="74E9F851" w14:textId="79BB4AE0" w:rsidR="009A4E75" w:rsidRDefault="009A4E75" w:rsidP="009A4E75">
      <w:pPr>
        <w:pStyle w:val="CTDT-H2"/>
      </w:pPr>
      <w:bookmarkStart w:id="1024" w:name="_Toc227578989"/>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cơ</w:t>
      </w:r>
      <w:proofErr w:type="spellEnd"/>
      <w:r>
        <w:t xml:space="preserve"> </w:t>
      </w:r>
      <w:proofErr w:type="spellStart"/>
      <w:r>
        <w:t>bản</w:t>
      </w:r>
      <w:bookmarkEnd w:id="1024"/>
      <w:proofErr w:type="spellEnd"/>
    </w:p>
    <w:p w14:paraId="21346EDC" w14:textId="77777777" w:rsidR="009A4E75" w:rsidRDefault="009A4E75" w:rsidP="009A4E75">
      <w:pPr>
        <w:pStyle w:val="CTDT-Text"/>
      </w:pPr>
    </w:p>
    <w:p w14:paraId="5105C1B3" w14:textId="64C97E1C" w:rsidR="009A4E75" w:rsidDel="00DC4672" w:rsidRDefault="009A4E75" w:rsidP="009A4E75">
      <w:pPr>
        <w:pStyle w:val="Heading3"/>
        <w:pBdr>
          <w:top w:val="single" w:sz="2" w:space="0" w:color="E5E7EB"/>
          <w:left w:val="single" w:sz="2" w:space="0" w:color="E5E7EB"/>
          <w:bottom w:val="single" w:sz="2" w:space="0" w:color="E5E7EB"/>
          <w:right w:val="single" w:sz="2" w:space="0" w:color="E5E7EB"/>
        </w:pBdr>
        <w:shd w:val="clear" w:color="auto" w:fill="252526"/>
        <w:rPr>
          <w:del w:id="1025" w:author="Vũ Đức Thông (VinSOC-ANBM-ANBMOT)" w:date="2026-04-19T22:10:00Z"/>
          <w:rFonts w:ascii="Segoe UI" w:hAnsi="Segoe UI" w:cs="Segoe UI"/>
          <w:color w:val="CCCCCC"/>
          <w:sz w:val="27"/>
        </w:rPr>
      </w:pPr>
      <w:del w:id="1026" w:author="Vũ Đức Thông (VinSOC-ANBM-ANBMOT)" w:date="2026-04-19T22:10:00Z">
        <w:r w:rsidDel="00DC4672">
          <w:rPr>
            <w:rFonts w:ascii="Segoe UI" w:hAnsi="Segoe UI" w:cs="Segoe UI"/>
            <w:b/>
            <w:bCs/>
            <w:color w:val="CCCCCC"/>
          </w:rPr>
          <w:delText>1. PLC (Programmable Logic Controller)</w:delText>
        </w:r>
      </w:del>
    </w:p>
    <w:p w14:paraId="64E4C1FF" w14:textId="7FA3D610" w:rsidR="009A4E75" w:rsidDel="00DC4672" w:rsidRDefault="009A4E75" w:rsidP="009A4E75">
      <w:pPr>
        <w:numPr>
          <w:ilvl w:val="0"/>
          <w:numId w:val="9"/>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jc w:val="left"/>
        <w:rPr>
          <w:del w:id="1027" w:author="Vũ Đức Thông (VinSOC-ANBM-ANBMOT)" w:date="2026-04-19T22:10:00Z"/>
          <w:rFonts w:ascii="Segoe UI" w:hAnsi="Segoe UI" w:cs="Segoe UI"/>
          <w:color w:val="CCCCCC"/>
          <w:sz w:val="20"/>
          <w:szCs w:val="20"/>
        </w:rPr>
      </w:pPr>
      <w:del w:id="1028" w:author="Vũ Đức Thông (VinSOC-ANBM-ANBMOT)" w:date="2026-04-19T22:10:00Z">
        <w:r w:rsidDel="00DC4672">
          <w:rPr>
            <w:rStyle w:val="Strong"/>
            <w:rFonts w:ascii="Segoe UI" w:hAnsi="Segoe UI" w:cs="Segoe UI"/>
            <w:color w:val="CCCCCC"/>
            <w:sz w:val="20"/>
            <w:szCs w:val="20"/>
            <w:bdr w:val="single" w:sz="2" w:space="0" w:color="E5E7EB" w:frame="1"/>
          </w:rPr>
          <w:delText>Khái niệm:</w:delText>
        </w:r>
        <w:r w:rsidDel="00DC4672">
          <w:rPr>
            <w:rFonts w:ascii="Segoe UI" w:hAnsi="Segoe UI" w:cs="Segoe UI"/>
            <w:color w:val="CCCCCC"/>
            <w:sz w:val="20"/>
            <w:szCs w:val="20"/>
          </w:rPr>
          <w:delText> Là </w:delText>
        </w:r>
        <w:r w:rsidDel="00DC4672">
          <w:rPr>
            <w:rStyle w:val="Strong"/>
            <w:rFonts w:ascii="Segoe UI" w:hAnsi="Segoe UI" w:cs="Segoe UI"/>
            <w:color w:val="CCCCCC"/>
            <w:sz w:val="20"/>
            <w:szCs w:val="20"/>
            <w:bdr w:val="single" w:sz="2" w:space="0" w:color="E5E7EB" w:frame="1"/>
          </w:rPr>
          <w:delText>"Bộ não"</w:delText>
        </w:r>
        <w:r w:rsidDel="00DC4672">
          <w:rPr>
            <w:rFonts w:ascii="Segoe UI" w:hAnsi="Segoe UI" w:cs="Segoe UI"/>
            <w:color w:val="CCCCCC"/>
            <w:sz w:val="20"/>
            <w:szCs w:val="20"/>
          </w:rPr>
          <w:delText> của máy móc.</w:delText>
        </w:r>
      </w:del>
    </w:p>
    <w:p w14:paraId="36F348E6" w14:textId="3CC6FE15" w:rsidR="009A4E75" w:rsidDel="00DC4672" w:rsidRDefault="009A4E75" w:rsidP="009A4E75">
      <w:pPr>
        <w:numPr>
          <w:ilvl w:val="0"/>
          <w:numId w:val="9"/>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jc w:val="left"/>
        <w:rPr>
          <w:del w:id="1029" w:author="Vũ Đức Thông (VinSOC-ANBM-ANBMOT)" w:date="2026-04-19T22:10:00Z"/>
          <w:rFonts w:ascii="Segoe UI" w:hAnsi="Segoe UI" w:cs="Segoe UI"/>
          <w:color w:val="CCCCCC"/>
          <w:sz w:val="20"/>
          <w:szCs w:val="20"/>
        </w:rPr>
      </w:pPr>
      <w:del w:id="1030" w:author="Vũ Đức Thông (VinSOC-ANBM-ANBMOT)" w:date="2026-04-19T22:10:00Z">
        <w:r w:rsidDel="00DC4672">
          <w:rPr>
            <w:rStyle w:val="Strong"/>
            <w:rFonts w:ascii="Segoe UI" w:hAnsi="Segoe UI" w:cs="Segoe UI"/>
            <w:color w:val="CCCCCC"/>
            <w:sz w:val="20"/>
            <w:szCs w:val="20"/>
            <w:bdr w:val="single" w:sz="2" w:space="0" w:color="E5E7EB" w:frame="1"/>
          </w:rPr>
          <w:delText>Chức năng:</w:delText>
        </w:r>
        <w:r w:rsidDel="00DC4672">
          <w:rPr>
            <w:rFonts w:ascii="Segoe UI" w:hAnsi="Segoe UI" w:cs="Segoe UI"/>
            <w:color w:val="CCCCCC"/>
            <w:sz w:val="20"/>
            <w:szCs w:val="20"/>
          </w:rPr>
          <w:delText> Nhận tín hiệu từ cảm biến, xử lý theo logic đã lập trình và ra lệnh cho các thiết bị (động cơ, van, cánh tay robot) hoạt động.</w:delText>
        </w:r>
      </w:del>
    </w:p>
    <w:p w14:paraId="2E4083A9" w14:textId="7189556A" w:rsidR="009A4E75" w:rsidDel="00DC4672" w:rsidRDefault="009A4E75" w:rsidP="009A4E75">
      <w:pPr>
        <w:pStyle w:val="Heading3"/>
        <w:pBdr>
          <w:top w:val="single" w:sz="2" w:space="0" w:color="E5E7EB"/>
          <w:left w:val="single" w:sz="2" w:space="0" w:color="E5E7EB"/>
          <w:bottom w:val="single" w:sz="2" w:space="0" w:color="E5E7EB"/>
          <w:right w:val="single" w:sz="2" w:space="0" w:color="E5E7EB"/>
        </w:pBdr>
        <w:shd w:val="clear" w:color="auto" w:fill="252526"/>
        <w:rPr>
          <w:del w:id="1031" w:author="Vũ Đức Thông (VinSOC-ANBM-ANBMOT)" w:date="2026-04-19T22:10:00Z"/>
          <w:rFonts w:ascii="Segoe UI" w:hAnsi="Segoe UI" w:cs="Segoe UI"/>
          <w:color w:val="CCCCCC"/>
          <w:sz w:val="27"/>
          <w:szCs w:val="27"/>
        </w:rPr>
      </w:pPr>
      <w:del w:id="1032" w:author="Vũ Đức Thông (VinSOC-ANBM-ANBMOT)" w:date="2026-04-19T22:10:00Z">
        <w:r w:rsidDel="00DC4672">
          <w:rPr>
            <w:rFonts w:ascii="Segoe UI" w:hAnsi="Segoe UI" w:cs="Segoe UI"/>
            <w:b/>
            <w:bCs/>
            <w:color w:val="CCCCCC"/>
          </w:rPr>
          <w:delText>2. HMI (Human-Machine Interface)</w:delText>
        </w:r>
      </w:del>
    </w:p>
    <w:p w14:paraId="7C07B7A4" w14:textId="6C615CE3" w:rsidR="009A4E75" w:rsidDel="00DC4672" w:rsidRDefault="009A4E75" w:rsidP="009A4E75">
      <w:pPr>
        <w:numPr>
          <w:ilvl w:val="0"/>
          <w:numId w:val="10"/>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jc w:val="left"/>
        <w:rPr>
          <w:del w:id="1033" w:author="Vũ Đức Thông (VinSOC-ANBM-ANBMOT)" w:date="2026-04-19T22:10:00Z"/>
          <w:rFonts w:ascii="Segoe UI" w:hAnsi="Segoe UI" w:cs="Segoe UI"/>
          <w:color w:val="CCCCCC"/>
          <w:sz w:val="20"/>
          <w:szCs w:val="20"/>
        </w:rPr>
      </w:pPr>
      <w:del w:id="1034" w:author="Vũ Đức Thông (VinSOC-ANBM-ANBMOT)" w:date="2026-04-19T22:10:00Z">
        <w:r w:rsidDel="00DC4672">
          <w:rPr>
            <w:rStyle w:val="Strong"/>
            <w:rFonts w:ascii="Segoe UI" w:hAnsi="Segoe UI" w:cs="Segoe UI"/>
            <w:color w:val="CCCCCC"/>
            <w:sz w:val="20"/>
            <w:szCs w:val="20"/>
            <w:bdr w:val="single" w:sz="2" w:space="0" w:color="E5E7EB" w:frame="1"/>
          </w:rPr>
          <w:delText>Khái niệm:</w:delText>
        </w:r>
        <w:r w:rsidDel="00DC4672">
          <w:rPr>
            <w:rFonts w:ascii="Segoe UI" w:hAnsi="Segoe UI" w:cs="Segoe UI"/>
            <w:color w:val="CCCCCC"/>
            <w:sz w:val="20"/>
            <w:szCs w:val="20"/>
          </w:rPr>
          <w:delText> Là </w:delText>
        </w:r>
        <w:r w:rsidDel="00DC4672">
          <w:rPr>
            <w:rStyle w:val="Strong"/>
            <w:rFonts w:ascii="Segoe UI" w:hAnsi="Segoe UI" w:cs="Segoe UI"/>
            <w:color w:val="CCCCCC"/>
            <w:sz w:val="20"/>
            <w:szCs w:val="20"/>
            <w:bdr w:val="single" w:sz="2" w:space="0" w:color="E5E7EB" w:frame="1"/>
          </w:rPr>
          <w:delText>"Màn hình điều khiển"</w:delText>
        </w:r>
        <w:r w:rsidDel="00DC4672">
          <w:rPr>
            <w:rFonts w:ascii="Segoe UI" w:hAnsi="Segoe UI" w:cs="Segoe UI"/>
            <w:color w:val="CCCCCC"/>
            <w:sz w:val="20"/>
            <w:szCs w:val="20"/>
          </w:rPr>
          <w:delText> (Giao diện người - máy).</w:delText>
        </w:r>
      </w:del>
    </w:p>
    <w:p w14:paraId="4F1D1932" w14:textId="034E23CF" w:rsidR="009A4E75" w:rsidDel="00DC4672" w:rsidRDefault="009A4E75" w:rsidP="009A4E75">
      <w:pPr>
        <w:numPr>
          <w:ilvl w:val="0"/>
          <w:numId w:val="10"/>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jc w:val="left"/>
        <w:rPr>
          <w:del w:id="1035" w:author="Vũ Đức Thông (VinSOC-ANBM-ANBMOT)" w:date="2026-04-19T22:10:00Z"/>
          <w:rFonts w:ascii="Segoe UI" w:hAnsi="Segoe UI" w:cs="Segoe UI"/>
          <w:color w:val="CCCCCC"/>
          <w:sz w:val="20"/>
          <w:szCs w:val="20"/>
        </w:rPr>
      </w:pPr>
      <w:del w:id="1036" w:author="Vũ Đức Thông (VinSOC-ANBM-ANBMOT)" w:date="2026-04-19T22:10:00Z">
        <w:r w:rsidDel="00DC4672">
          <w:rPr>
            <w:rStyle w:val="Strong"/>
            <w:rFonts w:ascii="Segoe UI" w:hAnsi="Segoe UI" w:cs="Segoe UI"/>
            <w:color w:val="CCCCCC"/>
            <w:sz w:val="20"/>
            <w:szCs w:val="20"/>
            <w:bdr w:val="single" w:sz="2" w:space="0" w:color="E5E7EB" w:frame="1"/>
          </w:rPr>
          <w:delText>Chức năng:</w:delText>
        </w:r>
        <w:r w:rsidDel="00DC4672">
          <w:rPr>
            <w:rFonts w:ascii="Segoe UI" w:hAnsi="Segoe UI" w:cs="Segoe UI"/>
            <w:color w:val="CCCCCC"/>
            <w:sz w:val="20"/>
            <w:szCs w:val="20"/>
          </w:rPr>
          <w:delText> Giúp con người giao tiếp với máy móc. Người vận hành dùng HMI để xem thông số (nhiệt độ, tốc độ), nhấn nút Start/Stop hoặc cài đặt các giá trị vận hành.</w:delText>
        </w:r>
      </w:del>
    </w:p>
    <w:p w14:paraId="2A5C6E81" w14:textId="374A4145" w:rsidR="009A4E75" w:rsidDel="00DC4672" w:rsidRDefault="009A4E75" w:rsidP="009A4E75">
      <w:pPr>
        <w:pStyle w:val="Heading3"/>
        <w:pBdr>
          <w:top w:val="single" w:sz="2" w:space="0" w:color="E5E7EB"/>
          <w:left w:val="single" w:sz="2" w:space="0" w:color="E5E7EB"/>
          <w:bottom w:val="single" w:sz="2" w:space="0" w:color="E5E7EB"/>
          <w:right w:val="single" w:sz="2" w:space="0" w:color="E5E7EB"/>
        </w:pBdr>
        <w:shd w:val="clear" w:color="auto" w:fill="252526"/>
        <w:rPr>
          <w:del w:id="1037" w:author="Vũ Đức Thông (VinSOC-ANBM-ANBMOT)" w:date="2026-04-19T22:10:00Z"/>
          <w:rFonts w:ascii="Segoe UI" w:hAnsi="Segoe UI" w:cs="Segoe UI"/>
          <w:color w:val="CCCCCC"/>
          <w:sz w:val="27"/>
          <w:szCs w:val="27"/>
        </w:rPr>
      </w:pPr>
      <w:del w:id="1038" w:author="Vũ Đức Thông (VinSOC-ANBM-ANBMOT)" w:date="2026-04-19T22:10:00Z">
        <w:r w:rsidDel="00DC4672">
          <w:rPr>
            <w:rFonts w:ascii="Segoe UI" w:hAnsi="Segoe UI" w:cs="Segoe UI"/>
            <w:b/>
            <w:bCs/>
            <w:color w:val="CCCCCC"/>
          </w:rPr>
          <w:delText>3. Network (Mạng công nghiệp)</w:delText>
        </w:r>
      </w:del>
    </w:p>
    <w:p w14:paraId="37080E73" w14:textId="13F8EC0F" w:rsidR="009A4E75" w:rsidDel="00DC4672" w:rsidRDefault="009A4E75" w:rsidP="009A4E75">
      <w:pPr>
        <w:numPr>
          <w:ilvl w:val="0"/>
          <w:numId w:val="11"/>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jc w:val="left"/>
        <w:rPr>
          <w:del w:id="1039" w:author="Vũ Đức Thông (VinSOC-ANBM-ANBMOT)" w:date="2026-04-19T22:10:00Z"/>
          <w:rFonts w:ascii="Segoe UI" w:hAnsi="Segoe UI" w:cs="Segoe UI"/>
          <w:color w:val="CCCCCC"/>
          <w:sz w:val="20"/>
          <w:szCs w:val="20"/>
        </w:rPr>
      </w:pPr>
      <w:del w:id="1040" w:author="Vũ Đức Thông (VinSOC-ANBM-ANBMOT)" w:date="2026-04-19T22:10:00Z">
        <w:r w:rsidDel="00DC4672">
          <w:rPr>
            <w:rStyle w:val="Strong"/>
            <w:rFonts w:ascii="Segoe UI" w:hAnsi="Segoe UI" w:cs="Segoe UI"/>
            <w:color w:val="CCCCCC"/>
            <w:sz w:val="20"/>
            <w:szCs w:val="20"/>
            <w:bdr w:val="single" w:sz="2" w:space="0" w:color="E5E7EB" w:frame="1"/>
          </w:rPr>
          <w:delText>Khái niệm:</w:delText>
        </w:r>
        <w:r w:rsidDel="00DC4672">
          <w:rPr>
            <w:rFonts w:ascii="Segoe UI" w:hAnsi="Segoe UI" w:cs="Segoe UI"/>
            <w:color w:val="CCCCCC"/>
            <w:sz w:val="20"/>
            <w:szCs w:val="20"/>
          </w:rPr>
          <w:delText> Là </w:delText>
        </w:r>
        <w:r w:rsidDel="00DC4672">
          <w:rPr>
            <w:rStyle w:val="Strong"/>
            <w:rFonts w:ascii="Segoe UI" w:hAnsi="Segoe UI" w:cs="Segoe UI"/>
            <w:color w:val="CCCCCC"/>
            <w:sz w:val="20"/>
            <w:szCs w:val="20"/>
            <w:bdr w:val="single" w:sz="2" w:space="0" w:color="E5E7EB" w:frame="1"/>
          </w:rPr>
          <w:delText>"Hệ thống dây thần kinh"</w:delText>
        </w:r>
        <w:r w:rsidDel="00DC4672">
          <w:rPr>
            <w:rFonts w:ascii="Segoe UI" w:hAnsi="Segoe UI" w:cs="Segoe UI"/>
            <w:color w:val="CCCCCC"/>
            <w:sz w:val="20"/>
            <w:szCs w:val="20"/>
          </w:rPr>
          <w:delText> kết nối các thiết bị.</w:delText>
        </w:r>
      </w:del>
    </w:p>
    <w:p w14:paraId="4B1F2579" w14:textId="06F1FF7F" w:rsidR="009A4E75" w:rsidDel="00DC4672" w:rsidRDefault="009A4E75" w:rsidP="009A4E75">
      <w:pPr>
        <w:numPr>
          <w:ilvl w:val="0"/>
          <w:numId w:val="11"/>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jc w:val="left"/>
        <w:rPr>
          <w:del w:id="1041" w:author="Vũ Đức Thông (VinSOC-ANBM-ANBMOT)" w:date="2026-04-19T22:10:00Z"/>
          <w:rFonts w:ascii="Segoe UI" w:hAnsi="Segoe UI" w:cs="Segoe UI"/>
          <w:color w:val="CCCCCC"/>
          <w:sz w:val="20"/>
          <w:szCs w:val="20"/>
        </w:rPr>
      </w:pPr>
      <w:del w:id="1042" w:author="Vũ Đức Thông (VinSOC-ANBM-ANBMOT)" w:date="2026-04-19T22:10:00Z">
        <w:r w:rsidDel="00DC4672">
          <w:rPr>
            <w:rStyle w:val="Strong"/>
            <w:rFonts w:ascii="Segoe UI" w:hAnsi="Segoe UI" w:cs="Segoe UI"/>
            <w:color w:val="CCCCCC"/>
            <w:sz w:val="20"/>
            <w:szCs w:val="20"/>
            <w:bdr w:val="single" w:sz="2" w:space="0" w:color="E5E7EB" w:frame="1"/>
          </w:rPr>
          <w:delText>Chức năng:</w:delText>
        </w:r>
        <w:r w:rsidDel="00DC4672">
          <w:rPr>
            <w:rFonts w:ascii="Segoe UI" w:hAnsi="Segoe UI" w:cs="Segoe UI"/>
            <w:color w:val="CCCCCC"/>
            <w:sz w:val="20"/>
            <w:szCs w:val="20"/>
          </w:rPr>
          <w:delText> Cho phép PLC, HMI, cảm biến và máy tính trung tâm truyền dữ liệu qua lại với nhau (thông qua các chuẩn như Ethernet/IP, Profinet, Modbus...).</w:delText>
        </w:r>
      </w:del>
    </w:p>
    <w:p w14:paraId="04ED68AE" w14:textId="084D0EBF" w:rsidR="009A4E75" w:rsidDel="00DC4672" w:rsidRDefault="009A4E75" w:rsidP="009A4E75">
      <w:pPr>
        <w:pStyle w:val="Heading3"/>
        <w:pBdr>
          <w:top w:val="single" w:sz="2" w:space="0" w:color="E5E7EB"/>
          <w:left w:val="single" w:sz="2" w:space="0" w:color="E5E7EB"/>
          <w:bottom w:val="single" w:sz="2" w:space="0" w:color="E5E7EB"/>
          <w:right w:val="single" w:sz="2" w:space="0" w:color="E5E7EB"/>
        </w:pBdr>
        <w:shd w:val="clear" w:color="auto" w:fill="252526"/>
        <w:rPr>
          <w:del w:id="1043" w:author="Vũ Đức Thông (VinSOC-ANBM-ANBMOT)" w:date="2026-04-19T22:10:00Z"/>
          <w:rFonts w:ascii="Segoe UI" w:hAnsi="Segoe UI" w:cs="Segoe UI"/>
          <w:color w:val="CCCCCC"/>
          <w:sz w:val="27"/>
          <w:szCs w:val="27"/>
        </w:rPr>
      </w:pPr>
      <w:del w:id="1044" w:author="Vũ Đức Thông (VinSOC-ANBM-ANBMOT)" w:date="2026-04-19T22:10:00Z">
        <w:r w:rsidDel="00DC4672">
          <w:rPr>
            <w:rFonts w:ascii="Segoe UI" w:hAnsi="Segoe UI" w:cs="Segoe UI"/>
            <w:b/>
            <w:bCs/>
            <w:color w:val="CCCCCC"/>
          </w:rPr>
          <w:delText>4. SMI (Smart Machine Interface)</w:delText>
        </w:r>
      </w:del>
    </w:p>
    <w:p w14:paraId="22D586E5" w14:textId="4D5603B6" w:rsidR="009A4E75" w:rsidDel="00DC4672" w:rsidRDefault="009A4E75" w:rsidP="009A4E75">
      <w:pPr>
        <w:numPr>
          <w:ilvl w:val="0"/>
          <w:numId w:val="12"/>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jc w:val="left"/>
        <w:rPr>
          <w:del w:id="1045" w:author="Vũ Đức Thông (VinSOC-ANBM-ANBMOT)" w:date="2026-04-19T22:10:00Z"/>
          <w:rFonts w:ascii="Segoe UI" w:hAnsi="Segoe UI" w:cs="Segoe UI"/>
          <w:color w:val="CCCCCC"/>
          <w:sz w:val="20"/>
          <w:szCs w:val="20"/>
        </w:rPr>
      </w:pPr>
      <w:del w:id="1046" w:author="Vũ Đức Thông (VinSOC-ANBM-ANBMOT)" w:date="2026-04-19T22:10:00Z">
        <w:r w:rsidDel="00DC4672">
          <w:rPr>
            <w:rStyle w:val="Strong"/>
            <w:rFonts w:ascii="Segoe UI" w:hAnsi="Segoe UI" w:cs="Segoe UI"/>
            <w:color w:val="CCCCCC"/>
            <w:sz w:val="20"/>
            <w:szCs w:val="20"/>
            <w:bdr w:val="single" w:sz="2" w:space="0" w:color="E5E7EB" w:frame="1"/>
          </w:rPr>
          <w:delText>Khái niệm:</w:delText>
        </w:r>
        <w:r w:rsidDel="00DC4672">
          <w:rPr>
            <w:rFonts w:ascii="Segoe UI" w:hAnsi="Segoe UI" w:cs="Segoe UI"/>
            <w:color w:val="CCCCCC"/>
            <w:sz w:val="20"/>
            <w:szCs w:val="20"/>
          </w:rPr>
          <w:delText> Là </w:delText>
        </w:r>
        <w:r w:rsidDel="00DC4672">
          <w:rPr>
            <w:rStyle w:val="Strong"/>
            <w:rFonts w:ascii="Segoe UI" w:hAnsi="Segoe UI" w:cs="Segoe UI"/>
            <w:color w:val="CCCCCC"/>
            <w:sz w:val="20"/>
            <w:szCs w:val="20"/>
            <w:bdr w:val="single" w:sz="2" w:space="0" w:color="E5E7EB" w:frame="1"/>
          </w:rPr>
          <w:delText>"Giao diện máy thông minh"</w:delText>
        </w:r>
        <w:r w:rsidDel="00DC4672">
          <w:rPr>
            <w:rFonts w:ascii="Segoe UI" w:hAnsi="Segoe UI" w:cs="Segoe UI"/>
            <w:color w:val="CCCCCC"/>
            <w:sz w:val="20"/>
            <w:szCs w:val="20"/>
          </w:rPr>
          <w:delText> (thường là một dạng HMI cao cấp hoặc cổng kết nối dữ liệu).</w:delText>
        </w:r>
      </w:del>
    </w:p>
    <w:p w14:paraId="74A4D50E" w14:textId="3D603607" w:rsidR="009A4E75" w:rsidDel="00DC4672" w:rsidRDefault="009A4E75" w:rsidP="009A4E75">
      <w:pPr>
        <w:numPr>
          <w:ilvl w:val="0"/>
          <w:numId w:val="12"/>
        </w:numPr>
        <w:pBdr>
          <w:top w:val="single" w:sz="2" w:space="0" w:color="E5E7EB"/>
          <w:left w:val="single" w:sz="2" w:space="0" w:color="E5E7EB"/>
          <w:bottom w:val="single" w:sz="2" w:space="0" w:color="E5E7EB"/>
          <w:right w:val="single" w:sz="2" w:space="0" w:color="E5E7EB"/>
        </w:pBdr>
        <w:shd w:val="clear" w:color="auto" w:fill="252526"/>
        <w:spacing w:before="100" w:beforeAutospacing="1" w:after="100" w:afterAutospacing="1" w:line="240" w:lineRule="auto"/>
        <w:jc w:val="left"/>
        <w:rPr>
          <w:del w:id="1047" w:author="Vũ Đức Thông (VinSOC-ANBM-ANBMOT)" w:date="2026-04-19T22:10:00Z"/>
          <w:rFonts w:ascii="Segoe UI" w:hAnsi="Segoe UI" w:cs="Segoe UI"/>
          <w:color w:val="CCCCCC"/>
          <w:sz w:val="20"/>
          <w:szCs w:val="20"/>
        </w:rPr>
      </w:pPr>
      <w:del w:id="1048" w:author="Vũ Đức Thông (VinSOC-ANBM-ANBMOT)" w:date="2026-04-19T22:10:00Z">
        <w:r w:rsidDel="00DC4672">
          <w:rPr>
            <w:rStyle w:val="Strong"/>
            <w:rFonts w:ascii="Segoe UI" w:hAnsi="Segoe UI" w:cs="Segoe UI"/>
            <w:color w:val="CCCCCC"/>
            <w:sz w:val="20"/>
            <w:szCs w:val="20"/>
            <w:bdr w:val="single" w:sz="2" w:space="0" w:color="E5E7EB" w:frame="1"/>
          </w:rPr>
          <w:delText>Chức năng:</w:delText>
        </w:r>
        <w:r w:rsidDel="00DC4672">
          <w:rPr>
            <w:rFonts w:ascii="Segoe UI" w:hAnsi="Segoe UI" w:cs="Segoe UI"/>
            <w:color w:val="CCCCCC"/>
            <w:sz w:val="20"/>
            <w:szCs w:val="20"/>
          </w:rPr>
          <w:delText> Tập trung vào việc kết nối máy móc với hệ thống quản lý cấp cao hơn (như Cloud hoặc phần mềm quản lý nhà máy), giúp thu thập dữ liệu thông minh để phân tích hiệu suất và bảo trì dự báo.</w:delText>
        </w:r>
      </w:del>
    </w:p>
    <w:p w14:paraId="728E806E" w14:textId="16270FF0" w:rsidR="009A4E75" w:rsidDel="00DC4672" w:rsidRDefault="009A4E75" w:rsidP="009A4E75">
      <w:pPr>
        <w:pStyle w:val="NormalWeb"/>
        <w:pBdr>
          <w:top w:val="single" w:sz="2" w:space="0" w:color="E5E7EB"/>
          <w:left w:val="single" w:sz="2" w:space="0" w:color="E5E7EB"/>
          <w:bottom w:val="single" w:sz="2" w:space="0" w:color="E5E7EB"/>
          <w:right w:val="single" w:sz="2" w:space="0" w:color="E5E7EB"/>
        </w:pBdr>
        <w:shd w:val="clear" w:color="auto" w:fill="252526"/>
        <w:spacing w:before="0" w:beforeAutospacing="0" w:after="0"/>
        <w:rPr>
          <w:del w:id="1049" w:author="Vũ Đức Thông (VinSOC-ANBM-ANBMOT)" w:date="2026-04-19T22:10:00Z"/>
          <w:rFonts w:ascii="Segoe UI" w:hAnsi="Segoe UI" w:cs="Segoe UI"/>
          <w:color w:val="CCCCCC"/>
          <w:sz w:val="20"/>
          <w:szCs w:val="20"/>
        </w:rPr>
      </w:pPr>
      <w:del w:id="1050" w:author="Vũ Đức Thông (VinSOC-ANBM-ANBMOT)" w:date="2026-04-19T22:10:00Z">
        <w:r w:rsidDel="00DC4672">
          <w:rPr>
            <w:rStyle w:val="Strong"/>
            <w:rFonts w:ascii="Segoe UI" w:hAnsi="Segoe UI" w:cs="Segoe UI"/>
            <w:color w:val="CCCCCC"/>
            <w:sz w:val="20"/>
            <w:szCs w:val="20"/>
            <w:bdr w:val="single" w:sz="2" w:space="0" w:color="E5E7EB" w:frame="1"/>
          </w:rPr>
          <w:delText>Tóm lại:</w:delText>
        </w:r>
        <w:r w:rsidDel="00DC4672">
          <w:rPr>
            <w:rFonts w:ascii="Segoe UI" w:hAnsi="Segoe UI" w:cs="Segoe UI"/>
            <w:color w:val="CCCCCC"/>
            <w:sz w:val="20"/>
            <w:szCs w:val="20"/>
          </w:rPr>
          <w:delText> </w:delText>
        </w:r>
        <w:r w:rsidDel="00DC4672">
          <w:rPr>
            <w:rStyle w:val="Strong"/>
            <w:rFonts w:ascii="Segoe UI" w:hAnsi="Segoe UI" w:cs="Segoe UI"/>
            <w:color w:val="CCCCCC"/>
            <w:sz w:val="20"/>
            <w:szCs w:val="20"/>
            <w:bdr w:val="single" w:sz="2" w:space="0" w:color="E5E7EB" w:frame="1"/>
          </w:rPr>
          <w:delText>PLC</w:delText>
        </w:r>
        <w:r w:rsidDel="00DC4672">
          <w:rPr>
            <w:rFonts w:ascii="Segoe UI" w:hAnsi="Segoe UI" w:cs="Segoe UI"/>
            <w:color w:val="CCCCCC"/>
            <w:sz w:val="20"/>
            <w:szCs w:val="20"/>
          </w:rPr>
          <w:delText> điều khiển máy, </w:delText>
        </w:r>
        <w:r w:rsidDel="00DC4672">
          <w:rPr>
            <w:rStyle w:val="Strong"/>
            <w:rFonts w:ascii="Segoe UI" w:hAnsi="Segoe UI" w:cs="Segoe UI"/>
            <w:color w:val="CCCCCC"/>
            <w:sz w:val="20"/>
            <w:szCs w:val="20"/>
            <w:bdr w:val="single" w:sz="2" w:space="0" w:color="E5E7EB" w:frame="1"/>
          </w:rPr>
          <w:delText>HMI</w:delText>
        </w:r>
        <w:r w:rsidDel="00DC4672">
          <w:rPr>
            <w:rFonts w:ascii="Segoe UI" w:hAnsi="Segoe UI" w:cs="Segoe UI"/>
            <w:color w:val="CCCCCC"/>
            <w:sz w:val="20"/>
            <w:szCs w:val="20"/>
          </w:rPr>
          <w:delText> để con người ra lệnh, </w:delText>
        </w:r>
        <w:r w:rsidDel="00DC4672">
          <w:rPr>
            <w:rStyle w:val="Strong"/>
            <w:rFonts w:ascii="Segoe UI" w:hAnsi="Segoe UI" w:cs="Segoe UI"/>
            <w:color w:val="CCCCCC"/>
            <w:sz w:val="20"/>
            <w:szCs w:val="20"/>
            <w:bdr w:val="single" w:sz="2" w:space="0" w:color="E5E7EB" w:frame="1"/>
          </w:rPr>
          <w:delText>Network</w:delText>
        </w:r>
        <w:r w:rsidDel="00DC4672">
          <w:rPr>
            <w:rFonts w:ascii="Segoe UI" w:hAnsi="Segoe UI" w:cs="Segoe UI"/>
            <w:color w:val="CCCCCC"/>
            <w:sz w:val="20"/>
            <w:szCs w:val="20"/>
          </w:rPr>
          <w:delText> kết nối tất cả lại, và </w:delText>
        </w:r>
        <w:r w:rsidDel="00DC4672">
          <w:rPr>
            <w:rStyle w:val="Strong"/>
            <w:rFonts w:ascii="Segoe UI" w:hAnsi="Segoe UI" w:cs="Segoe UI"/>
            <w:color w:val="CCCCCC"/>
            <w:sz w:val="20"/>
            <w:szCs w:val="20"/>
            <w:bdr w:val="single" w:sz="2" w:space="0" w:color="E5E7EB" w:frame="1"/>
          </w:rPr>
          <w:delText>SMI</w:delText>
        </w:r>
        <w:r w:rsidDel="00DC4672">
          <w:rPr>
            <w:rFonts w:ascii="Segoe UI" w:hAnsi="Segoe UI" w:cs="Segoe UI"/>
            <w:color w:val="CCCCCC"/>
            <w:sz w:val="20"/>
            <w:szCs w:val="20"/>
          </w:rPr>
          <w:delText> giúp máy móc trở nên "thông minh" hơn trong việc chia sẻ dữ liệu</w:delText>
        </w:r>
      </w:del>
    </w:p>
    <w:p w14:paraId="192EF5F1" w14:textId="77777777" w:rsidR="00DC4672" w:rsidRDefault="00DC4672" w:rsidP="00DC4672">
      <w:pPr>
        <w:pStyle w:val="CTDT-Text"/>
        <w:rPr>
          <w:ins w:id="1051" w:author="Vũ Đức Thông (VinSOC-ANBM-ANBMOT)" w:date="2026-04-19T22:10:00Z"/>
        </w:rPr>
      </w:pPr>
      <w:ins w:id="1052" w:author="Vũ Đức Thông (VinSOC-ANBM-ANBMOT)" w:date="2026-04-19T22:10:00Z">
        <w:r>
          <w:t>1. PLC (Programmable Logic Controller)</w:t>
        </w:r>
      </w:ins>
    </w:p>
    <w:p w14:paraId="399DD660" w14:textId="6375E642" w:rsidR="00DC4672" w:rsidRPr="00DC4672" w:rsidRDefault="00DC4672">
      <w:pPr>
        <w:pStyle w:val="CTDT-Text"/>
        <w:rPr>
          <w:ins w:id="1053" w:author="Vũ Đức Thông (VinSOC-ANBM-ANBMOT)" w:date="2026-04-19T22:10:00Z"/>
        </w:rPr>
      </w:pPr>
      <w:ins w:id="1054" w:author="Vũ Đức Thông (VinSOC-ANBM-ANBMOT)" w:date="2026-04-19T22:10:00Z">
        <w:r>
          <w:tab/>
        </w:r>
        <w:proofErr w:type="spellStart"/>
        <w:r w:rsidRPr="00DC4672">
          <w:t>Là</w:t>
        </w:r>
      </w:ins>
      <w:proofErr w:type="spellEnd"/>
      <w:ins w:id="1055" w:author="Vũ Đức Thông (VinSOC-ANBM-ANBMOT)" w:date="2026-04-19T22:11:00Z">
        <w:r>
          <w:t xml:space="preserve"> </w:t>
        </w:r>
        <w:proofErr w:type="spellStart"/>
        <w:r>
          <w:t>b</w:t>
        </w:r>
      </w:ins>
      <w:ins w:id="1056" w:author="Vũ Đức Thông (VinSOC-ANBM-ANBMOT)" w:date="2026-04-19T22:10:00Z">
        <w:r w:rsidRPr="00DC4672">
          <w:t>ộ</w:t>
        </w:r>
        <w:proofErr w:type="spellEnd"/>
        <w:r w:rsidRPr="00DC4672">
          <w:t xml:space="preserve"> </w:t>
        </w:r>
        <w:proofErr w:type="spellStart"/>
        <w:r w:rsidRPr="00DC4672">
          <w:t>não</w:t>
        </w:r>
        <w:proofErr w:type="spellEnd"/>
        <w:r w:rsidRPr="00DC4672">
          <w:t xml:space="preserve"> </w:t>
        </w:r>
        <w:proofErr w:type="spellStart"/>
        <w:r w:rsidRPr="00DC4672">
          <w:t>của</w:t>
        </w:r>
        <w:proofErr w:type="spellEnd"/>
        <w:r w:rsidRPr="00DC4672">
          <w:t xml:space="preserve"> </w:t>
        </w:r>
        <w:proofErr w:type="spellStart"/>
        <w:r w:rsidRPr="00DC4672">
          <w:t>máy</w:t>
        </w:r>
        <w:proofErr w:type="spellEnd"/>
        <w:r w:rsidRPr="00DC4672">
          <w:t xml:space="preserve"> </w:t>
        </w:r>
        <w:proofErr w:type="spellStart"/>
        <w:r w:rsidRPr="00DC4672">
          <w:t>móc</w:t>
        </w:r>
        <w:proofErr w:type="spellEnd"/>
        <w:r w:rsidRPr="00DC4672">
          <w:t>.</w:t>
        </w:r>
      </w:ins>
    </w:p>
    <w:p w14:paraId="7735E0B6" w14:textId="4EF4A4CB" w:rsidR="00DC4672" w:rsidRDefault="00DC4672">
      <w:pPr>
        <w:pStyle w:val="CTDT-Text"/>
        <w:rPr>
          <w:ins w:id="1057" w:author="Vũ Đức Thông (VinSOC-ANBM-ANBMOT)" w:date="2026-04-19T22:10:00Z"/>
        </w:rPr>
      </w:pPr>
      <w:proofErr w:type="spellStart"/>
      <w:ins w:id="1058" w:author="Vũ Đức Thông (VinSOC-ANBM-ANBMOT)" w:date="2026-04-19T22:10:00Z">
        <w:r>
          <w:t>Chức</w:t>
        </w:r>
        <w:proofErr w:type="spellEnd"/>
        <w:r>
          <w:t xml:space="preserve"> </w:t>
        </w:r>
        <w:proofErr w:type="spellStart"/>
        <w:r>
          <w:t>năng</w:t>
        </w:r>
      </w:ins>
      <w:proofErr w:type="spellEnd"/>
      <w:ins w:id="1059" w:author="Vũ Đức Thông (VinSOC-ANBM-ANBMOT)" w:date="2026-04-19T22:11:00Z">
        <w:r>
          <w:t xml:space="preserve">:  </w:t>
        </w:r>
      </w:ins>
      <w:proofErr w:type="spellStart"/>
      <w:ins w:id="1060" w:author="Vũ Đức Thông (VinSOC-ANBM-ANBMOT)" w:date="2026-04-19T22:10:00Z">
        <w:r>
          <w:t>Nhận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từ</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xử</w:t>
        </w:r>
        <w:proofErr w:type="spellEnd"/>
        <w:r>
          <w:t xml:space="preserve"> </w:t>
        </w:r>
        <w:proofErr w:type="spellStart"/>
        <w:r>
          <w:t>lý</w:t>
        </w:r>
        <w:proofErr w:type="spellEnd"/>
        <w:r>
          <w:t xml:space="preserve"> </w:t>
        </w:r>
        <w:proofErr w:type="spellStart"/>
        <w:r>
          <w:t>theo</w:t>
        </w:r>
        <w:proofErr w:type="spellEnd"/>
        <w:r>
          <w:t xml:space="preserve"> logic </w:t>
        </w:r>
        <w:proofErr w:type="spellStart"/>
        <w:r>
          <w:t>đã</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w:t>
        </w:r>
        <w:proofErr w:type="spellEnd"/>
        <w:r>
          <w:t xml:space="preserve"> ra </w:t>
        </w:r>
        <w:proofErr w:type="spellStart"/>
        <w:r>
          <w:t>lệnh</w:t>
        </w:r>
        <w:proofErr w:type="spellEnd"/>
        <w:r>
          <w:t xml:space="preserve"> </w:t>
        </w:r>
        <w:proofErr w:type="spellStart"/>
        <w:r>
          <w:t>cho</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động</w:t>
        </w:r>
        <w:proofErr w:type="spellEnd"/>
        <w:r>
          <w:t xml:space="preserve"> </w:t>
        </w:r>
        <w:proofErr w:type="spellStart"/>
        <w:r>
          <w:t>cơ</w:t>
        </w:r>
        <w:proofErr w:type="spellEnd"/>
        <w:r>
          <w:t xml:space="preserve">, van, </w:t>
        </w:r>
        <w:proofErr w:type="spellStart"/>
        <w:r>
          <w:t>cánh</w:t>
        </w:r>
        <w:proofErr w:type="spellEnd"/>
        <w:r>
          <w:t xml:space="preserve"> </w:t>
        </w:r>
        <w:proofErr w:type="spellStart"/>
        <w:r>
          <w:t>tay</w:t>
        </w:r>
        <w:proofErr w:type="spellEnd"/>
        <w:r>
          <w:t xml:space="preserve"> robot) </w:t>
        </w:r>
        <w:proofErr w:type="spellStart"/>
        <w:r>
          <w:t>hoạt</w:t>
        </w:r>
        <w:proofErr w:type="spellEnd"/>
        <w:r>
          <w:t xml:space="preserve"> </w:t>
        </w:r>
        <w:proofErr w:type="spellStart"/>
        <w:r>
          <w:t>động</w:t>
        </w:r>
        <w:proofErr w:type="spellEnd"/>
        <w:r>
          <w:t>.</w:t>
        </w:r>
      </w:ins>
    </w:p>
    <w:p w14:paraId="68FA9D07" w14:textId="77777777" w:rsidR="00DC4672" w:rsidRDefault="00DC4672" w:rsidP="00DC4672">
      <w:pPr>
        <w:pStyle w:val="CTDT-Text"/>
        <w:rPr>
          <w:ins w:id="1061" w:author="Vũ Đức Thông (VinSOC-ANBM-ANBMOT)" w:date="2026-04-19T22:10:00Z"/>
        </w:rPr>
      </w:pPr>
      <w:ins w:id="1062" w:author="Vũ Đức Thông (VinSOC-ANBM-ANBMOT)" w:date="2026-04-19T22:10:00Z">
        <w:r>
          <w:t>2. HMI (Human-Machine Interface)</w:t>
        </w:r>
      </w:ins>
    </w:p>
    <w:p w14:paraId="7166F992" w14:textId="0EB70448" w:rsidR="00DC4672" w:rsidRDefault="00DC4672" w:rsidP="00DC4672">
      <w:pPr>
        <w:pStyle w:val="CTDT-Text"/>
        <w:rPr>
          <w:ins w:id="1063" w:author="Vũ Đức Thông (VinSOC-ANBM-ANBMOT)" w:date="2026-04-19T22:10:00Z"/>
        </w:rPr>
      </w:pPr>
      <w:ins w:id="1064" w:author="Vũ Đức Thông (VinSOC-ANBM-ANBMOT)" w:date="2026-04-19T22:11:00Z">
        <w:r>
          <w:tab/>
        </w:r>
      </w:ins>
      <w:ins w:id="1065" w:author="Vũ Đức Thông (VinSOC-ANBM-ANBMOT)" w:date="2026-04-19T22:10:00Z">
        <w:r>
          <w:tab/>
        </w:r>
        <w:proofErr w:type="spellStart"/>
        <w:r>
          <w:t>Khái</w:t>
        </w:r>
        <w:proofErr w:type="spellEnd"/>
        <w:r>
          <w:t xml:space="preserve"> </w:t>
        </w:r>
        <w:proofErr w:type="spellStart"/>
        <w:r>
          <w:t>niệm</w:t>
        </w:r>
        <w:proofErr w:type="spellEnd"/>
        <w:r>
          <w:t xml:space="preserve">: </w:t>
        </w:r>
        <w:proofErr w:type="spellStart"/>
        <w:r>
          <w:t>Là</w:t>
        </w:r>
        <w:proofErr w:type="spellEnd"/>
        <w:r>
          <w:t xml:space="preserve"> </w:t>
        </w:r>
      </w:ins>
      <w:proofErr w:type="spellStart"/>
      <w:ins w:id="1066" w:author="Vũ Đức Thông (VinSOC-ANBM-ANBMOT)" w:date="2026-04-19T22:11:00Z">
        <w:r>
          <w:t>m</w:t>
        </w:r>
      </w:ins>
      <w:ins w:id="1067" w:author="Vũ Đức Thông (VinSOC-ANBM-ANBMOT)" w:date="2026-04-19T22:10:00Z">
        <w:r>
          <w:t>àn</w:t>
        </w:r>
        <w:proofErr w:type="spellEnd"/>
        <w:r>
          <w:t xml:space="preserve"> </w:t>
        </w:r>
        <w:proofErr w:type="spellStart"/>
        <w:r>
          <w:t>hình</w:t>
        </w:r>
        <w:proofErr w:type="spellEnd"/>
        <w:r>
          <w:t xml:space="preserve"> </w:t>
        </w:r>
        <w:proofErr w:type="spellStart"/>
        <w:r>
          <w:t>điều</w:t>
        </w:r>
        <w:proofErr w:type="spellEnd"/>
        <w:r>
          <w:t xml:space="preserve"> </w:t>
        </w:r>
        <w:proofErr w:type="spellStart"/>
        <w:r>
          <w:t>khiển</w:t>
        </w:r>
        <w:proofErr w:type="spellEnd"/>
        <w:r>
          <w:t xml:space="preserve"> (Giao </w:t>
        </w:r>
        <w:proofErr w:type="spellStart"/>
        <w:r>
          <w:t>diện</w:t>
        </w:r>
        <w:proofErr w:type="spellEnd"/>
        <w:r>
          <w:t xml:space="preserve"> </w:t>
        </w:r>
        <w:proofErr w:type="spellStart"/>
        <w:r>
          <w:t>người</w:t>
        </w:r>
        <w:proofErr w:type="spellEnd"/>
        <w:r>
          <w:t xml:space="preserve"> - </w:t>
        </w:r>
        <w:proofErr w:type="spellStart"/>
        <w:r>
          <w:t>máy</w:t>
        </w:r>
        <w:proofErr w:type="spellEnd"/>
        <w:r>
          <w:t>).</w:t>
        </w:r>
      </w:ins>
    </w:p>
    <w:p w14:paraId="168142B0" w14:textId="1917EC0D" w:rsidR="00DC4672" w:rsidRDefault="00DC4672" w:rsidP="00DC4672">
      <w:pPr>
        <w:pStyle w:val="CTDT-Text"/>
        <w:rPr>
          <w:ins w:id="1068" w:author="Vũ Đức Thông (VinSOC-ANBM-ANBMOT)" w:date="2026-04-19T22:10:00Z"/>
        </w:rPr>
      </w:pPr>
      <w:ins w:id="1069" w:author="Vũ Đức Thông (VinSOC-ANBM-ANBMOT)" w:date="2026-04-19T22:11:00Z">
        <w:r>
          <w:tab/>
        </w:r>
      </w:ins>
      <w:ins w:id="1070" w:author="Vũ Đức Thông (VinSOC-ANBM-ANBMOT)" w:date="2026-04-19T22:10:00Z">
        <w:r>
          <w:tab/>
        </w:r>
        <w:proofErr w:type="spellStart"/>
        <w:r>
          <w:t>Chức</w:t>
        </w:r>
        <w:proofErr w:type="spellEnd"/>
        <w:r>
          <w:t xml:space="preserve"> </w:t>
        </w:r>
        <w:proofErr w:type="spellStart"/>
        <w:r>
          <w:t>năng</w:t>
        </w:r>
        <w:proofErr w:type="spellEnd"/>
        <w:r>
          <w:t xml:space="preserve">: </w:t>
        </w:r>
        <w:proofErr w:type="spellStart"/>
        <w:r>
          <w:t>Giúp</w:t>
        </w:r>
        <w:proofErr w:type="spellEnd"/>
        <w:r>
          <w:t xml:space="preserve"> con </w:t>
        </w:r>
        <w:proofErr w:type="spellStart"/>
        <w:r>
          <w:t>người</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máy</w:t>
        </w:r>
        <w:proofErr w:type="spellEnd"/>
        <w:r>
          <w:t xml:space="preserve"> </w:t>
        </w:r>
        <w:proofErr w:type="spellStart"/>
        <w:r>
          <w:t>móc</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dùng</w:t>
        </w:r>
        <w:proofErr w:type="spellEnd"/>
        <w:r>
          <w:t xml:space="preserve"> HMI </w:t>
        </w:r>
        <w:proofErr w:type="spellStart"/>
        <w:r>
          <w:t>để</w:t>
        </w:r>
        <w:proofErr w:type="spellEnd"/>
        <w:r>
          <w:t xml:space="preserve"> </w:t>
        </w:r>
        <w:proofErr w:type="spellStart"/>
        <w:r>
          <w:t>xem</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nhấn</w:t>
        </w:r>
        <w:proofErr w:type="spellEnd"/>
        <w:r>
          <w:t xml:space="preserve"> </w:t>
        </w:r>
        <w:proofErr w:type="spellStart"/>
        <w:r>
          <w:t>nút</w:t>
        </w:r>
        <w:proofErr w:type="spellEnd"/>
        <w:r>
          <w:t xml:space="preserve"> Start/Stop </w:t>
        </w:r>
        <w:proofErr w:type="spellStart"/>
        <w:r>
          <w:t>hoặc</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vận</w:t>
        </w:r>
        <w:proofErr w:type="spellEnd"/>
        <w:r>
          <w:t xml:space="preserve"> </w:t>
        </w:r>
        <w:proofErr w:type="spellStart"/>
        <w:r>
          <w:t>hành</w:t>
        </w:r>
        <w:proofErr w:type="spellEnd"/>
        <w:r>
          <w:t>.</w:t>
        </w:r>
      </w:ins>
    </w:p>
    <w:p w14:paraId="77E81C19" w14:textId="77777777" w:rsidR="00DC4672" w:rsidRDefault="00DC4672" w:rsidP="00DC4672">
      <w:pPr>
        <w:pStyle w:val="CTDT-Text"/>
        <w:rPr>
          <w:ins w:id="1071" w:author="Vũ Đức Thông (VinSOC-ANBM-ANBMOT)" w:date="2026-04-19T22:10:00Z"/>
        </w:rPr>
      </w:pPr>
      <w:ins w:id="1072" w:author="Vũ Đức Thông (VinSOC-ANBM-ANBMOT)" w:date="2026-04-19T22:10:00Z">
        <w:r>
          <w:t>3. Network (</w:t>
        </w:r>
        <w:proofErr w:type="spellStart"/>
        <w:r>
          <w:t>Mạng</w:t>
        </w:r>
        <w:proofErr w:type="spellEnd"/>
        <w:r>
          <w:t xml:space="preserve"> </w:t>
        </w:r>
        <w:proofErr w:type="spellStart"/>
        <w:r>
          <w:t>công</w:t>
        </w:r>
        <w:proofErr w:type="spellEnd"/>
        <w:r>
          <w:t xml:space="preserve"> </w:t>
        </w:r>
        <w:proofErr w:type="spellStart"/>
        <w:r>
          <w:t>nghiệp</w:t>
        </w:r>
        <w:proofErr w:type="spellEnd"/>
        <w:r>
          <w:t>)</w:t>
        </w:r>
      </w:ins>
    </w:p>
    <w:p w14:paraId="1E8AD3D6" w14:textId="64CE7944" w:rsidR="00DC4672" w:rsidRDefault="00DC4672" w:rsidP="00DC4672">
      <w:pPr>
        <w:pStyle w:val="CTDT-Text"/>
        <w:rPr>
          <w:ins w:id="1073" w:author="Vũ Đức Thông (VinSOC-ANBM-ANBMOT)" w:date="2026-04-19T22:10:00Z"/>
        </w:rPr>
      </w:pPr>
      <w:ins w:id="1074" w:author="Vũ Đức Thông (VinSOC-ANBM-ANBMOT)" w:date="2026-04-19T22:12:00Z">
        <w:r>
          <w:tab/>
        </w:r>
      </w:ins>
      <w:ins w:id="1075" w:author="Vũ Đức Thông (VinSOC-ANBM-ANBMOT)" w:date="2026-04-19T22:10:00Z">
        <w:r>
          <w:tab/>
        </w:r>
        <w:proofErr w:type="spellStart"/>
        <w:r>
          <w:t>Khái</w:t>
        </w:r>
        <w:proofErr w:type="spellEnd"/>
        <w:r>
          <w:t xml:space="preserve"> </w:t>
        </w:r>
        <w:proofErr w:type="spellStart"/>
        <w:r>
          <w:t>niệm</w:t>
        </w:r>
        <w:proofErr w:type="spellEnd"/>
        <w:r>
          <w:t xml:space="preserve">: </w:t>
        </w:r>
        <w:proofErr w:type="spellStart"/>
        <w:r>
          <w:t>Là</w:t>
        </w:r>
        <w:proofErr w:type="spellEnd"/>
        <w:r>
          <w:t xml:space="preserve"> </w:t>
        </w:r>
      </w:ins>
      <w:proofErr w:type="spellStart"/>
      <w:ins w:id="1076" w:author="Vũ Đức Thông (VinSOC-ANBM-ANBMOT)" w:date="2026-04-19T22:12:00Z">
        <w:r>
          <w:t>h</w:t>
        </w:r>
      </w:ins>
      <w:ins w:id="1077" w:author="Vũ Đức Thông (VinSOC-ANBM-ANBMOT)" w:date="2026-04-19T22:10:00Z">
        <w:r>
          <w:t>ệ</w:t>
        </w:r>
        <w:proofErr w:type="spellEnd"/>
        <w:r>
          <w:t xml:space="preserve"> </w:t>
        </w:r>
        <w:proofErr w:type="spellStart"/>
        <w:r>
          <w:t>thống</w:t>
        </w:r>
        <w:proofErr w:type="spellEnd"/>
        <w:r>
          <w:t xml:space="preserve"> </w:t>
        </w:r>
        <w:proofErr w:type="spellStart"/>
        <w:r>
          <w:t>dây</w:t>
        </w:r>
        <w:proofErr w:type="spellEnd"/>
        <w:r>
          <w:t xml:space="preserve"> </w:t>
        </w:r>
        <w:proofErr w:type="spellStart"/>
        <w:r>
          <w:t>thần</w:t>
        </w:r>
        <w:proofErr w:type="spellEnd"/>
        <w:r>
          <w:t xml:space="preserve"> </w:t>
        </w:r>
        <w:proofErr w:type="spellStart"/>
        <w:r>
          <w:t>kin</w:t>
        </w:r>
      </w:ins>
      <w:ins w:id="1078" w:author="Vũ Đức Thông (VinSOC-ANBM-ANBMOT)" w:date="2026-04-19T22:12:00Z">
        <w:r>
          <w:t>h</w:t>
        </w:r>
      </w:ins>
      <w:proofErr w:type="spellEnd"/>
      <w:ins w:id="1079" w:author="Vũ Đức Thông (VinSOC-ANBM-ANBMOT)" w:date="2026-04-19T22:10:00Z">
        <w:r>
          <w:t xml:space="preserve"> </w:t>
        </w:r>
        <w:proofErr w:type="spellStart"/>
        <w:r>
          <w:t>kết</w:t>
        </w:r>
        <w:proofErr w:type="spellEnd"/>
        <w:r>
          <w:t xml:space="preserve"> </w:t>
        </w:r>
        <w:proofErr w:type="spellStart"/>
        <w:r>
          <w:t>nối</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w:t>
        </w:r>
      </w:ins>
    </w:p>
    <w:p w14:paraId="4EED69D2" w14:textId="264B1C8D" w:rsidR="00DC4672" w:rsidRDefault="00DC4672" w:rsidP="00DC4672">
      <w:pPr>
        <w:pStyle w:val="CTDT-Text"/>
        <w:rPr>
          <w:ins w:id="1080" w:author="Vũ Đức Thông (VinSOC-ANBM-ANBMOT)" w:date="2026-04-19T22:10:00Z"/>
        </w:rPr>
      </w:pPr>
      <w:ins w:id="1081" w:author="Vũ Đức Thông (VinSOC-ANBM-ANBMOT)" w:date="2026-04-19T22:12:00Z">
        <w:r>
          <w:tab/>
        </w:r>
      </w:ins>
      <w:ins w:id="1082" w:author="Vũ Đức Thông (VinSOC-ANBM-ANBMOT)" w:date="2026-04-19T22:10:00Z">
        <w:r>
          <w:tab/>
        </w:r>
        <w:proofErr w:type="spellStart"/>
        <w:r>
          <w:t>Chức</w:t>
        </w:r>
        <w:proofErr w:type="spellEnd"/>
        <w:r>
          <w:t xml:space="preserve"> </w:t>
        </w:r>
        <w:proofErr w:type="spellStart"/>
        <w:r>
          <w:t>năng</w:t>
        </w:r>
        <w:proofErr w:type="spellEnd"/>
        <w:r>
          <w:t xml:space="preserve">: Cho </w:t>
        </w:r>
        <w:proofErr w:type="spellStart"/>
        <w:r>
          <w:t>phép</w:t>
        </w:r>
        <w:proofErr w:type="spellEnd"/>
        <w:r>
          <w:t xml:space="preserve"> PLC, HMI, </w:t>
        </w:r>
        <w:proofErr w:type="spellStart"/>
        <w:r>
          <w:t>cảm</w:t>
        </w:r>
        <w:proofErr w:type="spellEnd"/>
        <w:r>
          <w:t xml:space="preserve"> </w:t>
        </w:r>
        <w:proofErr w:type="spellStart"/>
        <w:r>
          <w:t>biến</w:t>
        </w:r>
        <w:proofErr w:type="spellEnd"/>
        <w:r>
          <w:t xml:space="preserve"> </w:t>
        </w:r>
        <w:proofErr w:type="spellStart"/>
        <w:r>
          <w:t>và</w:t>
        </w:r>
        <w:proofErr w:type="spellEnd"/>
        <w:r>
          <w:t xml:space="preserve"> </w:t>
        </w:r>
        <w:proofErr w:type="spellStart"/>
        <w:r>
          <w:t>máy</w:t>
        </w:r>
        <w:proofErr w:type="spellEnd"/>
        <w:r>
          <w:t xml:space="preserve"> </w:t>
        </w:r>
        <w:proofErr w:type="spellStart"/>
        <w:r>
          <w:t>tính</w:t>
        </w:r>
        <w:proofErr w:type="spellEnd"/>
        <w:r>
          <w:t xml:space="preserve"> </w:t>
        </w:r>
        <w:proofErr w:type="spellStart"/>
        <w:r>
          <w:t>trung</w:t>
        </w:r>
        <w:proofErr w:type="spellEnd"/>
        <w:r>
          <w:t xml:space="preserve"> </w:t>
        </w:r>
        <w:proofErr w:type="spellStart"/>
        <w:r>
          <w:t>tâm</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qua </w:t>
        </w:r>
        <w:proofErr w:type="spellStart"/>
        <w:r>
          <w:t>lại</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chuẩn</w:t>
        </w:r>
        <w:proofErr w:type="spellEnd"/>
        <w:r>
          <w:t xml:space="preserve"> </w:t>
        </w:r>
        <w:proofErr w:type="spellStart"/>
        <w:r>
          <w:t>như</w:t>
        </w:r>
        <w:proofErr w:type="spellEnd"/>
        <w:r>
          <w:t xml:space="preserve"> Ethernet/IP, </w:t>
        </w:r>
        <w:proofErr w:type="spellStart"/>
        <w:r>
          <w:t>Profinet</w:t>
        </w:r>
        <w:proofErr w:type="spellEnd"/>
        <w:r>
          <w:t>, Modbus...).</w:t>
        </w:r>
      </w:ins>
    </w:p>
    <w:p w14:paraId="05017628" w14:textId="77777777" w:rsidR="00DC4672" w:rsidRDefault="00DC4672" w:rsidP="00DC4672">
      <w:pPr>
        <w:pStyle w:val="CTDT-Text"/>
        <w:rPr>
          <w:ins w:id="1083" w:author="Vũ Đức Thông (VinSOC-ANBM-ANBMOT)" w:date="2026-04-19T22:10:00Z"/>
        </w:rPr>
      </w:pPr>
      <w:ins w:id="1084" w:author="Vũ Đức Thông (VinSOC-ANBM-ANBMOT)" w:date="2026-04-19T22:10:00Z">
        <w:r>
          <w:t>4. SMI (Smart Machine Interface)</w:t>
        </w:r>
      </w:ins>
    </w:p>
    <w:p w14:paraId="241EA058" w14:textId="3B223B79" w:rsidR="00DC4672" w:rsidRDefault="00DC4672" w:rsidP="00DC4672">
      <w:pPr>
        <w:pStyle w:val="CTDT-Text"/>
        <w:rPr>
          <w:ins w:id="1085" w:author="Vũ Đức Thông (VinSOC-ANBM-ANBMOT)" w:date="2026-04-19T22:10:00Z"/>
        </w:rPr>
      </w:pPr>
      <w:ins w:id="1086" w:author="Vũ Đức Thông (VinSOC-ANBM-ANBMOT)" w:date="2026-04-19T22:10:00Z">
        <w:r>
          <w:t>•</w:t>
        </w:r>
        <w:r>
          <w:tab/>
        </w:r>
        <w:proofErr w:type="spellStart"/>
        <w:r>
          <w:t>Khái</w:t>
        </w:r>
        <w:proofErr w:type="spellEnd"/>
        <w:r>
          <w:t xml:space="preserve"> </w:t>
        </w:r>
        <w:proofErr w:type="spellStart"/>
        <w:r>
          <w:t>niệm</w:t>
        </w:r>
        <w:proofErr w:type="spellEnd"/>
        <w:r>
          <w:t xml:space="preserve">: </w:t>
        </w:r>
        <w:proofErr w:type="spellStart"/>
        <w:r>
          <w:t>Là</w:t>
        </w:r>
        <w:proofErr w:type="spellEnd"/>
        <w:r>
          <w:t xml:space="preserve"> Giao </w:t>
        </w:r>
        <w:proofErr w:type="spellStart"/>
        <w:r>
          <w:t>diện</w:t>
        </w:r>
        <w:proofErr w:type="spellEnd"/>
        <w:r>
          <w:t xml:space="preserve"> </w:t>
        </w:r>
        <w:proofErr w:type="spellStart"/>
        <w:r>
          <w:t>máy</w:t>
        </w:r>
        <w:proofErr w:type="spellEnd"/>
        <w:r>
          <w:t xml:space="preserve"> </w:t>
        </w:r>
        <w:proofErr w:type="spellStart"/>
        <w:r>
          <w:t>thông</w:t>
        </w:r>
        <w:proofErr w:type="spellEnd"/>
        <w:r>
          <w:t xml:space="preserve"> </w:t>
        </w:r>
        <w:proofErr w:type="spellStart"/>
        <w:r>
          <w:t>min</w:t>
        </w:r>
      </w:ins>
      <w:ins w:id="1087" w:author="Vũ Đức Thông (VinSOC-ANBM-ANBMOT)" w:date="2026-04-19T22:12:00Z">
        <w:r>
          <w:t>h</w:t>
        </w:r>
      </w:ins>
      <w:proofErr w:type="spellEnd"/>
      <w:ins w:id="1088" w:author="Vũ Đức Thông (VinSOC-ANBM-ANBMOT)" w:date="2026-04-19T22:10:00Z">
        <w:r>
          <w:t xml:space="preserve"> (</w:t>
        </w:r>
        <w:proofErr w:type="spellStart"/>
        <w:r>
          <w:t>thường</w:t>
        </w:r>
        <w:proofErr w:type="spellEnd"/>
        <w:r>
          <w:t xml:space="preserve"> </w:t>
        </w:r>
        <w:proofErr w:type="spellStart"/>
        <w:r>
          <w:t>là</w:t>
        </w:r>
        <w:proofErr w:type="spellEnd"/>
        <w:r>
          <w:t xml:space="preserve"> </w:t>
        </w:r>
        <w:proofErr w:type="spellStart"/>
        <w:r>
          <w:t>một</w:t>
        </w:r>
        <w:proofErr w:type="spellEnd"/>
        <w:r>
          <w:t xml:space="preserve"> </w:t>
        </w:r>
        <w:proofErr w:type="spellStart"/>
        <w:r>
          <w:t>dạng</w:t>
        </w:r>
        <w:proofErr w:type="spellEnd"/>
        <w:r>
          <w:t xml:space="preserve"> HMI </w:t>
        </w:r>
        <w:proofErr w:type="spellStart"/>
        <w:r>
          <w:t>cao</w:t>
        </w:r>
        <w:proofErr w:type="spellEnd"/>
        <w:r>
          <w:t xml:space="preserve"> </w:t>
        </w:r>
        <w:proofErr w:type="spellStart"/>
        <w:r>
          <w:t>cấp</w:t>
        </w:r>
        <w:proofErr w:type="spellEnd"/>
        <w:r>
          <w:t xml:space="preserve"> </w:t>
        </w:r>
        <w:proofErr w:type="spellStart"/>
        <w:r>
          <w:t>hoặc</w:t>
        </w:r>
        <w:proofErr w:type="spellEnd"/>
        <w:r>
          <w:t xml:space="preserve"> </w:t>
        </w:r>
        <w:proofErr w:type="spellStart"/>
        <w:r>
          <w:t>cổng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dữ</w:t>
        </w:r>
        <w:proofErr w:type="spellEnd"/>
        <w:r>
          <w:t xml:space="preserve"> </w:t>
        </w:r>
        <w:proofErr w:type="spellStart"/>
        <w:r>
          <w:t>liệu</w:t>
        </w:r>
        <w:proofErr w:type="spellEnd"/>
        <w:r>
          <w:t>).</w:t>
        </w:r>
      </w:ins>
    </w:p>
    <w:p w14:paraId="45FA1235" w14:textId="77777777" w:rsidR="00DC4672" w:rsidRDefault="00DC4672" w:rsidP="00DC4672">
      <w:pPr>
        <w:pStyle w:val="CTDT-Text"/>
        <w:rPr>
          <w:ins w:id="1089" w:author="Vũ Đức Thông (VinSOC-ANBM-ANBMOT)" w:date="2026-04-19T22:10:00Z"/>
        </w:rPr>
      </w:pPr>
      <w:ins w:id="1090" w:author="Vũ Đức Thông (VinSOC-ANBM-ANBMOT)" w:date="2026-04-19T22:10:00Z">
        <w:r>
          <w:t>•</w:t>
        </w:r>
        <w:r>
          <w:tab/>
        </w:r>
        <w:proofErr w:type="spellStart"/>
        <w:r>
          <w:t>Chức</w:t>
        </w:r>
        <w:proofErr w:type="spellEnd"/>
        <w:r>
          <w:t xml:space="preserve"> </w:t>
        </w:r>
        <w:proofErr w:type="spellStart"/>
        <w:r>
          <w:t>năng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máy</w:t>
        </w:r>
        <w:proofErr w:type="spellEnd"/>
        <w:r>
          <w:t xml:space="preserve"> </w:t>
        </w:r>
        <w:proofErr w:type="spellStart"/>
        <w:r>
          <w:t>móc</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cấp</w:t>
        </w:r>
        <w:proofErr w:type="spellEnd"/>
        <w:r>
          <w:t xml:space="preserve"> </w:t>
        </w:r>
        <w:proofErr w:type="spellStart"/>
        <w:r>
          <w:t>cao</w:t>
        </w:r>
        <w:proofErr w:type="spellEnd"/>
        <w:r>
          <w:t xml:space="preserve"> </w:t>
        </w:r>
        <w:proofErr w:type="spellStart"/>
        <w:r>
          <w:t>hơn</w:t>
        </w:r>
        <w:proofErr w:type="spellEnd"/>
        <w:r>
          <w:t xml:space="preserve"> (</w:t>
        </w:r>
        <w:proofErr w:type="spellStart"/>
        <w:r>
          <w:t>như</w:t>
        </w:r>
        <w:proofErr w:type="spellEnd"/>
        <w:r>
          <w:t xml:space="preserve"> Cloud </w:t>
        </w:r>
        <w:proofErr w:type="spellStart"/>
        <w:r>
          <w:t>hoặc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máy</w:t>
        </w:r>
        <w:proofErr w:type="spellEnd"/>
        <w:r>
          <w:t xml:space="preserve">), </w:t>
        </w:r>
        <w:proofErr w:type="spellStart"/>
        <w:r>
          <w:t>giúp</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trì</w:t>
        </w:r>
        <w:proofErr w:type="spellEnd"/>
        <w:r>
          <w:t xml:space="preserve"> </w:t>
        </w:r>
        <w:proofErr w:type="spellStart"/>
        <w:r>
          <w:t>dự</w:t>
        </w:r>
        <w:proofErr w:type="spellEnd"/>
        <w:r>
          <w:t xml:space="preserve"> </w:t>
        </w:r>
        <w:proofErr w:type="spellStart"/>
        <w:r>
          <w:t>báo</w:t>
        </w:r>
        <w:proofErr w:type="spellEnd"/>
        <w:r>
          <w:t>.</w:t>
        </w:r>
      </w:ins>
    </w:p>
    <w:p w14:paraId="33B8509A" w14:textId="5FE5DD73" w:rsidR="009A4E75" w:rsidDel="00DC4672" w:rsidRDefault="00DC4672">
      <w:pPr>
        <w:pStyle w:val="CTDT-Text"/>
        <w:numPr>
          <w:ilvl w:val="0"/>
          <w:numId w:val="14"/>
        </w:numPr>
        <w:rPr>
          <w:del w:id="1091" w:author="Vũ Đức Thông (VinSOC-ANBM-ANBMOT)" w:date="2026-04-19T22:12:00Z"/>
        </w:rPr>
        <w:pPrChange w:id="1092" w:author="Vũ Đức Thông (VinSOC-ANBM-ANBMOT)" w:date="2026-04-19T22:10:00Z">
          <w:pPr>
            <w:pStyle w:val="CTDT-Text"/>
          </w:pPr>
        </w:pPrChange>
      </w:pPr>
      <w:ins w:id="1093" w:author="Vũ Đức Thông (VinSOC-ANBM-ANBMOT)" w:date="2026-04-19T22:10:00Z">
        <w:r>
          <w:t xml:space="preserve"> PLC </w:t>
        </w:r>
        <w:proofErr w:type="spellStart"/>
        <w:r>
          <w:t>điều</w:t>
        </w:r>
        <w:proofErr w:type="spellEnd"/>
        <w:r>
          <w:t xml:space="preserve"> </w:t>
        </w:r>
        <w:proofErr w:type="spellStart"/>
        <w:r>
          <w:t>khiển</w:t>
        </w:r>
        <w:proofErr w:type="spellEnd"/>
        <w:r>
          <w:t xml:space="preserve"> </w:t>
        </w:r>
        <w:proofErr w:type="spellStart"/>
        <w:r>
          <w:t>máy</w:t>
        </w:r>
        <w:proofErr w:type="spellEnd"/>
        <w:r>
          <w:t xml:space="preserve">, HMI </w:t>
        </w:r>
        <w:proofErr w:type="spellStart"/>
        <w:r>
          <w:t>để</w:t>
        </w:r>
        <w:proofErr w:type="spellEnd"/>
        <w:r>
          <w:t xml:space="preserve"> con </w:t>
        </w:r>
        <w:proofErr w:type="spellStart"/>
        <w:r>
          <w:t>người</w:t>
        </w:r>
        <w:proofErr w:type="spellEnd"/>
        <w:r>
          <w:t xml:space="preserve"> ra </w:t>
        </w:r>
        <w:proofErr w:type="spellStart"/>
        <w:r>
          <w:t>lệnh</w:t>
        </w:r>
        <w:proofErr w:type="spellEnd"/>
        <w:r>
          <w:t xml:space="preserve">, Network </w:t>
        </w:r>
        <w:proofErr w:type="spellStart"/>
        <w:r>
          <w:t>kết</w:t>
        </w:r>
        <w:proofErr w:type="spellEnd"/>
        <w:r>
          <w:t xml:space="preserve"> </w:t>
        </w:r>
        <w:proofErr w:type="spellStart"/>
        <w:r>
          <w:t>nối</w:t>
        </w:r>
        <w:proofErr w:type="spellEnd"/>
        <w:r>
          <w:t xml:space="preserve"> </w:t>
        </w:r>
        <w:proofErr w:type="spellStart"/>
        <w:r>
          <w:t>tất</w:t>
        </w:r>
        <w:proofErr w:type="spellEnd"/>
        <w:r>
          <w:t xml:space="preserve"> </w:t>
        </w:r>
        <w:proofErr w:type="spellStart"/>
        <w:r>
          <w:t>cả</w:t>
        </w:r>
        <w:proofErr w:type="spellEnd"/>
        <w:r>
          <w:t xml:space="preserve"> </w:t>
        </w:r>
        <w:proofErr w:type="spellStart"/>
        <w:r>
          <w:t>lại</w:t>
        </w:r>
        <w:proofErr w:type="spellEnd"/>
        <w:r>
          <w:t xml:space="preserve">, </w:t>
        </w:r>
        <w:proofErr w:type="spellStart"/>
        <w:r>
          <w:t>và</w:t>
        </w:r>
        <w:proofErr w:type="spellEnd"/>
        <w:r>
          <w:t xml:space="preserve"> SMI </w:t>
        </w:r>
        <w:proofErr w:type="spellStart"/>
        <w:r>
          <w:t>giúp</w:t>
        </w:r>
        <w:proofErr w:type="spellEnd"/>
        <w:r>
          <w:t xml:space="preserve"> </w:t>
        </w:r>
        <w:proofErr w:type="spellStart"/>
        <w:r>
          <w:t>máy</w:t>
        </w:r>
        <w:proofErr w:type="spellEnd"/>
        <w:r>
          <w:t xml:space="preserve"> </w:t>
        </w:r>
        <w:proofErr w:type="spellStart"/>
        <w:r>
          <w:t>móc</w:t>
        </w:r>
        <w:proofErr w:type="spellEnd"/>
        <w:r>
          <w:t xml:space="preserve"> </w:t>
        </w:r>
        <w:proofErr w:type="spellStart"/>
        <w:r>
          <w:t>trở</w:t>
        </w:r>
        <w:proofErr w:type="spellEnd"/>
        <w:r>
          <w:t xml:space="preserve"> </w:t>
        </w:r>
        <w:proofErr w:type="spellStart"/>
        <w:r>
          <w:t>nên</w:t>
        </w:r>
      </w:ins>
      <w:proofErr w:type="spellEnd"/>
      <w:ins w:id="1094" w:author="Vũ Đức Thông (VinSOC-ANBM-ANBMOT)" w:date="2026-04-19T22:12:00Z">
        <w:r>
          <w:t xml:space="preserve"> </w:t>
        </w:r>
      </w:ins>
      <w:proofErr w:type="spellStart"/>
      <w:ins w:id="1095" w:author="Vũ Đức Thông (VinSOC-ANBM-ANBMOT)" w:date="2026-04-19T22:10:00Z">
        <w:r>
          <w:t>thông</w:t>
        </w:r>
        <w:proofErr w:type="spellEnd"/>
        <w:r>
          <w:t xml:space="preserve"> </w:t>
        </w:r>
        <w:proofErr w:type="spellStart"/>
        <w:r>
          <w:t>minh</w:t>
        </w:r>
        <w:proofErr w:type="spellEnd"/>
        <w:r>
          <w:t xml:space="preserve"> </w:t>
        </w:r>
        <w:proofErr w:type="spellStart"/>
        <w:r>
          <w:t>hơn</w:t>
        </w:r>
        <w:proofErr w:type="spellEnd"/>
        <w:r>
          <w:t xml:space="preserve"> </w:t>
        </w:r>
        <w:proofErr w:type="spellStart"/>
        <w:r>
          <w:t>trong</w:t>
        </w:r>
        <w:proofErr w:type="spellEnd"/>
        <w:r>
          <w:t xml:space="preserve"> </w:t>
        </w:r>
        <w:proofErr w:type="spellStart"/>
        <w:r>
          <w:t>việc</w:t>
        </w:r>
        <w:proofErr w:type="spellEnd"/>
        <w:r>
          <w:t xml:space="preserve"> chia </w:t>
        </w:r>
        <w:proofErr w:type="spellStart"/>
        <w:r>
          <w:t>sẻ</w:t>
        </w:r>
        <w:proofErr w:type="spellEnd"/>
        <w:r>
          <w:t xml:space="preserve"> </w:t>
        </w:r>
        <w:proofErr w:type="spellStart"/>
        <w:r>
          <w:t>dữ</w:t>
        </w:r>
        <w:proofErr w:type="spellEnd"/>
        <w:r>
          <w:t xml:space="preserve"> </w:t>
        </w:r>
        <w:proofErr w:type="spellStart"/>
        <w:r>
          <w:t>liệu</w:t>
        </w:r>
      </w:ins>
      <w:proofErr w:type="spellEnd"/>
    </w:p>
    <w:p w14:paraId="44840B6C" w14:textId="17FF8CCC" w:rsidR="009A4E75" w:rsidRDefault="00DC4672">
      <w:pPr>
        <w:pStyle w:val="CTDT-Text"/>
        <w:numPr>
          <w:ilvl w:val="0"/>
          <w:numId w:val="14"/>
        </w:numPr>
        <w:pPrChange w:id="1096" w:author="Vũ Đức Thông (VinSOC-ANBM-ANBMOT)" w:date="2026-04-19T22:10:00Z">
          <w:pPr>
            <w:pStyle w:val="CTDT-Text"/>
          </w:pPr>
        </w:pPrChange>
      </w:pPr>
      <w:ins w:id="1097" w:author="Vũ Đức Thông (VinSOC-ANBM-ANBMOT)" w:date="2026-04-19T22:12:00Z">
        <w:r>
          <w:t xml:space="preserve"> </w:t>
        </w:r>
      </w:ins>
      <w:ins w:id="1098" w:author="Vũ Đức Thông (VinSOC-ANBM-ANBMOT)" w:date="2026-04-19T22:10:00Z">
        <w:r w:rsidR="00FA6683">
          <w:t>OBJECT 1</w:t>
        </w:r>
      </w:ins>
    </w:p>
    <w:p w14:paraId="58470148" w14:textId="2C9488BD" w:rsidR="00371D79" w:rsidRDefault="00371D79" w:rsidP="00371D79">
      <w:pPr>
        <w:pStyle w:val="CTDT-H2"/>
      </w:pPr>
      <w:bookmarkStart w:id="1099" w:name="_Toc227578990"/>
      <w:r>
        <w:t>ICS100</w:t>
      </w:r>
      <w:bookmarkEnd w:id="1099"/>
    </w:p>
    <w:p w14:paraId="7B81BBF9" w14:textId="13F68CB8" w:rsidR="00371D79" w:rsidRDefault="00966A61" w:rsidP="00966A61">
      <w:pPr>
        <w:pStyle w:val="CTDT-H2"/>
      </w:pPr>
      <w:bookmarkStart w:id="1100" w:name="_Toc227578991"/>
      <w:r w:rsidRPr="00966A61">
        <w:t>210W-03 Common ICS Components</w:t>
      </w:r>
      <w:bookmarkEnd w:id="1100"/>
    </w:p>
    <w:p w14:paraId="74811FF5" w14:textId="71B33AC1" w:rsidR="00966A61" w:rsidRDefault="00966A61" w:rsidP="00966A61">
      <w:pPr>
        <w:pStyle w:val="CTDT-Text"/>
      </w:pPr>
      <w:r>
        <w:t xml:space="preserve">ICS: Industrial control </w:t>
      </w:r>
      <w:proofErr w:type="gramStart"/>
      <w:r>
        <w:t>system</w:t>
      </w:r>
      <w:r w:rsidR="00364CC1">
        <w:t xml:space="preserve">( </w:t>
      </w:r>
      <w:proofErr w:type="spellStart"/>
      <w:r w:rsidR="00364CC1">
        <w:t>hệ</w:t>
      </w:r>
      <w:proofErr w:type="spellEnd"/>
      <w:proofErr w:type="gramEnd"/>
      <w:r w:rsidR="00364CC1">
        <w:t xml:space="preserve"> </w:t>
      </w:r>
      <w:proofErr w:type="spellStart"/>
      <w:r w:rsidR="00364CC1">
        <w:t>thống</w:t>
      </w:r>
      <w:proofErr w:type="spellEnd"/>
      <w:r w:rsidR="00364CC1">
        <w:t xml:space="preserve"> </w:t>
      </w:r>
      <w:proofErr w:type="spellStart"/>
      <w:r w:rsidR="00364CC1">
        <w:t>điều</w:t>
      </w:r>
      <w:proofErr w:type="spellEnd"/>
      <w:r w:rsidR="00364CC1">
        <w:t xml:space="preserve"> </w:t>
      </w:r>
      <w:proofErr w:type="spellStart"/>
      <w:r w:rsidR="00364CC1">
        <w:t>khiển</w:t>
      </w:r>
      <w:proofErr w:type="spellEnd"/>
      <w:r w:rsidR="00364CC1">
        <w:t xml:space="preserve"> </w:t>
      </w:r>
      <w:proofErr w:type="spellStart"/>
      <w:r w:rsidR="00364CC1">
        <w:t>công</w:t>
      </w:r>
      <w:proofErr w:type="spellEnd"/>
      <w:r w:rsidR="00364CC1">
        <w:t xml:space="preserve"> </w:t>
      </w:r>
      <w:proofErr w:type="spellStart"/>
      <w:r w:rsidR="00364CC1">
        <w:t>nghiệp</w:t>
      </w:r>
      <w:proofErr w:type="spellEnd"/>
      <w:r w:rsidR="00364CC1">
        <w:t>)</w:t>
      </w:r>
    </w:p>
    <w:p w14:paraId="03E1F1E2" w14:textId="647B5E33" w:rsidR="00364CC1" w:rsidRDefault="00855C52" w:rsidP="00966A61">
      <w:pPr>
        <w:pStyle w:val="CTDT-Text"/>
      </w:pPr>
      <w:proofErr w:type="spellStart"/>
      <w:r>
        <w:t>Trước</w:t>
      </w:r>
      <w:proofErr w:type="spellEnd"/>
      <w:r>
        <w:t xml:space="preserve"> </w:t>
      </w:r>
      <w:proofErr w:type="spellStart"/>
      <w:r>
        <w:t>đây</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nhà</w:t>
      </w:r>
      <w:proofErr w:type="spellEnd"/>
      <w:r>
        <w:t xml:space="preserve"> </w:t>
      </w:r>
      <w:proofErr w:type="spellStart"/>
      <w:r>
        <w:t>máy</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được</w:t>
      </w:r>
      <w:proofErr w:type="spellEnd"/>
      <w:r>
        <w:t xml:space="preserve"> </w:t>
      </w:r>
      <w:proofErr w:type="spellStart"/>
      <w:r>
        <w:t>bảo</w:t>
      </w:r>
      <w:proofErr w:type="spellEnd"/>
      <w:r>
        <w:t xml:space="preserve"> </w:t>
      </w:r>
      <w:proofErr w:type="spellStart"/>
      <w:r>
        <w:t>vệ</w:t>
      </w:r>
      <w:proofErr w:type="spellEnd"/>
      <w:r>
        <w:t xml:space="preserve"> </w:t>
      </w:r>
      <w:proofErr w:type="spellStart"/>
      <w:r>
        <w:t>bằng</w:t>
      </w:r>
      <w:proofErr w:type="spellEnd"/>
      <w:r>
        <w:t xml:space="preserve"> </w:t>
      </w:r>
      <w:proofErr w:type="spellStart"/>
      <w:r>
        <w:t>hàng</w:t>
      </w:r>
      <w:proofErr w:type="spellEnd"/>
      <w:r>
        <w:t xml:space="preserve"> </w:t>
      </w:r>
      <w:proofErr w:type="spellStart"/>
      <w:r>
        <w:t>rào</w:t>
      </w:r>
      <w:proofErr w:type="spellEnd"/>
      <w:r>
        <w:t xml:space="preserve"> </w:t>
      </w:r>
      <w:proofErr w:type="spellStart"/>
      <w:r>
        <w:t>vật</w:t>
      </w:r>
      <w:proofErr w:type="spellEnd"/>
      <w:r>
        <w:t xml:space="preserve"> </w:t>
      </w:r>
      <w:proofErr w:type="spellStart"/>
      <w:r>
        <w:t>lý</w:t>
      </w:r>
      <w:proofErr w:type="spellEnd"/>
      <w:r>
        <w:t xml:space="preserve"> </w:t>
      </w:r>
      <w:proofErr w:type="spellStart"/>
      <w:r>
        <w:t>là</w:t>
      </w:r>
      <w:proofErr w:type="spellEnd"/>
      <w:r>
        <w:t xml:space="preserve"> </w:t>
      </w:r>
      <w:proofErr w:type="spellStart"/>
      <w:r>
        <w:t>oke</w:t>
      </w:r>
      <w:proofErr w:type="spellEnd"/>
      <w:r>
        <w:t xml:space="preserve"> </w:t>
      </w:r>
      <w:proofErr w:type="spellStart"/>
      <w:proofErr w:type="gramStart"/>
      <w:r>
        <w:t>rồi</w:t>
      </w:r>
      <w:proofErr w:type="spellEnd"/>
      <w:r>
        <w:t xml:space="preserve">  </w:t>
      </w:r>
      <w:proofErr w:type="spellStart"/>
      <w:r>
        <w:t>nhưng</w:t>
      </w:r>
      <w:proofErr w:type="spellEnd"/>
      <w:proofErr w:type="gramEnd"/>
      <w:r>
        <w:t xml:space="preserve"> </w:t>
      </w:r>
      <w:proofErr w:type="spellStart"/>
      <w:r>
        <w:t>hiện</w:t>
      </w:r>
      <w:proofErr w:type="spellEnd"/>
      <w:r>
        <w:t xml:space="preserve"> nay </w:t>
      </w:r>
      <w:proofErr w:type="spellStart"/>
      <w:r>
        <w:t>với</w:t>
      </w:r>
      <w:proofErr w:type="spellEnd"/>
      <w:r>
        <w:t xml:space="preserve"> </w:t>
      </w:r>
      <w:proofErr w:type="spellStart"/>
      <w:r>
        <w:t>các</w:t>
      </w:r>
      <w:proofErr w:type="spellEnd"/>
      <w:r>
        <w:t xml:space="preserve"> </w:t>
      </w:r>
      <w:proofErr w:type="spellStart"/>
      <w:r>
        <w:t>cuộc</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mạng</w:t>
      </w:r>
      <w:proofErr w:type="spellEnd"/>
      <w:r>
        <w:t xml:space="preserve">, </w:t>
      </w:r>
      <w:proofErr w:type="spellStart"/>
      <w:r>
        <w:t>chỉ</w:t>
      </w:r>
      <w:proofErr w:type="spellEnd"/>
      <w:r>
        <w:t xml:space="preserve"> </w:t>
      </w:r>
      <w:proofErr w:type="spellStart"/>
      <w:r>
        <w:t>với</w:t>
      </w:r>
      <w:proofErr w:type="spellEnd"/>
      <w:r>
        <w:t xml:space="preserve"> 1 </w:t>
      </w:r>
      <w:proofErr w:type="spellStart"/>
      <w:r>
        <w:t>phím</w:t>
      </w:r>
      <w:proofErr w:type="spellEnd"/>
      <w:r>
        <w:t xml:space="preserve"> </w:t>
      </w:r>
      <w:proofErr w:type="spellStart"/>
      <w:r>
        <w:t>bấm</w:t>
      </w:r>
      <w:proofErr w:type="spellEnd"/>
      <w:r>
        <w:t xml:space="preserve"> </w:t>
      </w:r>
      <w:proofErr w:type="spellStart"/>
      <w:r>
        <w:t>là</w:t>
      </w:r>
      <w:proofErr w:type="spellEnd"/>
      <w:r>
        <w:t xml:space="preserve"> </w:t>
      </w:r>
      <w:proofErr w:type="spellStart"/>
      <w:r>
        <w:t>mất</w:t>
      </w:r>
      <w:proofErr w:type="spellEnd"/>
      <w:r>
        <w:t xml:space="preserve"> </w:t>
      </w:r>
      <w:proofErr w:type="spellStart"/>
      <w:r>
        <w:t>điện</w:t>
      </w:r>
      <w:proofErr w:type="spellEnd"/>
      <w:r>
        <w:t xml:space="preserve"> </w:t>
      </w:r>
    </w:p>
    <w:p w14:paraId="766C483D" w14:textId="171431AE" w:rsidR="00855C52" w:rsidRDefault="00855C52" w:rsidP="00EB171A">
      <w:pPr>
        <w:pStyle w:val="CTDT-H2"/>
      </w:pPr>
      <w:bookmarkStart w:id="1101" w:name="_Toc227578992"/>
      <w:proofErr w:type="spellStart"/>
      <w:r>
        <w:t>Tại</w:t>
      </w:r>
      <w:proofErr w:type="spellEnd"/>
      <w:r>
        <w:t xml:space="preserve"> </w:t>
      </w:r>
      <w:proofErr w:type="spellStart"/>
      <w:r>
        <w:t>sao</w:t>
      </w:r>
      <w:proofErr w:type="spellEnd"/>
      <w:r>
        <w:t xml:space="preserve"> </w:t>
      </w:r>
      <w:proofErr w:type="spellStart"/>
      <w:r>
        <w:t>phải</w:t>
      </w:r>
      <w:proofErr w:type="spellEnd"/>
      <w:r>
        <w:t xml:space="preserve"> </w:t>
      </w:r>
      <w:proofErr w:type="spellStart"/>
      <w:r>
        <w:t>quan</w:t>
      </w:r>
      <w:proofErr w:type="spellEnd"/>
      <w:r>
        <w:t xml:space="preserve"> </w:t>
      </w:r>
      <w:proofErr w:type="spellStart"/>
      <w:r>
        <w:t>tâm</w:t>
      </w:r>
      <w:proofErr w:type="spellEnd"/>
      <w:r>
        <w:t xml:space="preserve">- </w:t>
      </w:r>
      <w:proofErr w:type="spellStart"/>
      <w:r>
        <w:t>không</w:t>
      </w:r>
      <w:proofErr w:type="spellEnd"/>
      <w:r>
        <w:t xml:space="preserve"> </w:t>
      </w:r>
      <w:proofErr w:type="spellStart"/>
      <w:r>
        <w:t>xem</w:t>
      </w:r>
      <w:proofErr w:type="spellEnd"/>
      <w:r>
        <w:t xml:space="preserve"> </w:t>
      </w:r>
      <w:proofErr w:type="spellStart"/>
      <w:r>
        <w:t>được</w:t>
      </w:r>
      <w:proofErr w:type="spellEnd"/>
      <w:r>
        <w:t xml:space="preserve"> video</w:t>
      </w:r>
      <w:bookmarkEnd w:id="1101"/>
    </w:p>
    <w:p w14:paraId="35E16C42" w14:textId="77777777" w:rsidR="00EB171A" w:rsidRDefault="00EB171A" w:rsidP="00EB171A">
      <w:pPr>
        <w:pStyle w:val="CTDT-Text"/>
      </w:pPr>
      <w:r>
        <w:t xml:space="preserve">54% </w:t>
      </w:r>
      <w:proofErr w:type="spellStart"/>
      <w:r>
        <w:t>các</w:t>
      </w:r>
      <w:proofErr w:type="spellEnd"/>
      <w:r>
        <w:t xml:space="preserve"> </w:t>
      </w:r>
      <w:proofErr w:type="spellStart"/>
      <w:r>
        <w:t>công</w:t>
      </w:r>
      <w:proofErr w:type="spellEnd"/>
      <w:r>
        <w:t xml:space="preserve"> ty </w:t>
      </w:r>
      <w:proofErr w:type="spellStart"/>
      <w:r>
        <w:t>đã</w:t>
      </w:r>
      <w:proofErr w:type="spellEnd"/>
      <w:r>
        <w:t xml:space="preserve"> </w:t>
      </w:r>
      <w:proofErr w:type="spellStart"/>
      <w:r>
        <w:t>trải</w:t>
      </w:r>
      <w:proofErr w:type="spellEnd"/>
      <w:r>
        <w:t xml:space="preserve"> qua </w:t>
      </w:r>
      <w:proofErr w:type="spellStart"/>
      <w:r>
        <w:t>ít</w:t>
      </w:r>
      <w:proofErr w:type="spellEnd"/>
      <w:r>
        <w:t xml:space="preserve"> </w:t>
      </w:r>
      <w:proofErr w:type="spellStart"/>
      <w:r>
        <w:t>nhất</w:t>
      </w:r>
      <w:proofErr w:type="spellEnd"/>
      <w:r>
        <w:t xml:space="preserve"> </w:t>
      </w:r>
      <w:proofErr w:type="spellStart"/>
      <w:r>
        <w:t>một</w:t>
      </w:r>
      <w:proofErr w:type="spellEnd"/>
      <w:r>
        <w:t xml:space="preserve"> </w:t>
      </w:r>
      <w:proofErr w:type="spellStart"/>
      <w:r>
        <w:t>sự</w:t>
      </w:r>
      <w:proofErr w:type="spellEnd"/>
      <w:r>
        <w:t xml:space="preserve"> </w:t>
      </w:r>
      <w:proofErr w:type="spellStart"/>
      <w:r>
        <w:t>cố</w:t>
      </w:r>
      <w:proofErr w:type="spellEnd"/>
      <w:r>
        <w:t xml:space="preserve"> an </w:t>
      </w:r>
      <w:proofErr w:type="spellStart"/>
      <w:r>
        <w:t>ninh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trong</w:t>
      </w:r>
      <w:proofErr w:type="spellEnd"/>
      <w:r>
        <w:t xml:space="preserve"> </w:t>
      </w:r>
      <w:proofErr w:type="spellStart"/>
      <w:r>
        <w:t>vòng</w:t>
      </w:r>
      <w:proofErr w:type="spellEnd"/>
      <w:r>
        <w:t xml:space="preserve"> 12 </w:t>
      </w:r>
      <w:proofErr w:type="spellStart"/>
      <w:r>
        <w:t>tháng</w:t>
      </w:r>
      <w:proofErr w:type="spellEnd"/>
      <w:r>
        <w:t xml:space="preserve"> qua.</w:t>
      </w:r>
    </w:p>
    <w:p w14:paraId="7CC2A1C5" w14:textId="1F25B065" w:rsidR="00EB171A" w:rsidRDefault="00EB171A" w:rsidP="00EB171A">
      <w:pPr>
        <w:pStyle w:val="CTDT-Text"/>
      </w:pPr>
      <w:r>
        <w:lastRenderedPageBreak/>
        <w:t xml:space="preserve">16% </w:t>
      </w:r>
      <w:proofErr w:type="spellStart"/>
      <w:r>
        <w:t>công</w:t>
      </w:r>
      <w:proofErr w:type="spellEnd"/>
      <w:r>
        <w:t xml:space="preserve"> ty </w:t>
      </w:r>
      <w:proofErr w:type="spellStart"/>
      <w:r>
        <w:t>đã</w:t>
      </w:r>
      <w:proofErr w:type="spellEnd"/>
      <w:r>
        <w:t xml:space="preserve"> </w:t>
      </w:r>
      <w:proofErr w:type="spellStart"/>
      <w:r>
        <w:t>từng</w:t>
      </w:r>
      <w:proofErr w:type="spellEnd"/>
      <w:r>
        <w:t xml:space="preserve"> </w:t>
      </w:r>
      <w:proofErr w:type="spellStart"/>
      <w:r>
        <w:t>trải</w:t>
      </w:r>
      <w:proofErr w:type="spellEnd"/>
      <w:r>
        <w:t xml:space="preserve"> qua </w:t>
      </w:r>
      <w:proofErr w:type="spellStart"/>
      <w:r>
        <w:t>từ</w:t>
      </w:r>
      <w:proofErr w:type="spellEnd"/>
      <w:r>
        <w:t xml:space="preserve"> </w:t>
      </w:r>
      <w:proofErr w:type="spellStart"/>
      <w:r>
        <w:t>ba</w:t>
      </w:r>
      <w:proofErr w:type="spellEnd"/>
      <w:r>
        <w:t xml:space="preserve"> </w:t>
      </w:r>
      <w:proofErr w:type="spellStart"/>
      <w:r>
        <w:t>sự</w:t>
      </w:r>
      <w:proofErr w:type="spellEnd"/>
      <w:r>
        <w:t xml:space="preserve"> </w:t>
      </w:r>
      <w:proofErr w:type="spellStart"/>
      <w:r>
        <w:t>cố</w:t>
      </w:r>
      <w:proofErr w:type="spellEnd"/>
      <w:r>
        <w:t xml:space="preserve"> </w:t>
      </w:r>
      <w:proofErr w:type="spellStart"/>
      <w:r>
        <w:t>trở</w:t>
      </w:r>
      <w:proofErr w:type="spellEnd"/>
      <w:r>
        <w:t xml:space="preserve"> </w:t>
      </w:r>
      <w:proofErr w:type="spellStart"/>
      <w:r>
        <w:t>lên</w:t>
      </w:r>
      <w:proofErr w:type="spellEnd"/>
      <w:r>
        <w:t>.</w:t>
      </w:r>
    </w:p>
    <w:p w14:paraId="03ECE318" w14:textId="05F46E2F" w:rsidR="00EB171A" w:rsidRDefault="00EB171A" w:rsidP="00EB171A">
      <w:pPr>
        <w:pStyle w:val="CTDT-Text"/>
        <w:numPr>
          <w:ilvl w:val="1"/>
          <w:numId w:val="12"/>
        </w:numPr>
      </w:pPr>
      <w:proofErr w:type="spellStart"/>
      <w:r>
        <w:t>Nên</w:t>
      </w:r>
      <w:proofErr w:type="spellEnd"/>
      <w:r>
        <w:t xml:space="preserve"> ta </w:t>
      </w:r>
      <w:proofErr w:type="spellStart"/>
      <w:r>
        <w:t>phải</w:t>
      </w:r>
      <w:proofErr w:type="spellEnd"/>
      <w:r>
        <w:t xml:space="preserve"> </w:t>
      </w:r>
      <w:proofErr w:type="spellStart"/>
      <w:r>
        <w:t>quan</w:t>
      </w:r>
      <w:proofErr w:type="spellEnd"/>
      <w:r>
        <w:t xml:space="preserve"> </w:t>
      </w:r>
      <w:proofErr w:type="spellStart"/>
      <w:r>
        <w:t>tâm</w:t>
      </w:r>
      <w:proofErr w:type="spellEnd"/>
      <w:r>
        <w:t xml:space="preserve"> </w:t>
      </w:r>
      <w:proofErr w:type="spellStart"/>
      <w:r>
        <w:t>đến</w:t>
      </w:r>
      <w:proofErr w:type="spellEnd"/>
      <w:r>
        <w:t xml:space="preserve"> an </w:t>
      </w:r>
      <w:proofErr w:type="spellStart"/>
      <w:r>
        <w:t>ninh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cho</w:t>
      </w:r>
      <w:proofErr w:type="spellEnd"/>
      <w:r>
        <w:t xml:space="preserve"> ICS </w:t>
      </w:r>
    </w:p>
    <w:p w14:paraId="0D33A844" w14:textId="1C176EBF" w:rsidR="00EB171A" w:rsidRDefault="00EB171A" w:rsidP="00EB171A">
      <w:pPr>
        <w:pStyle w:val="CTDT-H2"/>
      </w:pPr>
      <w:bookmarkStart w:id="1102" w:name="_Toc227578993"/>
      <w:proofErr w:type="spellStart"/>
      <w:r>
        <w:t>Mục</w:t>
      </w:r>
      <w:proofErr w:type="spellEnd"/>
      <w:r>
        <w:t xml:space="preserve"> </w:t>
      </w:r>
      <w:proofErr w:type="spellStart"/>
      <w:r>
        <w:t>tiêu</w:t>
      </w:r>
      <w:bookmarkEnd w:id="1102"/>
      <w:proofErr w:type="spellEnd"/>
    </w:p>
    <w:tbl>
      <w:tblPr>
        <w:tblStyle w:val="TableGrid"/>
        <w:tblW w:w="0" w:type="auto"/>
        <w:tblLook w:val="04A0" w:firstRow="1" w:lastRow="0" w:firstColumn="1" w:lastColumn="0" w:noHBand="0" w:noVBand="1"/>
      </w:tblPr>
      <w:tblGrid>
        <w:gridCol w:w="4729"/>
        <w:gridCol w:w="4729"/>
      </w:tblGrid>
      <w:tr w:rsidR="00EB171A" w14:paraId="29823EB3" w14:textId="77777777" w:rsidTr="00EB171A">
        <w:tc>
          <w:tcPr>
            <w:tcW w:w="4729" w:type="dxa"/>
          </w:tcPr>
          <w:p w14:paraId="2FF54575" w14:textId="79F0D3E5" w:rsidR="00EB171A" w:rsidRDefault="00EB171A" w:rsidP="00EB171A">
            <w:pPr>
              <w:pStyle w:val="CTDT-Text"/>
              <w:ind w:firstLine="0"/>
            </w:pPr>
            <w:proofErr w:type="spellStart"/>
            <w:r>
              <w:t>Miêu</w:t>
            </w:r>
            <w:proofErr w:type="spellEnd"/>
            <w:r>
              <w:t xml:space="preserve"> </w:t>
            </w:r>
            <w:proofErr w:type="spellStart"/>
            <w:r>
              <w:t>tả</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cơ</w:t>
            </w:r>
            <w:proofErr w:type="spellEnd"/>
            <w:r>
              <w:t xml:space="preserve"> </w:t>
            </w:r>
            <w:proofErr w:type="spellStart"/>
            <w:r>
              <w:t>bản</w:t>
            </w:r>
            <w:proofErr w:type="spellEnd"/>
            <w:r>
              <w:t xml:space="preserve"> </w:t>
            </w:r>
            <w:proofErr w:type="spellStart"/>
            <w:r>
              <w:t>của</w:t>
            </w:r>
            <w:proofErr w:type="spellEnd"/>
            <w:r>
              <w:t xml:space="preserve"> ICS</w:t>
            </w:r>
          </w:p>
        </w:tc>
        <w:tc>
          <w:tcPr>
            <w:tcW w:w="4729" w:type="dxa"/>
          </w:tcPr>
          <w:p w14:paraId="6F765405" w14:textId="77777777" w:rsidR="00EB171A" w:rsidRDefault="00EB171A" w:rsidP="00EB171A">
            <w:pPr>
              <w:pStyle w:val="CTDT-Text"/>
              <w:ind w:firstLine="0"/>
            </w:pPr>
          </w:p>
        </w:tc>
      </w:tr>
      <w:tr w:rsidR="00EB171A" w14:paraId="4CD1394D" w14:textId="77777777" w:rsidTr="00EB171A">
        <w:tc>
          <w:tcPr>
            <w:tcW w:w="4729" w:type="dxa"/>
          </w:tcPr>
          <w:p w14:paraId="04AC2EAD" w14:textId="0D1D1845" w:rsidR="00EB171A" w:rsidRDefault="00EB171A" w:rsidP="00EB171A">
            <w:pPr>
              <w:pStyle w:val="CTDT-Text"/>
              <w:ind w:firstLine="0"/>
            </w:pPr>
            <w:proofErr w:type="spellStart"/>
            <w:r>
              <w:t>Nhận</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loại</w:t>
            </w:r>
            <w:proofErr w:type="spellEnd"/>
            <w:r>
              <w:t xml:space="preserve"> ICS</w:t>
            </w:r>
          </w:p>
        </w:tc>
        <w:tc>
          <w:tcPr>
            <w:tcW w:w="4729" w:type="dxa"/>
          </w:tcPr>
          <w:p w14:paraId="5C874790" w14:textId="77777777" w:rsidR="00EB171A" w:rsidRDefault="00EB171A" w:rsidP="00EB171A">
            <w:pPr>
              <w:pStyle w:val="CTDT-Text"/>
              <w:ind w:firstLine="0"/>
            </w:pPr>
          </w:p>
        </w:tc>
      </w:tr>
      <w:tr w:rsidR="00EB171A" w14:paraId="40A771C5" w14:textId="77777777" w:rsidTr="00EB171A">
        <w:tc>
          <w:tcPr>
            <w:tcW w:w="4729" w:type="dxa"/>
          </w:tcPr>
          <w:p w14:paraId="11901E96" w14:textId="41E1EBB5" w:rsidR="00EB171A" w:rsidRDefault="00EB171A" w:rsidP="00EB171A">
            <w:pPr>
              <w:pStyle w:val="CTDT-Text"/>
              <w:ind w:firstLine="0"/>
            </w:pPr>
            <w:proofErr w:type="spellStart"/>
            <w:r>
              <w:t>Chỉ</w:t>
            </w:r>
            <w:proofErr w:type="spellEnd"/>
            <w:r>
              <w:t xml:space="preserve"> </w:t>
            </w:r>
            <w:proofErr w:type="spellStart"/>
            <w:r>
              <w:t>rõ</w:t>
            </w:r>
            <w:proofErr w:type="spellEnd"/>
            <w:r>
              <w:t xml:space="preserve"> </w:t>
            </w:r>
            <w:proofErr w:type="spellStart"/>
            <w:r>
              <w:t>được</w:t>
            </w:r>
            <w:proofErr w:type="spellEnd"/>
            <w:r>
              <w:t xml:space="preserve"> </w:t>
            </w:r>
            <w:proofErr w:type="spellStart"/>
            <w:r>
              <w:t>luồng</w:t>
            </w:r>
            <w:proofErr w:type="spellEnd"/>
            <w:r>
              <w:t xml:space="preserve"> data </w:t>
            </w:r>
            <w:proofErr w:type="spellStart"/>
            <w:r>
              <w:t>trong</w:t>
            </w:r>
            <w:proofErr w:type="spellEnd"/>
            <w:r>
              <w:t xml:space="preserve"> ICS</w:t>
            </w:r>
          </w:p>
        </w:tc>
        <w:tc>
          <w:tcPr>
            <w:tcW w:w="4729" w:type="dxa"/>
          </w:tcPr>
          <w:p w14:paraId="60F20B46" w14:textId="77777777" w:rsidR="00EB171A" w:rsidRDefault="00EB171A" w:rsidP="00EB171A">
            <w:pPr>
              <w:pStyle w:val="CTDT-Text"/>
              <w:ind w:firstLine="0"/>
            </w:pPr>
          </w:p>
        </w:tc>
      </w:tr>
      <w:tr w:rsidR="00EB171A" w14:paraId="661DCD5C" w14:textId="77777777" w:rsidTr="00EB171A">
        <w:tc>
          <w:tcPr>
            <w:tcW w:w="4729" w:type="dxa"/>
          </w:tcPr>
          <w:p w14:paraId="72C45746" w14:textId="4A2C9DC0" w:rsidR="00EB171A" w:rsidRDefault="00EB171A" w:rsidP="00EB171A">
            <w:pPr>
              <w:pStyle w:val="CTDT-Text"/>
              <w:ind w:firstLine="0"/>
            </w:pPr>
            <w:proofErr w:type="spellStart"/>
            <w:r>
              <w:t>Nhận</w:t>
            </w:r>
            <w:proofErr w:type="spellEnd"/>
            <w:r>
              <w:t xml:space="preserve"> </w:t>
            </w:r>
            <w:proofErr w:type="spellStart"/>
            <w:r>
              <w:t>diện</w:t>
            </w:r>
            <w:proofErr w:type="spellEnd"/>
            <w:r>
              <w:t xml:space="preserve"> </w:t>
            </w:r>
            <w:proofErr w:type="spellStart"/>
            <w:r>
              <w:t>các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mạng</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truyền</w:t>
            </w:r>
            <w:proofErr w:type="spellEnd"/>
            <w:r>
              <w:t xml:space="preserve"> </w:t>
            </w:r>
            <w:proofErr w:type="spellStart"/>
            <w:r>
              <w:t>dẫn</w:t>
            </w:r>
            <w:proofErr w:type="spellEnd"/>
            <w:r>
              <w:t xml:space="preserve"> </w:t>
            </w:r>
            <w:proofErr w:type="spellStart"/>
            <w:r>
              <w:t>vật</w:t>
            </w:r>
            <w:proofErr w:type="spellEnd"/>
            <w:r>
              <w:t xml:space="preserve"> </w:t>
            </w:r>
            <w:proofErr w:type="spellStart"/>
            <w:r>
              <w:t>lý</w:t>
            </w:r>
            <w:proofErr w:type="spellEnd"/>
          </w:p>
        </w:tc>
        <w:tc>
          <w:tcPr>
            <w:tcW w:w="4729" w:type="dxa"/>
          </w:tcPr>
          <w:p w14:paraId="715507EC" w14:textId="77777777" w:rsidR="00EB171A" w:rsidRDefault="00EB171A" w:rsidP="00EB171A">
            <w:pPr>
              <w:pStyle w:val="CTDT-Text"/>
              <w:ind w:firstLine="0"/>
            </w:pPr>
          </w:p>
        </w:tc>
      </w:tr>
      <w:tr w:rsidR="00EB171A" w14:paraId="21216790" w14:textId="77777777" w:rsidTr="00EB171A">
        <w:tc>
          <w:tcPr>
            <w:tcW w:w="4729" w:type="dxa"/>
          </w:tcPr>
          <w:p w14:paraId="205C4087" w14:textId="7C53378B" w:rsidR="00EB171A" w:rsidRDefault="00EB171A" w:rsidP="00EB171A">
            <w:pPr>
              <w:pStyle w:val="CTDT-Text"/>
              <w:ind w:firstLine="0"/>
            </w:pPr>
            <w:proofErr w:type="spellStart"/>
            <w:r>
              <w:t>Thảo</w:t>
            </w:r>
            <w:proofErr w:type="spellEnd"/>
            <w:r>
              <w:t xml:space="preserve"> </w:t>
            </w:r>
            <w:proofErr w:type="spellStart"/>
            <w:r>
              <w:t>luận</w:t>
            </w:r>
            <w:proofErr w:type="spellEnd"/>
            <w:r>
              <w:t xml:space="preserve"> </w:t>
            </w:r>
            <w:proofErr w:type="spellStart"/>
            <w:r>
              <w:t>về</w:t>
            </w:r>
            <w:proofErr w:type="spellEnd"/>
            <w:r>
              <w:t xml:space="preserve"> </w:t>
            </w:r>
            <w:proofErr w:type="spellStart"/>
            <w:r>
              <w:t>các</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trogn</w:t>
            </w:r>
            <w:proofErr w:type="spellEnd"/>
            <w:r>
              <w:t xml:space="preserve"> ICS</w:t>
            </w:r>
          </w:p>
        </w:tc>
        <w:tc>
          <w:tcPr>
            <w:tcW w:w="4729" w:type="dxa"/>
          </w:tcPr>
          <w:p w14:paraId="0E24496C" w14:textId="77777777" w:rsidR="00EB171A" w:rsidRDefault="00EB171A" w:rsidP="00EB171A">
            <w:pPr>
              <w:pStyle w:val="CTDT-Text"/>
              <w:ind w:firstLine="0"/>
            </w:pPr>
          </w:p>
        </w:tc>
      </w:tr>
      <w:tr w:rsidR="00EB171A" w14:paraId="1143D1C1" w14:textId="77777777" w:rsidTr="00EB171A">
        <w:tc>
          <w:tcPr>
            <w:tcW w:w="4729" w:type="dxa"/>
          </w:tcPr>
          <w:p w14:paraId="198EC30D" w14:textId="77777777" w:rsidR="00EB171A" w:rsidRDefault="00EB171A" w:rsidP="00EB171A">
            <w:pPr>
              <w:pStyle w:val="CTDT-Text"/>
              <w:ind w:firstLine="0"/>
            </w:pPr>
          </w:p>
        </w:tc>
        <w:tc>
          <w:tcPr>
            <w:tcW w:w="4729" w:type="dxa"/>
          </w:tcPr>
          <w:p w14:paraId="14DD84FE" w14:textId="77777777" w:rsidR="00EB171A" w:rsidRDefault="00EB171A" w:rsidP="00EB171A">
            <w:pPr>
              <w:pStyle w:val="CTDT-Text"/>
              <w:ind w:firstLine="0"/>
            </w:pPr>
          </w:p>
        </w:tc>
      </w:tr>
    </w:tbl>
    <w:p w14:paraId="4A0059B9" w14:textId="3D5C8866" w:rsidR="00EB171A" w:rsidRDefault="00EB171A" w:rsidP="00EB171A">
      <w:pPr>
        <w:pStyle w:val="CTDT-Text"/>
      </w:pPr>
    </w:p>
    <w:p w14:paraId="21E98221" w14:textId="53F28B55" w:rsidR="00BC3289" w:rsidRDefault="00BC3289" w:rsidP="00EB171A">
      <w:pPr>
        <w:pStyle w:val="CTDT-Text"/>
      </w:pPr>
      <w:r>
        <w:t xml:space="preserve">ICS </w:t>
      </w:r>
      <w:proofErr w:type="spellStart"/>
      <w:r>
        <w:t>là</w:t>
      </w:r>
      <w:proofErr w:type="spellEnd"/>
      <w:r>
        <w:t xml:space="preserve"> </w:t>
      </w:r>
      <w:proofErr w:type="spellStart"/>
      <w:r>
        <w:t>cái</w:t>
      </w:r>
      <w:proofErr w:type="spellEnd"/>
      <w:r>
        <w:t xml:space="preserve"> </w:t>
      </w:r>
      <w:proofErr w:type="spellStart"/>
      <w:r>
        <w:t>tên</w:t>
      </w:r>
      <w:proofErr w:type="spellEnd"/>
      <w:r>
        <w:t xml:space="preserve"> </w:t>
      </w:r>
      <w:proofErr w:type="spellStart"/>
      <w:r>
        <w:t>chung</w:t>
      </w:r>
      <w:proofErr w:type="spellEnd"/>
      <w:r>
        <w:t xml:space="preserve">, </w:t>
      </w:r>
      <w:proofErr w:type="spellStart"/>
      <w:r>
        <w:t>để</w:t>
      </w:r>
      <w:proofErr w:type="spellEnd"/>
      <w:r>
        <w:t xml:space="preserve"> </w:t>
      </w:r>
      <w:proofErr w:type="spellStart"/>
      <w:r>
        <w:t>mô</w:t>
      </w:r>
      <w:proofErr w:type="spellEnd"/>
      <w:r>
        <w:t xml:space="preserve"> </w:t>
      </w:r>
      <w:proofErr w:type="spellStart"/>
      <w:r>
        <w:t>tả</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các</w:t>
      </w:r>
      <w:proofErr w:type="spellEnd"/>
      <w:r>
        <w:t xml:space="preserve"> </w:t>
      </w:r>
      <w:proofErr w:type="spellStart"/>
      <w:r>
        <w:t>thiets</w:t>
      </w:r>
      <w:proofErr w:type="spellEnd"/>
      <w:r>
        <w:t xml:space="preserve"> </w:t>
      </w:r>
      <w:proofErr w:type="spellStart"/>
      <w:r>
        <w:t>bị</w:t>
      </w:r>
      <w:proofErr w:type="spellEnd"/>
      <w:r>
        <w:t xml:space="preserve"> </w:t>
      </w:r>
      <w:proofErr w:type="spellStart"/>
      <w:r>
        <w:t>đo</w:t>
      </w:r>
      <w:proofErr w:type="spellEnd"/>
      <w:r>
        <w:t xml:space="preserve"> </w:t>
      </w:r>
      <w:proofErr w:type="spellStart"/>
      <w:r>
        <w:t>đạc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mạng</w:t>
      </w:r>
      <w:proofErr w:type="spellEnd"/>
      <w:r>
        <w:t xml:space="preserve">, </w:t>
      </w:r>
      <w:proofErr w:type="spellStart"/>
      <w:r>
        <w:t>các</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
    <w:p w14:paraId="1AD81A5E" w14:textId="6D9F9EFB" w:rsidR="00BC3289" w:rsidRDefault="00BC3289" w:rsidP="00BC3289">
      <w:pPr>
        <w:pStyle w:val="CTDT-H2"/>
      </w:pPr>
      <w:bookmarkStart w:id="1103" w:name="_Toc227578994"/>
      <w:proofErr w:type="spellStart"/>
      <w:r>
        <w:t>Kiến</w:t>
      </w:r>
      <w:proofErr w:type="spellEnd"/>
      <w:r>
        <w:t xml:space="preserve"> </w:t>
      </w:r>
      <w:proofErr w:type="spellStart"/>
      <w:r>
        <w:t>trúc</w:t>
      </w:r>
      <w:proofErr w:type="spellEnd"/>
      <w:r>
        <w:t xml:space="preserve"> ICS</w:t>
      </w:r>
      <w:bookmarkEnd w:id="1103"/>
    </w:p>
    <w:p w14:paraId="1FA2E2B8" w14:textId="77777777" w:rsidR="00BC3289" w:rsidRDefault="00BC3289" w:rsidP="00BC3289">
      <w:pPr>
        <w:pStyle w:val="CTDT-Text"/>
      </w:pPr>
    </w:p>
    <w:p w14:paraId="24E2FF0F" w14:textId="2F7A697A" w:rsidR="00BC3289" w:rsidRDefault="00BC3289" w:rsidP="00EB171A">
      <w:pPr>
        <w:pStyle w:val="CTDT-Text"/>
      </w:pPr>
      <w:r w:rsidRPr="00BC3289">
        <w:rPr>
          <w:noProof/>
        </w:rPr>
        <w:drawing>
          <wp:inline distT="0" distB="0" distL="0" distR="0" wp14:anchorId="67824CEE" wp14:editId="34DD7912">
            <wp:extent cx="6012180" cy="335216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2180" cy="3352165"/>
                    </a:xfrm>
                    <a:prstGeom prst="rect">
                      <a:avLst/>
                    </a:prstGeom>
                  </pic:spPr>
                </pic:pic>
              </a:graphicData>
            </a:graphic>
          </wp:inline>
        </w:drawing>
      </w:r>
    </w:p>
    <w:p w14:paraId="062D412B" w14:textId="36717256" w:rsidR="00BC3289" w:rsidDel="003C683A" w:rsidRDefault="00BC3289" w:rsidP="00EB171A">
      <w:pPr>
        <w:pStyle w:val="CTDT-Text"/>
        <w:rPr>
          <w:moveFrom w:id="1104" w:author="Vũ Đức Thông (VinSOC-ANBM-ANBMOT)" w:date="2026-04-17T12:10:00Z"/>
        </w:rPr>
      </w:pPr>
      <w:moveFromRangeStart w:id="1105" w:author="Vũ Đức Thông (VinSOC-ANBM-ANBMOT)" w:date="2026-04-17T12:10:00Z" w:name="move227320271"/>
      <w:moveFrom w:id="1106" w:author="Vũ Đức Thông (VinSOC-ANBM-ANBMOT)" w:date="2026-04-17T12:10:00Z">
        <w:r w:rsidDel="003C683A">
          <w:t xml:space="preserve">HMI: human machine interface: giao diện cho công nhâm kỹ sư biết các tốc độ máy , nhiệt độ, </w:t>
        </w:r>
        <w:r w:rsidR="00D15C3B" w:rsidDel="003C683A">
          <w:t>hiển thị thông báo cánh tay bị kẹt</w:t>
        </w:r>
      </w:moveFrom>
    </w:p>
    <w:moveFromRangeEnd w:id="1105"/>
    <w:p w14:paraId="5D95AEBD" w14:textId="77777777" w:rsidR="00D15C3B" w:rsidRDefault="00D15C3B" w:rsidP="00EB171A">
      <w:pPr>
        <w:pStyle w:val="CTDT-Text"/>
      </w:pPr>
    </w:p>
    <w:p w14:paraId="38F93EF5" w14:textId="525D680B" w:rsidR="00BC3289" w:rsidRDefault="00BC3289" w:rsidP="00EB171A">
      <w:pPr>
        <w:pStyle w:val="CTDT-Text"/>
      </w:pPr>
      <w:r>
        <w:t xml:space="preserve">Historian Server: </w:t>
      </w:r>
      <w:proofErr w:type="spellStart"/>
      <w:r>
        <w:t>Máy</w:t>
      </w:r>
      <w:proofErr w:type="spellEnd"/>
      <w:r>
        <w:t xml:space="preserve"> </w:t>
      </w:r>
      <w:proofErr w:type="spellStart"/>
      <w:r>
        <w:t>chủ</w:t>
      </w:r>
      <w:proofErr w:type="spellEnd"/>
      <w:r>
        <w:t xml:space="preserve"> </w:t>
      </w:r>
      <w:proofErr w:type="spellStart"/>
      <w:r>
        <w:t>lưu</w:t>
      </w:r>
      <w:proofErr w:type="spellEnd"/>
      <w:r>
        <w:t xml:space="preserve"> </w:t>
      </w:r>
      <w:proofErr w:type="spellStart"/>
      <w:r>
        <w:t>trữ</w:t>
      </w:r>
      <w:proofErr w:type="spellEnd"/>
      <w:r>
        <w:t xml:space="preserve"> </w:t>
      </w:r>
      <w:proofErr w:type="spellStart"/>
      <w:r>
        <w:t>lịch</w:t>
      </w:r>
      <w:proofErr w:type="spellEnd"/>
      <w:r>
        <w:t xml:space="preserve"> </w:t>
      </w:r>
      <w:proofErr w:type="spellStart"/>
      <w:r>
        <w:t>sử</w:t>
      </w:r>
      <w:proofErr w:type="spellEnd"/>
    </w:p>
    <w:p w14:paraId="646D509A" w14:textId="15C650EB" w:rsidR="00D15C3B" w:rsidRDefault="00D15C3B" w:rsidP="00D15C3B">
      <w:pPr>
        <w:pStyle w:val="CTDT-Text"/>
        <w:jc w:val="center"/>
        <w:rPr>
          <w:ins w:id="1107" w:author="Vũ Đức Thông (VinSOC-ANBM-ANBMOT)" w:date="2026-04-17T11:25:00Z"/>
          <w:b/>
          <w:bCs/>
        </w:rPr>
      </w:pPr>
      <w:r w:rsidRPr="00D15C3B">
        <w:rPr>
          <w:b/>
          <w:bCs/>
        </w:rPr>
        <w:t>SERVER</w:t>
      </w:r>
    </w:p>
    <w:p w14:paraId="741B1345" w14:textId="71A64B34" w:rsidR="00D15C3B" w:rsidRDefault="00D15C3B" w:rsidP="00D15C3B">
      <w:pPr>
        <w:pStyle w:val="CTDT-Text"/>
        <w:rPr>
          <w:ins w:id="1108" w:author="Vũ Đức Thông (VinSOC-ANBM-ANBMOT)" w:date="2026-04-17T11:25:00Z"/>
        </w:rPr>
      </w:pPr>
      <w:ins w:id="1109" w:author="Vũ Đức Thông (VinSOC-ANBM-ANBMOT)" w:date="2026-04-17T11:25:00Z">
        <w:r>
          <w:rPr>
            <w:b/>
            <w:bCs/>
          </w:rPr>
          <w:t xml:space="preserve">Server </w:t>
        </w:r>
        <w:proofErr w:type="spellStart"/>
        <w:r>
          <w:t>gồm</w:t>
        </w:r>
        <w:proofErr w:type="spellEnd"/>
        <w:r>
          <w:t xml:space="preserve">: </w:t>
        </w:r>
      </w:ins>
    </w:p>
    <w:p w14:paraId="139FF7F7" w14:textId="050890A4" w:rsidR="00D15C3B" w:rsidRDefault="00D15C3B" w:rsidP="00D15C3B">
      <w:pPr>
        <w:pStyle w:val="CTDT-Text"/>
        <w:rPr>
          <w:ins w:id="1110" w:author="Vũ Đức Thông (VinSOC-ANBM-ANBMOT)" w:date="2026-04-17T11:47:00Z"/>
        </w:rPr>
      </w:pPr>
      <w:ins w:id="1111" w:author="Vũ Đức Thông (VinSOC-ANBM-ANBMOT)" w:date="2026-04-17T11:25:00Z">
        <w:r>
          <w:lastRenderedPageBreak/>
          <w:tab/>
          <w:t xml:space="preserve">+ Historian Server: </w:t>
        </w:r>
      </w:ins>
      <w:proofErr w:type="spellStart"/>
      <w:ins w:id="1112" w:author="Vũ Đức Thông (VinSOC-ANBM-ANBMOT)" w:date="2026-04-17T11:26:00Z">
        <w:r>
          <w:t>gom</w:t>
        </w:r>
        <w:proofErr w:type="spellEnd"/>
        <w:r>
          <w:t xml:space="preserve"> </w:t>
        </w:r>
        <w:proofErr w:type="spellStart"/>
        <w:r>
          <w:t>thông</w:t>
        </w:r>
        <w:proofErr w:type="spellEnd"/>
        <w:r>
          <w:t xml:space="preserve"> tin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5-10 </w:t>
        </w:r>
        <w:proofErr w:type="spellStart"/>
        <w:r>
          <w:t>năm</w:t>
        </w:r>
        <w:proofErr w:type="spellEnd"/>
        <w:r>
          <w:t xml:space="preserve"> </w:t>
        </w:r>
        <w:proofErr w:type="spellStart"/>
        <w:r>
          <w:t>trước</w:t>
        </w:r>
        <w:proofErr w:type="spellEnd"/>
        <w:r>
          <w:t xml:space="preserve"> </w:t>
        </w:r>
        <w:proofErr w:type="spellStart"/>
        <w:r>
          <w:t>để</w:t>
        </w:r>
        <w:proofErr w:type="spellEnd"/>
        <w:r>
          <w:t xml:space="preserve"> </w:t>
        </w:r>
        <w:proofErr w:type="spellStart"/>
        <w:proofErr w:type="gramStart"/>
        <w:r>
          <w:t>hiểu</w:t>
        </w:r>
        <w:proofErr w:type="spellEnd"/>
        <w:r>
          <w:t xml:space="preserve"> :</w:t>
        </w:r>
        <w:proofErr w:type="gramEnd"/>
        <w:r>
          <w:t xml:space="preserve"> </w:t>
        </w:r>
        <w:proofErr w:type="spellStart"/>
        <w:r>
          <w:t>tại</w:t>
        </w:r>
        <w:proofErr w:type="spellEnd"/>
        <w:r>
          <w:t xml:space="preserve"> </w:t>
        </w:r>
        <w:proofErr w:type="spellStart"/>
        <w:r>
          <w:t>sao</w:t>
        </w:r>
        <w:proofErr w:type="spellEnd"/>
        <w:r>
          <w:t xml:space="preserve"> </w:t>
        </w:r>
        <w:proofErr w:type="spellStart"/>
        <w:r>
          <w:t>hôm</w:t>
        </w:r>
        <w:proofErr w:type="spellEnd"/>
        <w:r>
          <w:t xml:space="preserve"> </w:t>
        </w:r>
        <w:proofErr w:type="spellStart"/>
        <w:r>
          <w:t>đó</w:t>
        </w:r>
        <w:proofErr w:type="spellEnd"/>
        <w:r>
          <w:t xml:space="preserve"> </w:t>
        </w:r>
        <w:proofErr w:type="spellStart"/>
        <w:r>
          <w:t>xe</w:t>
        </w:r>
        <w:proofErr w:type="spellEnd"/>
        <w:r>
          <w:t xml:space="preserve"> </w:t>
        </w:r>
        <w:proofErr w:type="spellStart"/>
        <w:r>
          <w:t>bị</w:t>
        </w:r>
        <w:proofErr w:type="spellEnd"/>
        <w:r>
          <w:t xml:space="preserve"> </w:t>
        </w:r>
        <w:proofErr w:type="spellStart"/>
        <w:r>
          <w:t>lỗi</w:t>
        </w:r>
      </w:ins>
      <w:proofErr w:type="spellEnd"/>
      <w:ins w:id="1113" w:author="Vũ Đức Thông (VinSOC-ANBM-ANBMOT)" w:date="2026-04-17T11:46:00Z">
        <w:r w:rsidR="00D2674E">
          <w:t xml:space="preserve">, </w:t>
        </w:r>
        <w:proofErr w:type="spellStart"/>
        <w:r w:rsidR="00D2674E">
          <w:t>có</w:t>
        </w:r>
        <w:proofErr w:type="spellEnd"/>
        <w:r w:rsidR="00D2674E">
          <w:t xml:space="preserve"> </w:t>
        </w:r>
        <w:proofErr w:type="spellStart"/>
        <w:r w:rsidR="00D2674E">
          <w:t>cho</w:t>
        </w:r>
        <w:proofErr w:type="spellEnd"/>
        <w:r w:rsidR="00D2674E">
          <w:t xml:space="preserve"> </w:t>
        </w:r>
        <w:proofErr w:type="spellStart"/>
        <w:r w:rsidR="00D2674E">
          <w:t>phéo</w:t>
        </w:r>
        <w:proofErr w:type="spellEnd"/>
        <w:r w:rsidR="00D2674E">
          <w:t xml:space="preserve"> remote, </w:t>
        </w:r>
        <w:proofErr w:type="spellStart"/>
        <w:r w:rsidR="00D2674E">
          <w:t>vận</w:t>
        </w:r>
        <w:proofErr w:type="spellEnd"/>
        <w:r w:rsidR="00D2674E">
          <w:t xml:space="preserve"> </w:t>
        </w:r>
        <w:proofErr w:type="spellStart"/>
        <w:r w:rsidR="00D2674E">
          <w:t>hành</w:t>
        </w:r>
        <w:proofErr w:type="spellEnd"/>
        <w:r w:rsidR="00D2674E">
          <w:t xml:space="preserve"> </w:t>
        </w:r>
        <w:proofErr w:type="spellStart"/>
        <w:r w:rsidR="00D2674E">
          <w:t>tư</w:t>
        </w:r>
        <w:proofErr w:type="spellEnd"/>
        <w:r w:rsidR="00D2674E">
          <w:t xml:space="preserve"> </w:t>
        </w:r>
        <w:proofErr w:type="spellStart"/>
        <w:r w:rsidR="00D2674E">
          <w:t>xa</w:t>
        </w:r>
        <w:proofErr w:type="spellEnd"/>
        <w:r w:rsidR="00D2674E">
          <w:t xml:space="preserve">, </w:t>
        </w:r>
        <w:proofErr w:type="spellStart"/>
        <w:r w:rsidR="00D2674E">
          <w:t>để</w:t>
        </w:r>
        <w:proofErr w:type="spellEnd"/>
        <w:r w:rsidR="00D2674E">
          <w:t xml:space="preserve"> </w:t>
        </w:r>
        <w:proofErr w:type="spellStart"/>
        <w:r w:rsidR="00D2674E">
          <w:t>nâng</w:t>
        </w:r>
        <w:proofErr w:type="spellEnd"/>
        <w:r w:rsidR="00D2674E">
          <w:t xml:space="preserve"> </w:t>
        </w:r>
        <w:proofErr w:type="spellStart"/>
        <w:r w:rsidR="00D2674E">
          <w:t>cao</w:t>
        </w:r>
        <w:proofErr w:type="spellEnd"/>
        <w:r w:rsidR="00D2674E">
          <w:t xml:space="preserve"> </w:t>
        </w:r>
        <w:proofErr w:type="spellStart"/>
        <w:r w:rsidR="00D2674E">
          <w:t>hiệu</w:t>
        </w:r>
        <w:proofErr w:type="spellEnd"/>
        <w:r w:rsidR="00D2674E">
          <w:t xml:space="preserve"> </w:t>
        </w:r>
        <w:proofErr w:type="spellStart"/>
        <w:r w:rsidR="00D2674E">
          <w:t>suất</w:t>
        </w:r>
      </w:ins>
      <w:proofErr w:type="spellEnd"/>
    </w:p>
    <w:p w14:paraId="34A1945C" w14:textId="7A5EC2E6" w:rsidR="00D2674E" w:rsidRDefault="00D2674E" w:rsidP="00D15C3B">
      <w:pPr>
        <w:pStyle w:val="CTDT-Text"/>
        <w:rPr>
          <w:ins w:id="1114" w:author="Vũ Đức Thông (VinSOC-ANBM-ANBMOT)" w:date="2026-04-17T11:26:00Z"/>
        </w:rPr>
      </w:pPr>
      <w:proofErr w:type="spellStart"/>
      <w:ins w:id="1115" w:author="Vũ Đức Thông (VinSOC-ANBM-ANBMOT)" w:date="2026-04-17T11:47:00Z">
        <w:r w:rsidRPr="00D2674E">
          <w:t>Vì</w:t>
        </w:r>
        <w:proofErr w:type="spellEnd"/>
        <w:r w:rsidRPr="00D2674E">
          <w:t xml:space="preserve"> </w:t>
        </w:r>
        <w:proofErr w:type="spellStart"/>
        <w:r w:rsidRPr="00D2674E">
          <w:t>các</w:t>
        </w:r>
        <w:proofErr w:type="spellEnd"/>
        <w:r w:rsidRPr="00D2674E">
          <w:t xml:space="preserve"> Server </w:t>
        </w:r>
        <w:proofErr w:type="spellStart"/>
        <w:r w:rsidRPr="00D2674E">
          <w:t>này</w:t>
        </w:r>
        <w:proofErr w:type="spellEnd"/>
        <w:r w:rsidRPr="00D2674E">
          <w:t xml:space="preserve"> "</w:t>
        </w:r>
        <w:proofErr w:type="spellStart"/>
        <w:r w:rsidRPr="00D2674E">
          <w:t>kết</w:t>
        </w:r>
        <w:proofErr w:type="spellEnd"/>
        <w:r w:rsidRPr="00D2674E">
          <w:t xml:space="preserve"> </w:t>
        </w:r>
        <w:proofErr w:type="spellStart"/>
        <w:r w:rsidRPr="00D2674E">
          <w:t>nối</w:t>
        </w:r>
        <w:proofErr w:type="spellEnd"/>
        <w:r w:rsidRPr="00D2674E">
          <w:t xml:space="preserve"> </w:t>
        </w:r>
        <w:proofErr w:type="spellStart"/>
        <w:r w:rsidRPr="00D2674E">
          <w:t>với</w:t>
        </w:r>
        <w:proofErr w:type="spellEnd"/>
        <w:r w:rsidRPr="00D2674E">
          <w:t xml:space="preserve"> </w:t>
        </w:r>
        <w:proofErr w:type="spellStart"/>
        <w:r w:rsidRPr="00D2674E">
          <w:t>mạng</w:t>
        </w:r>
        <w:proofErr w:type="spellEnd"/>
        <w:r w:rsidRPr="00D2674E">
          <w:t xml:space="preserve"> </w:t>
        </w:r>
        <w:proofErr w:type="spellStart"/>
        <w:r w:rsidRPr="00D2674E">
          <w:t>doanh</w:t>
        </w:r>
        <w:proofErr w:type="spellEnd"/>
        <w:r w:rsidRPr="00D2674E">
          <w:t xml:space="preserve"> </w:t>
        </w:r>
        <w:proofErr w:type="spellStart"/>
        <w:r w:rsidRPr="00D2674E">
          <w:t>nghiệp</w:t>
        </w:r>
        <w:proofErr w:type="spellEnd"/>
        <w:r w:rsidRPr="00D2674E">
          <w:t>" (</w:t>
        </w:r>
        <w:proofErr w:type="spellStart"/>
        <w:r w:rsidRPr="00D2674E">
          <w:t>để</w:t>
        </w:r>
        <w:proofErr w:type="spellEnd"/>
        <w:r w:rsidRPr="00D2674E">
          <w:t xml:space="preserve"> </w:t>
        </w:r>
        <w:proofErr w:type="spellStart"/>
        <w:r w:rsidRPr="00D2674E">
          <w:t>sếp</w:t>
        </w:r>
        <w:proofErr w:type="spellEnd"/>
        <w:r w:rsidRPr="00D2674E">
          <w:t xml:space="preserve"> </w:t>
        </w:r>
        <w:proofErr w:type="spellStart"/>
        <w:r w:rsidRPr="00D2674E">
          <w:t>có</w:t>
        </w:r>
        <w:proofErr w:type="spellEnd"/>
        <w:r w:rsidRPr="00D2674E">
          <w:t xml:space="preserve"> </w:t>
        </w:r>
        <w:proofErr w:type="spellStart"/>
        <w:r w:rsidRPr="00D2674E">
          <w:t>thể</w:t>
        </w:r>
        <w:proofErr w:type="spellEnd"/>
        <w:r w:rsidRPr="00D2674E">
          <w:t xml:space="preserve"> </w:t>
        </w:r>
        <w:proofErr w:type="spellStart"/>
        <w:r w:rsidRPr="00D2674E">
          <w:t>xem</w:t>
        </w:r>
        <w:proofErr w:type="spellEnd"/>
        <w:r w:rsidRPr="00D2674E">
          <w:t xml:space="preserve"> </w:t>
        </w:r>
        <w:proofErr w:type="spellStart"/>
        <w:r w:rsidRPr="00D2674E">
          <w:t>báo</w:t>
        </w:r>
        <w:proofErr w:type="spellEnd"/>
        <w:r w:rsidRPr="00D2674E">
          <w:t xml:space="preserve"> </w:t>
        </w:r>
        <w:proofErr w:type="spellStart"/>
        <w:r w:rsidRPr="00D2674E">
          <w:t>cáo</w:t>
        </w:r>
        <w:proofErr w:type="spellEnd"/>
        <w:r w:rsidRPr="00D2674E">
          <w:t xml:space="preserve"> </w:t>
        </w:r>
        <w:proofErr w:type="spellStart"/>
        <w:r w:rsidRPr="00D2674E">
          <w:t>từ</w:t>
        </w:r>
        <w:proofErr w:type="spellEnd"/>
        <w:r w:rsidRPr="00D2674E">
          <w:t xml:space="preserve"> </w:t>
        </w:r>
        <w:proofErr w:type="spellStart"/>
        <w:r w:rsidRPr="00D2674E">
          <w:t>văn</w:t>
        </w:r>
        <w:proofErr w:type="spellEnd"/>
        <w:r w:rsidRPr="00D2674E">
          <w:t xml:space="preserve"> </w:t>
        </w:r>
        <w:proofErr w:type="spellStart"/>
        <w:r w:rsidRPr="00D2674E">
          <w:t>phòng</w:t>
        </w:r>
        <w:proofErr w:type="spellEnd"/>
        <w:r w:rsidRPr="00D2674E">
          <w:t xml:space="preserve">), </w:t>
        </w:r>
        <w:proofErr w:type="spellStart"/>
        <w:r w:rsidRPr="00D2674E">
          <w:t>nên</w:t>
        </w:r>
        <w:proofErr w:type="spellEnd"/>
        <w:r w:rsidRPr="00D2674E">
          <w:t xml:space="preserve"> </w:t>
        </w:r>
        <w:proofErr w:type="spellStart"/>
        <w:r w:rsidRPr="00D2674E">
          <w:t>đây</w:t>
        </w:r>
        <w:proofErr w:type="spellEnd"/>
        <w:r w:rsidRPr="00D2674E">
          <w:t xml:space="preserve"> </w:t>
        </w:r>
        <w:proofErr w:type="spellStart"/>
        <w:r w:rsidRPr="00D2674E">
          <w:t>chính</w:t>
        </w:r>
        <w:proofErr w:type="spellEnd"/>
        <w:r w:rsidRPr="00D2674E">
          <w:t xml:space="preserve"> </w:t>
        </w:r>
        <w:proofErr w:type="spellStart"/>
        <w:r w:rsidRPr="00D2674E">
          <w:t>là</w:t>
        </w:r>
        <w:proofErr w:type="spellEnd"/>
        <w:r w:rsidRPr="00D2674E">
          <w:t xml:space="preserve"> con </w:t>
        </w:r>
        <w:proofErr w:type="spellStart"/>
        <w:r w:rsidRPr="00D2674E">
          <w:t>đường</w:t>
        </w:r>
        <w:proofErr w:type="spellEnd"/>
        <w:r w:rsidRPr="00D2674E">
          <w:t xml:space="preserve"> </w:t>
        </w:r>
        <w:proofErr w:type="spellStart"/>
        <w:r w:rsidRPr="00D2674E">
          <w:t>mà</w:t>
        </w:r>
        <w:proofErr w:type="spellEnd"/>
        <w:r w:rsidRPr="00D2674E">
          <w:t xml:space="preserve"> Virus </w:t>
        </w:r>
        <w:proofErr w:type="spellStart"/>
        <w:r w:rsidRPr="00D2674E">
          <w:t>hoặc</w:t>
        </w:r>
        <w:proofErr w:type="spellEnd"/>
        <w:r w:rsidRPr="00D2674E">
          <w:t xml:space="preserve"> Hacker </w:t>
        </w:r>
        <w:proofErr w:type="spellStart"/>
        <w:r w:rsidRPr="00D2674E">
          <w:t>có</w:t>
        </w:r>
        <w:proofErr w:type="spellEnd"/>
        <w:r w:rsidRPr="00D2674E">
          <w:t xml:space="preserve"> </w:t>
        </w:r>
        <w:proofErr w:type="spellStart"/>
        <w:r w:rsidRPr="00D2674E">
          <w:t>thể</w:t>
        </w:r>
        <w:proofErr w:type="spellEnd"/>
        <w:r w:rsidRPr="00D2674E">
          <w:t xml:space="preserve"> </w:t>
        </w:r>
        <w:proofErr w:type="spellStart"/>
        <w:r w:rsidRPr="00D2674E">
          <w:t>từ</w:t>
        </w:r>
        <w:proofErr w:type="spellEnd"/>
        <w:r w:rsidRPr="00D2674E">
          <w:t xml:space="preserve"> </w:t>
        </w:r>
        <w:proofErr w:type="spellStart"/>
        <w:r w:rsidRPr="00D2674E">
          <w:t>mạng</w:t>
        </w:r>
        <w:proofErr w:type="spellEnd"/>
        <w:r w:rsidRPr="00D2674E">
          <w:t xml:space="preserve"> Internet/</w:t>
        </w:r>
        <w:proofErr w:type="spellStart"/>
        <w:r w:rsidRPr="00D2674E">
          <w:t>Văn</w:t>
        </w:r>
        <w:proofErr w:type="spellEnd"/>
        <w:r w:rsidRPr="00D2674E">
          <w:t xml:space="preserve"> </w:t>
        </w:r>
        <w:proofErr w:type="spellStart"/>
        <w:r w:rsidRPr="00D2674E">
          <w:t>phòng</w:t>
        </w:r>
        <w:proofErr w:type="spellEnd"/>
        <w:r w:rsidRPr="00D2674E">
          <w:t xml:space="preserve"> </w:t>
        </w:r>
        <w:proofErr w:type="spellStart"/>
        <w:r w:rsidRPr="00D2674E">
          <w:t>chui</w:t>
        </w:r>
        <w:proofErr w:type="spellEnd"/>
        <w:r w:rsidRPr="00D2674E">
          <w:t xml:space="preserve"> </w:t>
        </w:r>
        <w:proofErr w:type="spellStart"/>
        <w:r w:rsidRPr="00D2674E">
          <w:t>xuống</w:t>
        </w:r>
        <w:proofErr w:type="spellEnd"/>
        <w:r w:rsidRPr="00D2674E">
          <w:t xml:space="preserve"> </w:t>
        </w:r>
        <w:proofErr w:type="spellStart"/>
        <w:r w:rsidRPr="00D2674E">
          <w:t>phá</w:t>
        </w:r>
        <w:proofErr w:type="spellEnd"/>
        <w:r w:rsidRPr="00D2674E">
          <w:t xml:space="preserve"> </w:t>
        </w:r>
        <w:proofErr w:type="spellStart"/>
        <w:r w:rsidRPr="00D2674E">
          <w:t>hoại</w:t>
        </w:r>
        <w:proofErr w:type="spellEnd"/>
        <w:r w:rsidRPr="00D2674E">
          <w:t xml:space="preserve"> </w:t>
        </w:r>
        <w:proofErr w:type="spellStart"/>
        <w:r w:rsidRPr="00D2674E">
          <w:t>nhà</w:t>
        </w:r>
        <w:proofErr w:type="spellEnd"/>
        <w:r w:rsidRPr="00D2674E">
          <w:t xml:space="preserve"> </w:t>
        </w:r>
        <w:proofErr w:type="spellStart"/>
        <w:r w:rsidRPr="00D2674E">
          <w:t>máy</w:t>
        </w:r>
        <w:proofErr w:type="spellEnd"/>
        <w:r w:rsidRPr="00D2674E">
          <w:t xml:space="preserve">. </w:t>
        </w:r>
        <w:proofErr w:type="spellStart"/>
        <w:r w:rsidRPr="00D2674E">
          <w:t>Đây</w:t>
        </w:r>
        <w:proofErr w:type="spellEnd"/>
        <w:r w:rsidRPr="00D2674E">
          <w:t xml:space="preserve"> </w:t>
        </w:r>
        <w:proofErr w:type="spellStart"/>
        <w:r w:rsidRPr="00D2674E">
          <w:t>là</w:t>
        </w:r>
        <w:proofErr w:type="spellEnd"/>
        <w:r w:rsidRPr="00D2674E">
          <w:t xml:space="preserve"> </w:t>
        </w:r>
        <w:proofErr w:type="spellStart"/>
        <w:r w:rsidRPr="00D2674E">
          <w:t>lý</w:t>
        </w:r>
        <w:proofErr w:type="spellEnd"/>
        <w:r w:rsidRPr="00D2674E">
          <w:t xml:space="preserve"> do </w:t>
        </w:r>
        <w:proofErr w:type="spellStart"/>
        <w:r w:rsidRPr="00D2674E">
          <w:t>tại</w:t>
        </w:r>
        <w:proofErr w:type="spellEnd"/>
        <w:r w:rsidRPr="00D2674E">
          <w:t xml:space="preserve"> </w:t>
        </w:r>
        <w:proofErr w:type="spellStart"/>
        <w:r w:rsidRPr="00D2674E">
          <w:t>sao</w:t>
        </w:r>
        <w:proofErr w:type="spellEnd"/>
        <w:r w:rsidRPr="00D2674E">
          <w:t xml:space="preserve"> </w:t>
        </w:r>
        <w:proofErr w:type="spellStart"/>
        <w:r w:rsidRPr="00D2674E">
          <w:t>cần</w:t>
        </w:r>
        <w:proofErr w:type="spellEnd"/>
        <w:r w:rsidRPr="00D2674E">
          <w:t xml:space="preserve"> </w:t>
        </w:r>
        <w:proofErr w:type="spellStart"/>
        <w:r w:rsidRPr="00D2674E">
          <w:t>có</w:t>
        </w:r>
        <w:proofErr w:type="spellEnd"/>
        <w:r w:rsidRPr="00D2674E">
          <w:t xml:space="preserve"> Firewall (</w:t>
        </w:r>
        <w:proofErr w:type="spellStart"/>
        <w:r w:rsidRPr="00D2674E">
          <w:t>Tường</w:t>
        </w:r>
        <w:proofErr w:type="spellEnd"/>
        <w:r w:rsidRPr="00D2674E">
          <w:t xml:space="preserve"> </w:t>
        </w:r>
        <w:proofErr w:type="spellStart"/>
        <w:r w:rsidRPr="00D2674E">
          <w:t>lửa</w:t>
        </w:r>
        <w:proofErr w:type="spellEnd"/>
        <w:r w:rsidRPr="00D2674E">
          <w:t xml:space="preserve">) ở </w:t>
        </w:r>
        <w:proofErr w:type="spellStart"/>
        <w:r w:rsidRPr="00D2674E">
          <w:t>giữa</w:t>
        </w:r>
        <w:proofErr w:type="spellEnd"/>
        <w:r w:rsidRPr="00D2674E">
          <w:t>.</w:t>
        </w:r>
      </w:ins>
    </w:p>
    <w:p w14:paraId="20F6D48A" w14:textId="738E9FDB" w:rsidR="00D15C3B" w:rsidRDefault="00D15C3B" w:rsidP="00D15C3B">
      <w:pPr>
        <w:pStyle w:val="CTDT-Text"/>
        <w:rPr>
          <w:ins w:id="1116" w:author="Vũ Đức Thông (VinSOC-ANBM-ANBMOT)" w:date="2026-04-17T11:26:00Z"/>
        </w:rPr>
      </w:pPr>
      <w:ins w:id="1117" w:author="Vũ Đức Thông (VinSOC-ANBM-ANBMOT)" w:date="2026-04-17T11:26:00Z">
        <w:r>
          <w:tab/>
          <w:t xml:space="preserve">+ Data Acquisition Server: </w:t>
        </w:r>
        <w:proofErr w:type="spellStart"/>
        <w:r>
          <w:t>nhận</w:t>
        </w:r>
        <w:proofErr w:type="spellEnd"/>
        <w:r>
          <w:t xml:space="preserve"> </w:t>
        </w:r>
        <w:proofErr w:type="spellStart"/>
        <w:r>
          <w:t>thông</w:t>
        </w:r>
        <w:proofErr w:type="spellEnd"/>
        <w:r>
          <w:t xml:space="preserve"> tin </w:t>
        </w:r>
        <w:proofErr w:type="spellStart"/>
        <w:r>
          <w:t>từ</w:t>
        </w:r>
        <w:proofErr w:type="spellEnd"/>
        <w:r>
          <w:t xml:space="preserve"> hang </w:t>
        </w:r>
        <w:proofErr w:type="spellStart"/>
        <w:r>
          <w:t>ngàn</w:t>
        </w:r>
        <w:proofErr w:type="spellEnd"/>
        <w:r>
          <w:t xml:space="preserve"> PLC </w:t>
        </w:r>
        <w:proofErr w:type="spellStart"/>
        <w:r>
          <w:t>về</w:t>
        </w:r>
        <w:proofErr w:type="spellEnd"/>
        <w:r>
          <w:t xml:space="preserve"> 1 </w:t>
        </w:r>
        <w:proofErr w:type="spellStart"/>
        <w:r>
          <w:t>chỗ</w:t>
        </w:r>
        <w:proofErr w:type="spellEnd"/>
      </w:ins>
    </w:p>
    <w:p w14:paraId="41979416" w14:textId="2DDB2C4B" w:rsidR="00D15C3B" w:rsidRDefault="00D15C3B" w:rsidP="00D15C3B">
      <w:pPr>
        <w:pStyle w:val="CTDT-Text"/>
        <w:rPr>
          <w:ins w:id="1118" w:author="Vũ Đức Thông (VinSOC-ANBM-ANBMOT)" w:date="2026-04-17T11:30:00Z"/>
        </w:rPr>
      </w:pPr>
      <w:ins w:id="1119" w:author="Vũ Đức Thông (VinSOC-ANBM-ANBMOT)" w:date="2026-04-17T11:26:00Z">
        <w:r>
          <w:tab/>
          <w:t xml:space="preserve">+ </w:t>
        </w:r>
      </w:ins>
      <w:ins w:id="1120" w:author="Vũ Đức Thông (VinSOC-ANBM-ANBMOT)" w:date="2026-04-17T11:29:00Z">
        <w:r>
          <w:t xml:space="preserve">Application Server: </w:t>
        </w:r>
        <w:proofErr w:type="spellStart"/>
        <w:r>
          <w:t>Máy</w:t>
        </w:r>
        <w:proofErr w:type="spellEnd"/>
        <w:r>
          <w:t xml:space="preserve"> </w:t>
        </w:r>
        <w:proofErr w:type="spellStart"/>
        <w:r>
          <w:t>chủ</w:t>
        </w:r>
        <w:proofErr w:type="spellEnd"/>
        <w:r>
          <w:t xml:space="preserve"> </w:t>
        </w:r>
        <w:proofErr w:type="gramStart"/>
        <w:r>
          <w:t xml:space="preserve">MES  </w:t>
        </w:r>
        <w:proofErr w:type="spellStart"/>
        <w:r>
          <w:t>quán</w:t>
        </w:r>
        <w:proofErr w:type="spellEnd"/>
        <w:proofErr w:type="gramEnd"/>
        <w:r>
          <w:t xml:space="preserve"> </w:t>
        </w:r>
        <w:proofErr w:type="spellStart"/>
        <w:r>
          <w:t>l</w:t>
        </w:r>
      </w:ins>
      <w:ins w:id="1121" w:author="Vũ Đức Thông (VinSOC-ANBM-ANBMOT)" w:date="2026-04-17T11:30:00Z">
        <w:r>
          <w:t>ý</w:t>
        </w:r>
        <w:proofErr w:type="spellEnd"/>
        <w:r>
          <w:t xml:space="preserve"> </w:t>
        </w:r>
        <w:proofErr w:type="spellStart"/>
        <w:r>
          <w:t>lệnh</w:t>
        </w:r>
        <w:proofErr w:type="spellEnd"/>
        <w:r>
          <w:t xml:space="preserve"> </w:t>
        </w:r>
        <w:proofErr w:type="spellStart"/>
        <w:r>
          <w:t>sản</w:t>
        </w:r>
        <w:proofErr w:type="spellEnd"/>
        <w:r>
          <w:t xml:space="preserve"> </w:t>
        </w:r>
        <w:proofErr w:type="spellStart"/>
        <w:r>
          <w:t>xuất</w:t>
        </w:r>
        <w:proofErr w:type="spellEnd"/>
        <w:r>
          <w:t xml:space="preserve"> VF8, VF9</w:t>
        </w:r>
      </w:ins>
    </w:p>
    <w:p w14:paraId="4C3EF6B0" w14:textId="77777777" w:rsidR="00D15C3B" w:rsidRPr="00D15C3B" w:rsidRDefault="00D15C3B" w:rsidP="00D15C3B">
      <w:pPr>
        <w:pStyle w:val="CTDT-Text"/>
        <w:rPr>
          <w:rPrChange w:id="1122" w:author="Vũ Đức Thông (VinSOC-ANBM-ANBMOT)" w:date="2026-04-17T11:25:00Z">
            <w:rPr>
              <w:b/>
              <w:bCs/>
            </w:rPr>
          </w:rPrChange>
        </w:rPr>
      </w:pPr>
    </w:p>
    <w:p w14:paraId="1DAF4BD5" w14:textId="45BE1AE7" w:rsidR="00BC3289" w:rsidRDefault="00BC3289" w:rsidP="00EB171A">
      <w:pPr>
        <w:pStyle w:val="CTDT-Text"/>
      </w:pPr>
    </w:p>
    <w:p w14:paraId="0E4376B5" w14:textId="57F49FB3" w:rsidR="00BC3289" w:rsidRDefault="00D15C3B" w:rsidP="00EB171A">
      <w:pPr>
        <w:pStyle w:val="CTDT-Text"/>
        <w:rPr>
          <w:ins w:id="1123" w:author="Vũ Đức Thông (VinSOC-ANBM-ANBMOT)" w:date="2026-04-17T11:49:00Z"/>
        </w:rPr>
      </w:pPr>
      <w:proofErr w:type="spellStart"/>
      <w:ins w:id="1124" w:author="Vũ Đức Thông (VinSOC-ANBM-ANBMOT)" w:date="2026-04-17T11:31:00Z">
        <w:r>
          <w:rPr>
            <w:b/>
            <w:bCs/>
          </w:rPr>
          <w:t>Engineeing</w:t>
        </w:r>
        <w:proofErr w:type="spellEnd"/>
        <w:r>
          <w:rPr>
            <w:b/>
            <w:bCs/>
          </w:rPr>
          <w:t xml:space="preserve"> Workstation: </w:t>
        </w:r>
        <w:r>
          <w:t xml:space="preserve"> </w:t>
        </w:r>
        <w:proofErr w:type="spellStart"/>
        <w:r>
          <w:t>Trạm</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Chỉ</w:t>
        </w:r>
        <w:proofErr w:type="spellEnd"/>
        <w:r>
          <w:t xml:space="preserve"> </w:t>
        </w:r>
        <w:proofErr w:type="spellStart"/>
        <w:r>
          <w:t>máy</w:t>
        </w:r>
        <w:proofErr w:type="spellEnd"/>
        <w:r>
          <w:t xml:space="preserve"> </w:t>
        </w:r>
        <w:proofErr w:type="spellStart"/>
        <w:r>
          <w:t>này</w:t>
        </w:r>
        <w:proofErr w:type="spellEnd"/>
        <w:r>
          <w:t xml:space="preserve"> </w:t>
        </w:r>
      </w:ins>
      <w:proofErr w:type="spellStart"/>
      <w:ins w:id="1125" w:author="Vũ Đức Thông (VinSOC-ANBM-ANBMOT)" w:date="2026-04-17T11:32:00Z">
        <w:r>
          <w:t>mới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thay</w:t>
        </w:r>
        <w:proofErr w:type="spellEnd"/>
        <w:r>
          <w:t xml:space="preserve"> </w:t>
        </w:r>
        <w:proofErr w:type="spellStart"/>
        <w:r>
          <w:t>đổi</w:t>
        </w:r>
        <w:proofErr w:type="spellEnd"/>
        <w:r>
          <w:t xml:space="preserve"> code </w:t>
        </w:r>
        <w:proofErr w:type="spellStart"/>
        <w:r>
          <w:t>của</w:t>
        </w:r>
        <w:proofErr w:type="spellEnd"/>
        <w:r>
          <w:t xml:space="preserve"> </w:t>
        </w:r>
        <w:proofErr w:type="gramStart"/>
        <w:r>
          <w:t>PLC</w:t>
        </w:r>
      </w:ins>
      <w:ins w:id="1126" w:author="Vũ Đức Thông (VinSOC-ANBM-ANBMOT)" w:date="2026-04-17T11:48:00Z">
        <w:r w:rsidR="00D2674E">
          <w:t xml:space="preserve">,  </w:t>
        </w:r>
        <w:proofErr w:type="spellStart"/>
        <w:r w:rsidR="00D2674E">
          <w:t>xem</w:t>
        </w:r>
        <w:proofErr w:type="spellEnd"/>
        <w:proofErr w:type="gramEnd"/>
        <w:r w:rsidR="00D2674E">
          <w:t xml:space="preserve"> </w:t>
        </w:r>
        <w:proofErr w:type="spellStart"/>
        <w:r w:rsidR="00D2674E">
          <w:t>cơ</w:t>
        </w:r>
        <w:proofErr w:type="spellEnd"/>
        <w:r w:rsidR="00D2674E">
          <w:t xml:space="preserve"> </w:t>
        </w:r>
        <w:proofErr w:type="spellStart"/>
        <w:r w:rsidR="00D2674E">
          <w:t>sở</w:t>
        </w:r>
        <w:proofErr w:type="spellEnd"/>
        <w:r w:rsidR="00D2674E">
          <w:t xml:space="preserve"> </w:t>
        </w:r>
        <w:proofErr w:type="spellStart"/>
        <w:r w:rsidR="00D2674E">
          <w:t>dữ</w:t>
        </w:r>
        <w:proofErr w:type="spellEnd"/>
        <w:r w:rsidR="00D2674E">
          <w:t xml:space="preserve"> </w:t>
        </w:r>
        <w:proofErr w:type="spellStart"/>
        <w:r w:rsidR="00D2674E">
          <w:t>liệu</w:t>
        </w:r>
        <w:proofErr w:type="spellEnd"/>
        <w:r w:rsidR="00D2674E">
          <w:t xml:space="preserve"> , </w:t>
        </w:r>
        <w:proofErr w:type="spellStart"/>
        <w:r w:rsidR="00D2674E">
          <w:t>nếu</w:t>
        </w:r>
        <w:proofErr w:type="spellEnd"/>
        <w:r w:rsidR="00D2674E">
          <w:t xml:space="preserve"> </w:t>
        </w:r>
        <w:proofErr w:type="spellStart"/>
        <w:r w:rsidR="00D2674E">
          <w:t>bị</w:t>
        </w:r>
        <w:proofErr w:type="spellEnd"/>
        <w:r w:rsidR="00D2674E">
          <w:t xml:space="preserve"> hack </w:t>
        </w:r>
        <w:proofErr w:type="spellStart"/>
        <w:r w:rsidR="00D2674E">
          <w:t>thì</w:t>
        </w:r>
        <w:proofErr w:type="spellEnd"/>
        <w:r w:rsidR="00D2674E">
          <w:t xml:space="preserve"> </w:t>
        </w:r>
      </w:ins>
      <w:proofErr w:type="spellStart"/>
      <w:ins w:id="1127" w:author="Vũ Đức Thông (VinSOC-ANBM-ANBMOT)" w:date="2026-04-17T11:49:00Z">
        <w:r w:rsidR="00D2674E">
          <w:t>làm</w:t>
        </w:r>
        <w:proofErr w:type="spellEnd"/>
        <w:r w:rsidR="00D2674E">
          <w:t xml:space="preserve"> </w:t>
        </w:r>
        <w:proofErr w:type="spellStart"/>
        <w:r w:rsidR="00D2674E">
          <w:t>hỏng</w:t>
        </w:r>
        <w:proofErr w:type="spellEnd"/>
        <w:r w:rsidR="00D2674E">
          <w:t xml:space="preserve"> </w:t>
        </w:r>
        <w:proofErr w:type="spellStart"/>
        <w:r w:rsidR="00D2674E">
          <w:t>cả</w:t>
        </w:r>
        <w:proofErr w:type="spellEnd"/>
        <w:r w:rsidR="00D2674E">
          <w:t xml:space="preserve"> </w:t>
        </w:r>
        <w:proofErr w:type="spellStart"/>
        <w:r w:rsidR="00D2674E">
          <w:t>dây</w:t>
        </w:r>
        <w:proofErr w:type="spellEnd"/>
        <w:r w:rsidR="00D2674E">
          <w:t xml:space="preserve"> </w:t>
        </w:r>
        <w:proofErr w:type="spellStart"/>
        <w:r w:rsidR="00D2674E">
          <w:t>chuyền</w:t>
        </w:r>
        <w:proofErr w:type="spellEnd"/>
      </w:ins>
    </w:p>
    <w:p w14:paraId="5E9F75DC" w14:textId="77777777" w:rsidR="00D2674E" w:rsidRDefault="00D2674E" w:rsidP="00EB171A">
      <w:pPr>
        <w:pStyle w:val="CTDT-Text"/>
        <w:rPr>
          <w:ins w:id="1128" w:author="Vũ Đức Thông (VinSOC-ANBM-ANBMOT)" w:date="2026-04-17T11:32:00Z"/>
        </w:rPr>
      </w:pPr>
    </w:p>
    <w:p w14:paraId="35A18D5A" w14:textId="11B885DF" w:rsidR="00D15C3B" w:rsidRDefault="00D15C3B" w:rsidP="00EB171A">
      <w:pPr>
        <w:pStyle w:val="CTDT-Text"/>
        <w:rPr>
          <w:ins w:id="1129" w:author="Vũ Đức Thông (VinSOC-ANBM-ANBMOT)" w:date="2026-04-17T11:33:00Z"/>
        </w:rPr>
      </w:pPr>
    </w:p>
    <w:p w14:paraId="6EF47D1F" w14:textId="3471088C" w:rsidR="00D15C3B" w:rsidRDefault="00D15C3B" w:rsidP="00EB171A">
      <w:pPr>
        <w:pStyle w:val="CTDT-Text"/>
        <w:rPr>
          <w:ins w:id="1130" w:author="Vũ Đức Thông (VinSOC-ANBM-ANBMOT)" w:date="2026-04-17T11:33:00Z"/>
        </w:rPr>
      </w:pPr>
    </w:p>
    <w:p w14:paraId="6F61A71E" w14:textId="2CABC24E" w:rsidR="00D15C3B" w:rsidRDefault="004D56F4" w:rsidP="00EB171A">
      <w:pPr>
        <w:pStyle w:val="CTDT-Text"/>
        <w:rPr>
          <w:ins w:id="1131" w:author="Vũ Đức Thông (VinSOC-ANBM-ANBMOT)" w:date="2026-04-17T11:53:00Z"/>
        </w:rPr>
      </w:pPr>
      <w:ins w:id="1132" w:author="Vũ Đức Thông (VinSOC-ANBM-ANBMOT)" w:date="2026-04-17T11:34:00Z">
        <w:r>
          <w:rPr>
            <w:b/>
            <w:bCs/>
          </w:rPr>
          <w:t xml:space="preserve">Field Devices: </w:t>
        </w:r>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ins>
      <w:proofErr w:type="spellStart"/>
      <w:ins w:id="1133" w:author="Vũ Đức Thông (VinSOC-ANBM-ANBMOT)" w:date="2026-04-17T11:53:00Z">
        <w:r w:rsidR="00D2674E">
          <w:t>thiết</w:t>
        </w:r>
        <w:proofErr w:type="spellEnd"/>
        <w:r w:rsidR="00D2674E">
          <w:t xml:space="preserve"> </w:t>
        </w:r>
        <w:proofErr w:type="spellStart"/>
        <w:r w:rsidR="00D2674E">
          <w:t>bị</w:t>
        </w:r>
      </w:ins>
      <w:proofErr w:type="spellEnd"/>
      <w:ins w:id="1134" w:author="Vũ Đức Thông (VinSOC-ANBM-ANBMOT)" w:date="2026-04-17T11:34:00Z">
        <w:r>
          <w:t xml:space="preserve">: </w:t>
        </w:r>
        <w:proofErr w:type="spellStart"/>
        <w:r>
          <w:t>nhận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từ</w:t>
        </w:r>
        <w:proofErr w:type="spellEnd"/>
        <w:r>
          <w:t xml:space="preserve"> </w:t>
        </w:r>
      </w:ins>
      <w:proofErr w:type="spellStart"/>
      <w:ins w:id="1135" w:author="Vũ Đức Thông (VinSOC-ANBM-ANBMOT)" w:date="2026-04-17T11:37:00Z">
        <w:r>
          <w:t>cảm</w:t>
        </w:r>
        <w:proofErr w:type="spellEnd"/>
        <w:r>
          <w:t xml:space="preserve"> </w:t>
        </w:r>
        <w:proofErr w:type="spellStart"/>
        <w:r>
          <w:t>biến</w:t>
        </w:r>
        <w:proofErr w:type="spellEnd"/>
        <w:r>
          <w:t xml:space="preserve">, ra </w:t>
        </w:r>
        <w:proofErr w:type="spellStart"/>
        <w:r>
          <w:t>lệnh</w:t>
        </w:r>
        <w:proofErr w:type="spellEnd"/>
        <w:r>
          <w:t xml:space="preserve"> </w:t>
        </w:r>
        <w:proofErr w:type="spellStart"/>
        <w:r>
          <w:t>cho</w:t>
        </w:r>
        <w:proofErr w:type="spellEnd"/>
        <w:r>
          <w:t xml:space="preserve"> </w:t>
        </w:r>
        <w:proofErr w:type="spellStart"/>
        <w:r>
          <w:t>cánh</w:t>
        </w:r>
        <w:proofErr w:type="spellEnd"/>
        <w:r>
          <w:t xml:space="preserve"> </w:t>
        </w:r>
        <w:proofErr w:type="spellStart"/>
        <w:r>
          <w:t>tay</w:t>
        </w:r>
        <w:proofErr w:type="spellEnd"/>
        <w:r>
          <w:t xml:space="preserve"> r</w:t>
        </w:r>
      </w:ins>
      <w:ins w:id="1136" w:author="Vũ Đức Thông (VinSOC-ANBM-ANBMOT)" w:date="2026-04-17T11:38:00Z">
        <w:r>
          <w:t>obot</w:t>
        </w:r>
      </w:ins>
    </w:p>
    <w:p w14:paraId="5449F5B6" w14:textId="7DCF1885" w:rsidR="00D2674E" w:rsidRPr="00D2674E" w:rsidRDefault="00D2674E" w:rsidP="00EB171A">
      <w:pPr>
        <w:pStyle w:val="CTDT-Text"/>
        <w:rPr>
          <w:ins w:id="1137" w:author="Vũ Đức Thông (VinSOC-ANBM-ANBMOT)" w:date="2026-04-17T11:38:00Z"/>
        </w:rPr>
      </w:pPr>
      <w:ins w:id="1138" w:author="Vũ Đức Thông (VinSOC-ANBM-ANBMOT)" w:date="2026-04-17T11:53:00Z">
        <w:r>
          <w:rPr>
            <w:b/>
            <w:bCs/>
          </w:rPr>
          <w:t xml:space="preserve">Field </w:t>
        </w:r>
      </w:ins>
      <w:ins w:id="1139" w:author="Vũ Đức Thông (VinSOC-ANBM-ANBMOT)" w:date="2026-04-17T11:54:00Z">
        <w:r>
          <w:rPr>
            <w:b/>
            <w:bCs/>
          </w:rPr>
          <w:t xml:space="preserve">Controllers: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hiện</w:t>
        </w:r>
        <w:proofErr w:type="spellEnd"/>
        <w:r>
          <w:t xml:space="preserve"> </w:t>
        </w:r>
        <w:proofErr w:type="spellStart"/>
        <w:r>
          <w:t>trường</w:t>
        </w:r>
        <w:proofErr w:type="spellEnd"/>
        <w:r>
          <w:t xml:space="preserve">: </w:t>
        </w:r>
      </w:ins>
      <w:proofErr w:type="spellStart"/>
      <w:ins w:id="1140" w:author="Vũ Đức Thông (VinSOC-ANBM-ANBMOT)" w:date="2026-04-17T12:10:00Z">
        <w:r w:rsidR="003C683A">
          <w:t>Nhận</w:t>
        </w:r>
        <w:proofErr w:type="spellEnd"/>
        <w:r w:rsidR="003C683A">
          <w:t xml:space="preserve"> </w:t>
        </w:r>
        <w:proofErr w:type="spellStart"/>
        <w:r w:rsidR="003C683A">
          <w:t>lệnh</w:t>
        </w:r>
        <w:proofErr w:type="spellEnd"/>
        <w:r w:rsidR="003C683A">
          <w:t xml:space="preserve"> </w:t>
        </w:r>
        <w:proofErr w:type="spellStart"/>
        <w:r w:rsidR="003C683A">
          <w:t>từ</w:t>
        </w:r>
        <w:proofErr w:type="spellEnd"/>
        <w:r w:rsidR="003C683A">
          <w:t xml:space="preserve"> </w:t>
        </w:r>
        <w:proofErr w:type="spellStart"/>
        <w:r w:rsidR="003C683A">
          <w:t>người</w:t>
        </w:r>
        <w:proofErr w:type="spellEnd"/>
        <w:r w:rsidR="003C683A">
          <w:t xml:space="preserve"> </w:t>
        </w:r>
        <w:proofErr w:type="spellStart"/>
        <w:r w:rsidR="003C683A">
          <w:t>vận</w:t>
        </w:r>
        <w:proofErr w:type="spellEnd"/>
        <w:r w:rsidR="003C683A">
          <w:t xml:space="preserve"> </w:t>
        </w:r>
        <w:proofErr w:type="spellStart"/>
        <w:r w:rsidR="003C683A">
          <w:t>hành</w:t>
        </w:r>
        <w:proofErr w:type="spellEnd"/>
        <w:r w:rsidR="003C683A">
          <w:t xml:space="preserve"> </w:t>
        </w:r>
        <w:proofErr w:type="spellStart"/>
        <w:r w:rsidR="003C683A">
          <w:t>để</w:t>
        </w:r>
        <w:proofErr w:type="spellEnd"/>
        <w:r w:rsidR="003C683A">
          <w:t xml:space="preserve"> </w:t>
        </w:r>
        <w:proofErr w:type="spellStart"/>
        <w:r w:rsidR="003C683A">
          <w:t>thay</w:t>
        </w:r>
        <w:proofErr w:type="spellEnd"/>
        <w:r w:rsidR="003C683A">
          <w:t xml:space="preserve"> </w:t>
        </w:r>
        <w:proofErr w:type="spellStart"/>
        <w:r w:rsidR="003C683A">
          <w:t>đổi</w:t>
        </w:r>
        <w:proofErr w:type="spellEnd"/>
        <w:r w:rsidR="003C683A">
          <w:t xml:space="preserve"> </w:t>
        </w:r>
        <w:proofErr w:type="spellStart"/>
        <w:r w:rsidR="003C683A">
          <w:t>tại</w:t>
        </w:r>
        <w:proofErr w:type="spellEnd"/>
        <w:r w:rsidR="003C683A">
          <w:t xml:space="preserve"> </w:t>
        </w:r>
        <w:proofErr w:type="spellStart"/>
        <w:r w:rsidR="003C683A">
          <w:t>hiện</w:t>
        </w:r>
        <w:proofErr w:type="spellEnd"/>
        <w:r w:rsidR="003C683A">
          <w:t xml:space="preserve"> </w:t>
        </w:r>
        <w:proofErr w:type="spellStart"/>
        <w:r w:rsidR="003C683A">
          <w:t>trường</w:t>
        </w:r>
      </w:ins>
      <w:proofErr w:type="spellEnd"/>
    </w:p>
    <w:p w14:paraId="36DA115D" w14:textId="66D8E431" w:rsidR="004D56F4" w:rsidRDefault="004D56F4" w:rsidP="00EB171A">
      <w:pPr>
        <w:pStyle w:val="CTDT-Text"/>
        <w:rPr>
          <w:ins w:id="1141" w:author="Vũ Đức Thông (VinSOC-ANBM-ANBMOT)" w:date="2026-04-17T11:38:00Z"/>
        </w:rPr>
      </w:pPr>
    </w:p>
    <w:p w14:paraId="29B7099D" w14:textId="582DE794" w:rsidR="004D56F4" w:rsidRDefault="004D56F4" w:rsidP="00EB171A">
      <w:pPr>
        <w:pStyle w:val="CTDT-Text"/>
        <w:rPr>
          <w:ins w:id="1142" w:author="Vũ Đức Thông (VinSOC-ANBM-ANBMOT)" w:date="2026-04-17T11:42:00Z"/>
        </w:rPr>
      </w:pPr>
      <w:ins w:id="1143" w:author="Vũ Đức Thông (VinSOC-ANBM-ANBMOT)" w:date="2026-04-17T11:41:00Z">
        <w:r>
          <w:rPr>
            <w:b/>
            <w:bCs/>
          </w:rPr>
          <w:t xml:space="preserve">Safety System: </w:t>
        </w:r>
        <w:proofErr w:type="spellStart"/>
        <w:r>
          <w:t>Hệ</w:t>
        </w:r>
        <w:proofErr w:type="spellEnd"/>
        <w:r>
          <w:t xml:space="preserve"> </w:t>
        </w:r>
        <w:proofErr w:type="spellStart"/>
        <w:r>
          <w:t>thống</w:t>
        </w:r>
        <w:proofErr w:type="spellEnd"/>
        <w:r>
          <w:t xml:space="preserve"> an </w:t>
        </w:r>
        <w:proofErr w:type="spellStart"/>
        <w:proofErr w:type="gramStart"/>
        <w:r>
          <w:t>toàn</w:t>
        </w:r>
        <w:proofErr w:type="spellEnd"/>
        <w:r>
          <w:t xml:space="preserve"> :</w:t>
        </w:r>
        <w:proofErr w:type="gramEnd"/>
        <w:r>
          <w:t xml:space="preserve"> </w:t>
        </w:r>
        <w:proofErr w:type="spellStart"/>
        <w:r>
          <w:t>có</w:t>
        </w:r>
        <w:proofErr w:type="spellEnd"/>
        <w:r>
          <w:t xml:space="preserve"> </w:t>
        </w:r>
        <w:proofErr w:type="spellStart"/>
        <w:r>
          <w:t>nút</w:t>
        </w:r>
        <w:proofErr w:type="spellEnd"/>
        <w:r>
          <w:t xml:space="preserve"> </w:t>
        </w:r>
        <w:proofErr w:type="spellStart"/>
        <w:r>
          <w:t>dừng</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chạy</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th</w:t>
        </w:r>
      </w:ins>
      <w:ins w:id="1144" w:author="Vũ Đức Thông (VinSOC-ANBM-ANBMOT)" w:date="2026-04-17T11:42:00Z">
        <w:r>
          <w:t>ống</w:t>
        </w:r>
        <w:proofErr w:type="spellEnd"/>
        <w:r>
          <w:t xml:space="preserve"> </w:t>
        </w:r>
        <w:proofErr w:type="spellStart"/>
        <w:r>
          <w:t>điều</w:t>
        </w:r>
        <w:proofErr w:type="spellEnd"/>
        <w:r>
          <w:t xml:space="preserve"> </w:t>
        </w:r>
        <w:proofErr w:type="spellStart"/>
        <w:r>
          <w:t>khiển</w:t>
        </w:r>
        <w:proofErr w:type="spellEnd"/>
        <w:r>
          <w:t xml:space="preserve"> . </w:t>
        </w:r>
        <w:proofErr w:type="spellStart"/>
        <w:r>
          <w:t>Nếu</w:t>
        </w:r>
        <w:proofErr w:type="spellEnd"/>
        <w:r>
          <w:t xml:space="preserve"> </w:t>
        </w:r>
        <w:proofErr w:type="spellStart"/>
        <w:r>
          <w:t>có</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đi</w:t>
        </w:r>
        <w:proofErr w:type="spellEnd"/>
        <w:r>
          <w:t xml:space="preserve"> </w:t>
        </w:r>
        <w:proofErr w:type="spellStart"/>
        <w:r>
          <w:t>vào</w:t>
        </w:r>
        <w:proofErr w:type="spellEnd"/>
        <w:r>
          <w:t xml:space="preserve"> </w:t>
        </w:r>
        <w:proofErr w:type="spellStart"/>
        <w:r>
          <w:t>khu</w:t>
        </w:r>
        <w:proofErr w:type="spellEnd"/>
        <w:r>
          <w:t xml:space="preserve"> </w:t>
        </w:r>
        <w:proofErr w:type="spellStart"/>
        <w:r>
          <w:t>vực</w:t>
        </w:r>
        <w:proofErr w:type="spellEnd"/>
        <w:r>
          <w:t xml:space="preserve"> </w:t>
        </w:r>
        <w:proofErr w:type="spellStart"/>
        <w:r>
          <w:t>hàn</w:t>
        </w:r>
        <w:proofErr w:type="spellEnd"/>
        <w:r>
          <w:t xml:space="preserve"> </w:t>
        </w:r>
        <w:proofErr w:type="spellStart"/>
        <w:r>
          <w:t>oto</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dừng</w:t>
        </w:r>
        <w:proofErr w:type="spellEnd"/>
        <w:r>
          <w:t xml:space="preserve"> </w:t>
        </w:r>
        <w:proofErr w:type="spellStart"/>
        <w:r>
          <w:t>dây</w:t>
        </w:r>
        <w:proofErr w:type="spellEnd"/>
        <w:r>
          <w:t xml:space="preserve"> </w:t>
        </w:r>
        <w:proofErr w:type="spellStart"/>
        <w:r>
          <w:t>chuyền</w:t>
        </w:r>
        <w:proofErr w:type="spellEnd"/>
        <w:r>
          <w:t xml:space="preserve"> </w:t>
        </w:r>
        <w:proofErr w:type="spellStart"/>
        <w:r>
          <w:t>trong</w:t>
        </w:r>
        <w:proofErr w:type="spellEnd"/>
        <w:r>
          <w:t xml:space="preserve"> 0.1 </w:t>
        </w:r>
        <w:proofErr w:type="spellStart"/>
        <w:r>
          <w:t>ms</w:t>
        </w:r>
        <w:proofErr w:type="spellEnd"/>
        <w:r>
          <w:t xml:space="preserve"> </w:t>
        </w:r>
      </w:ins>
    </w:p>
    <w:p w14:paraId="741A09C1" w14:textId="25F52E05" w:rsidR="004D56F4" w:rsidRDefault="004D56F4" w:rsidP="00EB171A">
      <w:pPr>
        <w:pStyle w:val="CTDT-Text"/>
        <w:rPr>
          <w:ins w:id="1145" w:author="Vũ Đức Thông (VinSOC-ANBM-ANBMOT)" w:date="2026-04-17T11:42:00Z"/>
        </w:rPr>
      </w:pPr>
    </w:p>
    <w:p w14:paraId="49F347DD" w14:textId="36F34AF8" w:rsidR="004D56F4" w:rsidRPr="004D56F4" w:rsidRDefault="004D56F4" w:rsidP="00EB171A">
      <w:pPr>
        <w:pStyle w:val="CTDT-Text"/>
        <w:rPr>
          <w:ins w:id="1146" w:author="Vũ Đức Thông (VinSOC-ANBM-ANBMOT)" w:date="2026-04-17T11:33:00Z"/>
        </w:rPr>
      </w:pPr>
      <w:ins w:id="1147" w:author="Vũ Đức Thông (VinSOC-ANBM-ANBMOT)" w:date="2026-04-17T11:43:00Z">
        <w:r>
          <w:rPr>
            <w:b/>
            <w:bCs/>
          </w:rPr>
          <w:t xml:space="preserve">Control System Network: </w:t>
        </w:r>
        <w:proofErr w:type="spellStart"/>
        <w:r>
          <w:t>Mạng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cáp</w:t>
        </w:r>
        <w:proofErr w:type="spellEnd"/>
        <w:r>
          <w:t xml:space="preserve"> </w:t>
        </w:r>
        <w:proofErr w:type="spellStart"/>
        <w:r>
          <w:t>mạng</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nối</w:t>
        </w:r>
        <w:proofErr w:type="spellEnd"/>
        <w:r>
          <w:t xml:space="preserve"> </w:t>
        </w:r>
        <w:proofErr w:type="spellStart"/>
        <w:r>
          <w:t>vào</w:t>
        </w:r>
        <w:proofErr w:type="spellEnd"/>
        <w:r>
          <w:t xml:space="preserve"> </w:t>
        </w:r>
        <w:proofErr w:type="spellStart"/>
        <w:r>
          <w:t>bộ</w:t>
        </w:r>
        <w:proofErr w:type="spellEnd"/>
        <w:r>
          <w:t xml:space="preserve"> chia </w:t>
        </w:r>
        <w:proofErr w:type="spellStart"/>
        <w:r>
          <w:t>mạng</w:t>
        </w:r>
        <w:proofErr w:type="spellEnd"/>
        <w:r>
          <w:t xml:space="preserve"> </w:t>
        </w:r>
        <w:proofErr w:type="spellStart"/>
        <w:r>
          <w:t>Scalance</w:t>
        </w:r>
        <w:proofErr w:type="spellEnd"/>
        <w:r>
          <w:t xml:space="preserve">, dung PROFINET </w:t>
        </w:r>
        <w:proofErr w:type="spellStart"/>
        <w:r>
          <w:t>đảm</w:t>
        </w:r>
        <w:proofErr w:type="spellEnd"/>
        <w:r>
          <w:t xml:space="preserve"> </w:t>
        </w:r>
        <w:proofErr w:type="spellStart"/>
        <w:r>
          <w:t>b</w:t>
        </w:r>
      </w:ins>
      <w:ins w:id="1148" w:author="Vũ Đức Thông (VinSOC-ANBM-ANBMOT)" w:date="2026-04-17T11:44:00Z">
        <w:r>
          <w:t>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không</w:t>
        </w:r>
        <w:proofErr w:type="spellEnd"/>
        <w:r>
          <w:t xml:space="preserve"> </w:t>
        </w:r>
        <w:proofErr w:type="spellStart"/>
        <w:r>
          <w:t>trễ</w:t>
        </w:r>
      </w:ins>
      <w:proofErr w:type="spellEnd"/>
    </w:p>
    <w:p w14:paraId="393C2FC6" w14:textId="59F74ACE" w:rsidR="003C683A" w:rsidRDefault="003C683A" w:rsidP="003C683A">
      <w:pPr>
        <w:pStyle w:val="CTDT-Text"/>
        <w:rPr>
          <w:ins w:id="1149" w:author="Vũ Đức Thông (VinSOC-ANBM-ANBMOT)" w:date="2026-04-17T12:12:00Z"/>
        </w:rPr>
      </w:pPr>
      <w:ins w:id="1150" w:author="Vũ Đức Thông (VinSOC-ANBM-ANBMOT)" w:date="2026-04-17T12:11:00Z">
        <w:r>
          <w:rPr>
            <w:b/>
            <w:bCs/>
          </w:rPr>
          <w:t xml:space="preserve">HMI </w:t>
        </w:r>
      </w:ins>
      <w:moveToRangeStart w:id="1151" w:author="Vũ Đức Thông (VinSOC-ANBM-ANBMOT)" w:date="2026-04-17T12:10:00Z" w:name="move227320271"/>
      <w:moveTo w:id="1152" w:author="Vũ Đức Thông (VinSOC-ANBM-ANBMOT)" w:date="2026-04-17T12:10:00Z">
        <w:del w:id="1153" w:author="Vũ Đức Thông (VinSOC-ANBM-ANBMOT)" w:date="2026-04-17T12:10:00Z">
          <w:r w:rsidDel="003C683A">
            <w:delText>HMI</w:delText>
          </w:r>
        </w:del>
        <w:r>
          <w:t xml:space="preserve">: human machine interface: </w:t>
        </w:r>
        <w:proofErr w:type="spellStart"/>
        <w:r>
          <w:t>giao</w:t>
        </w:r>
        <w:proofErr w:type="spellEnd"/>
        <w:r>
          <w:t xml:space="preserve"> </w:t>
        </w:r>
        <w:proofErr w:type="spellStart"/>
        <w:r>
          <w:t>diện</w:t>
        </w:r>
        <w:proofErr w:type="spellEnd"/>
        <w:r>
          <w:t xml:space="preserve"> </w:t>
        </w:r>
        <w:proofErr w:type="spellStart"/>
        <w:r>
          <w:t>cho</w:t>
        </w:r>
        <w:proofErr w:type="spellEnd"/>
        <w:r>
          <w:t xml:space="preserve"> </w:t>
        </w:r>
        <w:proofErr w:type="spellStart"/>
        <w:r>
          <w:t>công</w:t>
        </w:r>
        <w:proofErr w:type="spellEnd"/>
        <w:r>
          <w:t xml:space="preserve"> </w:t>
        </w:r>
        <w:proofErr w:type="spellStart"/>
        <w:r>
          <w:t>nhâm</w:t>
        </w:r>
        <w:proofErr w:type="spellEnd"/>
        <w:r>
          <w:t xml:space="preserve"> </w:t>
        </w:r>
        <w:proofErr w:type="spellStart"/>
        <w:r>
          <w:t>kỹ</w:t>
        </w:r>
        <w:proofErr w:type="spellEnd"/>
        <w:r>
          <w:t xml:space="preserve"> </w:t>
        </w:r>
        <w:proofErr w:type="spellStart"/>
        <w:r>
          <w:t>sư</w:t>
        </w:r>
        <w:proofErr w:type="spellEnd"/>
        <w:r>
          <w:t xml:space="preserve"> </w:t>
        </w:r>
        <w:proofErr w:type="spellStart"/>
        <w:r>
          <w:t>biết</w:t>
        </w:r>
        <w:proofErr w:type="spellEnd"/>
        <w:r>
          <w:t xml:space="preserve"> </w:t>
        </w:r>
        <w:proofErr w:type="spellStart"/>
        <w:r>
          <w:t>các</w:t>
        </w:r>
        <w:proofErr w:type="spellEnd"/>
        <w:r>
          <w:t xml:space="preserve"> </w:t>
        </w:r>
        <w:proofErr w:type="spellStart"/>
        <w:r>
          <w:t>tốc</w:t>
        </w:r>
        <w:proofErr w:type="spellEnd"/>
        <w:r>
          <w:t xml:space="preserve"> </w:t>
        </w:r>
        <w:proofErr w:type="spellStart"/>
        <w:r>
          <w:t>độ</w:t>
        </w:r>
        <w:proofErr w:type="spellEnd"/>
        <w:r>
          <w:t xml:space="preserve"> </w:t>
        </w:r>
        <w:proofErr w:type="spellStart"/>
        <w:proofErr w:type="gramStart"/>
        <w:r>
          <w:t>máy</w:t>
        </w:r>
        <w:proofErr w:type="spellEnd"/>
        <w:r>
          <w:t xml:space="preserve"> ,</w:t>
        </w:r>
        <w:proofErr w:type="gramEnd"/>
        <w:r>
          <w:t xml:space="preserve"> </w:t>
        </w:r>
        <w:proofErr w:type="spellStart"/>
        <w:r>
          <w:t>nhiệt</w:t>
        </w:r>
        <w:proofErr w:type="spellEnd"/>
        <w:r>
          <w:t xml:space="preserve"> </w:t>
        </w:r>
        <w:proofErr w:type="spellStart"/>
        <w:r>
          <w:t>độ</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cánh</w:t>
        </w:r>
        <w:proofErr w:type="spellEnd"/>
        <w:r>
          <w:t xml:space="preserve"> </w:t>
        </w:r>
        <w:proofErr w:type="spellStart"/>
        <w:r>
          <w:t>tay</w:t>
        </w:r>
        <w:proofErr w:type="spellEnd"/>
        <w:r>
          <w:t xml:space="preserve"> </w:t>
        </w:r>
        <w:proofErr w:type="spellStart"/>
        <w:r>
          <w:t>bị</w:t>
        </w:r>
        <w:proofErr w:type="spellEnd"/>
        <w:r>
          <w:t xml:space="preserve"> </w:t>
        </w:r>
        <w:proofErr w:type="spellStart"/>
        <w:r>
          <w:t>kẹt</w:t>
        </w:r>
      </w:moveTo>
      <w:proofErr w:type="spellEnd"/>
      <w:ins w:id="1154" w:author="Vũ Đức Thông (VinSOC-ANBM-ANBMOT)" w:date="2026-04-17T12:12:00Z">
        <w:r>
          <w:t xml:space="preserve">, </w:t>
        </w:r>
        <w:proofErr w:type="spellStart"/>
        <w:r>
          <w:t>có</w:t>
        </w:r>
        <w:proofErr w:type="spellEnd"/>
        <w:r>
          <w:t xml:space="preserve"> </w:t>
        </w:r>
        <w:proofErr w:type="spellStart"/>
        <w:r>
          <w:t>loại</w:t>
        </w:r>
        <w:proofErr w:type="spellEnd"/>
        <w:r>
          <w:t xml:space="preserve"> </w:t>
        </w:r>
        <w:proofErr w:type="spellStart"/>
        <w:r>
          <w:t>là</w:t>
        </w:r>
        <w:proofErr w:type="spellEnd"/>
        <w:r>
          <w:t xml:space="preserve"> </w:t>
        </w:r>
        <w:proofErr w:type="spellStart"/>
        <w:r>
          <w:t>bấm</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với</w:t>
        </w:r>
        <w:proofErr w:type="spellEnd"/>
        <w:r>
          <w:t xml:space="preserve"> </w:t>
        </w:r>
        <w:proofErr w:type="spellStart"/>
        <w:r>
          <w:t>cảm</w:t>
        </w:r>
        <w:proofErr w:type="spellEnd"/>
        <w:r>
          <w:t xml:space="preserve"> </w:t>
        </w:r>
        <w:proofErr w:type="spellStart"/>
        <w:r>
          <w:t>ứng</w:t>
        </w:r>
        <w:proofErr w:type="spellEnd"/>
      </w:ins>
    </w:p>
    <w:p w14:paraId="7EFDA7A2" w14:textId="6BC38083" w:rsidR="003C683A" w:rsidRDefault="003C683A" w:rsidP="003C683A">
      <w:pPr>
        <w:pStyle w:val="CTDT-Text"/>
        <w:rPr>
          <w:ins w:id="1155" w:author="Vũ Đức Thông (VinSOC-ANBM-ANBMOT)" w:date="2026-04-17T12:12:00Z"/>
        </w:rPr>
      </w:pPr>
      <w:ins w:id="1156" w:author="Vũ Đức Thông (VinSOC-ANBM-ANBMOT)" w:date="2026-04-17T12:12:00Z">
        <w:r>
          <w:fldChar w:fldCharType="begin"/>
        </w:r>
        <w:r>
          <w:instrText xml:space="preserve"> HYPERLINK "https://cdn5.dcbstatic.com/dcd/scormapi_v60/launcher_full.html?host=ics-training.inl.gov&amp;id_user=185596&amp;id_reference=419&amp;scorm_version=1.2&amp;id_resource=46341&amp;id_item=249&amp;idscorm_organization=249&amp;id_package=249&amp;launch_type=fullscreen&amp;id_course=60&amp;player=hydra&amp;autoplay_enabled=0&amp;name=210w-03-common-ics-components&amp;return_url=ics-training.inl.gov&amp;as_json=1&amp;auth_code=17c3a75e1324819d5841d76f52bec2be8174649d&amp;context=lms&amp;show_expired_session_modal=false&amp;debug=1" </w:instrText>
        </w:r>
        <w:r>
          <w:fldChar w:fldCharType="separate"/>
        </w:r>
        <w:r>
          <w:rPr>
            <w:rStyle w:val="Hyperlink"/>
          </w:rPr>
          <w:t>210W-03 Common ICS Components</w:t>
        </w:r>
        <w:r>
          <w:fldChar w:fldCharType="end"/>
        </w:r>
      </w:ins>
    </w:p>
    <w:p w14:paraId="462624A4" w14:textId="6E96C792" w:rsidR="003C683A" w:rsidRDefault="003C683A" w:rsidP="003C683A">
      <w:pPr>
        <w:pStyle w:val="CTDT-Text"/>
        <w:rPr>
          <w:ins w:id="1157" w:author="Vũ Đức Thông (VinSOC-ANBM-ANBMOT)" w:date="2026-04-17T12:12:00Z"/>
        </w:rPr>
      </w:pPr>
      <w:ins w:id="1158" w:author="Vũ Đức Thông (VinSOC-ANBM-ANBMOT)" w:date="2026-04-17T12:12:00Z">
        <w:r>
          <w:fldChar w:fldCharType="begin"/>
        </w:r>
        <w:r>
          <w:instrText xml:space="preserve"> HYPERLINK "</w:instrText>
        </w:r>
        <w:r w:rsidRPr="003C683A">
          <w:rPr>
            <w:rPrChange w:id="1159" w:author="Vũ Đức Thông (VinSOC-ANBM-ANBMOT)" w:date="2026-04-17T12:12:00Z">
              <w:rPr>
                <w:rStyle w:val="Hyperlink"/>
              </w:rPr>
            </w:rPrChange>
          </w:rPr>
          <w:instrText>https://cdn5.dcbstatic.com/dcd/scormapi_v60/launcher_full.html?host=ics-training.inl.gov&amp;id_user=185596&amp;id_reference=419&amp;scorm_version=1.2&amp;id_resource=46341&amp;id_item=249&amp;idscorm_organization=249&amp;id_package=249&amp;launch_type=fullscreen&amp;id_course=60&amp;player=hydra&amp;autoplay_enabled=0&amp;name=210w-03-common-ics-components&amp;return_url=ics-training.inl.gov&amp;as_json=1&amp;auth_code=17c3a75e1324819d5841d76f52bec2be8174649d&amp;context=lms&amp;show_expired_session_modal=false&amp;debug=</w:instrText>
        </w:r>
        <w:r w:rsidRPr="003C683A">
          <w:instrText>1</w:instrText>
        </w:r>
        <w:r>
          <w:instrText xml:space="preserve">" </w:instrText>
        </w:r>
        <w:r>
          <w:fldChar w:fldCharType="separate"/>
        </w:r>
        <w:r w:rsidRPr="00593517">
          <w:rPr>
            <w:rStyle w:val="Hyperlink"/>
          </w:rPr>
          <w:t>https://cdn5.dcbstatic.com/dcd/scormapi_v60/launcher_full.html?host=ics-training.inl.gov&amp;id_user=185596&amp;id_reference=419&amp;scorm_version=1.2&amp;id_resource=46341&amp;id_item=249&amp;idscorm_organization=249&amp;id_package=249&amp;launch_type=fullscreen&amp;id_course=60&amp;player=hydra&amp;autoplay_enabled=0&amp;name=210w-03-common-ics-components&amp;return_url=ics-training.inl.gov&amp;as_json=1&amp;auth_code=17c3a75e1324819d5841d76f52bec2be8174649d&amp;context=lms&amp;show_expired_session_modal=false&amp;debug=1</w:t>
        </w:r>
        <w:r>
          <w:fldChar w:fldCharType="end"/>
        </w:r>
      </w:ins>
    </w:p>
    <w:p w14:paraId="3F3F08E5" w14:textId="2973244D" w:rsidR="003C683A" w:rsidRDefault="003C683A" w:rsidP="003C683A">
      <w:pPr>
        <w:pStyle w:val="CTDT-Text"/>
        <w:rPr>
          <w:ins w:id="1160" w:author="Vũ Đức Thông (VinSOC-ANBM-ANBMOT)" w:date="2026-04-17T12:12:00Z"/>
        </w:rPr>
      </w:pPr>
    </w:p>
    <w:p w14:paraId="628CF9CC" w14:textId="46BF1582" w:rsidR="00FD1067" w:rsidRDefault="00FD1067" w:rsidP="003C683A">
      <w:pPr>
        <w:pStyle w:val="CTDT-Text"/>
        <w:rPr>
          <w:ins w:id="1161" w:author="Vũ Đức Thông (VinSOC-ANBM-ANBMOT)" w:date="2026-04-19T19:43:00Z"/>
        </w:rPr>
      </w:pPr>
    </w:p>
    <w:p w14:paraId="2BA8F2EC" w14:textId="77777777" w:rsidR="00FD1067" w:rsidRDefault="00FD1067" w:rsidP="003C683A">
      <w:pPr>
        <w:pStyle w:val="CTDT-Text"/>
        <w:rPr>
          <w:moveTo w:id="1162" w:author="Vũ Đức Thông (VinSOC-ANBM-ANBMOT)" w:date="2026-04-17T12:10:00Z"/>
        </w:rPr>
      </w:pPr>
    </w:p>
    <w:moveToRangeEnd w:id="1151"/>
    <w:p w14:paraId="2B37BC0F" w14:textId="14364872" w:rsidR="00D15C3B" w:rsidRPr="00D15C3B" w:rsidRDefault="00D15C3B">
      <w:pPr>
        <w:pStyle w:val="CTDT-Text"/>
        <w:rPr>
          <w:ins w:id="1163" w:author="Vũ Đức Thông (VinSOC-ANBM-ANBMOT)" w:date="2026-04-17T11:33:00Z"/>
        </w:rPr>
      </w:pPr>
    </w:p>
    <w:p w14:paraId="0185EB59" w14:textId="77517BA6" w:rsidR="00D15C3B" w:rsidRDefault="00FD1067" w:rsidP="00FD1067">
      <w:pPr>
        <w:pStyle w:val="CTDT-H2"/>
        <w:rPr>
          <w:ins w:id="1164" w:author="Vũ Đức Thông (VinSOC-ANBM-ANBMOT)" w:date="2026-04-19T19:45:00Z"/>
        </w:rPr>
      </w:pPr>
      <w:bookmarkStart w:id="1165" w:name="_Toc227578995"/>
      <w:proofErr w:type="spellStart"/>
      <w:ins w:id="1166" w:author="Vũ Đức Thông (VinSOC-ANBM-ANBMOT)" w:date="2026-04-19T19:44:00Z">
        <w:r>
          <w:t>Mối</w:t>
        </w:r>
        <w:proofErr w:type="spellEnd"/>
        <w:r>
          <w:t xml:space="preserve"> </w:t>
        </w:r>
        <w:proofErr w:type="spellStart"/>
        <w:r>
          <w:t>qu</w:t>
        </w:r>
      </w:ins>
      <w:ins w:id="1167" w:author="Vũ Đức Thông (VinSOC-ANBM-ANBMOT)" w:date="2026-04-19T19:45:00Z">
        <w:r>
          <w:t>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component ICS</w:t>
        </w:r>
        <w:bookmarkEnd w:id="1165"/>
      </w:ins>
    </w:p>
    <w:p w14:paraId="0C018026" w14:textId="208DF7FD" w:rsidR="00FD1067" w:rsidRDefault="00FD1067" w:rsidP="00FD1067">
      <w:pPr>
        <w:pStyle w:val="CTDT-Text"/>
        <w:rPr>
          <w:ins w:id="1168" w:author="Vũ Đức Thông (VinSOC-ANBM-ANBMOT)" w:date="2026-04-19T19:45:00Z"/>
        </w:rPr>
      </w:pPr>
      <w:ins w:id="1169" w:author="Vũ Đức Thông (VinSOC-ANBM-ANBMOT)" w:date="2026-04-19T19:45:00Z">
        <w:r w:rsidRPr="00FD1067">
          <w:rPr>
            <w:noProof/>
          </w:rPr>
          <w:drawing>
            <wp:inline distT="0" distB="0" distL="0" distR="0" wp14:anchorId="4AC626DC" wp14:editId="2ECD99B1">
              <wp:extent cx="5534797" cy="312463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4797" cy="3124636"/>
                      </a:xfrm>
                      <a:prstGeom prst="rect">
                        <a:avLst/>
                      </a:prstGeom>
                    </pic:spPr>
                  </pic:pic>
                </a:graphicData>
              </a:graphic>
            </wp:inline>
          </w:drawing>
        </w:r>
      </w:ins>
    </w:p>
    <w:p w14:paraId="016F72D7" w14:textId="74D7910E" w:rsidR="00FD1067" w:rsidRDefault="00FD1067" w:rsidP="00FD1067">
      <w:pPr>
        <w:pStyle w:val="CTDT-Hinh"/>
        <w:rPr>
          <w:ins w:id="1170" w:author="Vũ Đức Thông (VinSOC-ANBM-ANBMOT)" w:date="2026-04-19T19:46:00Z"/>
        </w:rPr>
      </w:pPr>
      <w:bookmarkStart w:id="1171" w:name="_Toc227579039"/>
      <w:proofErr w:type="spellStart"/>
      <w:ins w:id="1172" w:author="Vũ Đức Thông (VinSOC-ANBM-ANBMOT)" w:date="2026-04-19T19:46:00Z">
        <w:r>
          <w:t>Các</w:t>
        </w:r>
        <w:proofErr w:type="spellEnd"/>
        <w:r>
          <w:t xml:space="preserve"> </w:t>
        </w:r>
        <w:proofErr w:type="spellStart"/>
        <w:r>
          <w:t>thành</w:t>
        </w:r>
        <w:proofErr w:type="spellEnd"/>
        <w:r>
          <w:t xml:space="preserve"> </w:t>
        </w:r>
        <w:proofErr w:type="spellStart"/>
        <w:r>
          <w:t>phần</w:t>
        </w:r>
        <w:bookmarkEnd w:id="1171"/>
        <w:proofErr w:type="spellEnd"/>
      </w:ins>
    </w:p>
    <w:p w14:paraId="0CE4B68F" w14:textId="5570AA8A" w:rsidR="00FD1067" w:rsidRDefault="00FD1067" w:rsidP="00FD1067">
      <w:pPr>
        <w:pStyle w:val="CTDT-Text"/>
        <w:rPr>
          <w:ins w:id="1173" w:author="Vũ Đức Thông (VinSOC-ANBM-ANBMOT)" w:date="2026-04-19T19:51:00Z"/>
        </w:rPr>
      </w:pPr>
      <w:proofErr w:type="spellStart"/>
      <w:ins w:id="1174" w:author="Vũ Đức Thông (VinSOC-ANBM-ANBMOT)" w:date="2026-04-19T19:46:00Z">
        <w:r>
          <w:t>Bộ</w:t>
        </w:r>
        <w:proofErr w:type="spellEnd"/>
        <w:r>
          <w:t xml:space="preserve"> HM</w:t>
        </w:r>
      </w:ins>
      <w:ins w:id="1175" w:author="Vũ Đức Thông (VinSOC-ANBM-ANBMOT)" w:date="2026-04-19T19:47:00Z">
        <w:r>
          <w:t xml:space="preserve">I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hiện</w:t>
        </w:r>
        <w:proofErr w:type="spellEnd"/>
        <w:r>
          <w:t xml:space="preserve"> </w:t>
        </w:r>
        <w:proofErr w:type="spellStart"/>
        <w:proofErr w:type="gramStart"/>
        <w:r>
          <w:t>trường</w:t>
        </w:r>
        <w:proofErr w:type="spellEnd"/>
        <w:r>
          <w:t xml:space="preserve">( </w:t>
        </w:r>
        <w:proofErr w:type="spellStart"/>
        <w:r>
          <w:t>nhận</w:t>
        </w:r>
        <w:proofErr w:type="spellEnd"/>
        <w:proofErr w:type="gramEnd"/>
        <w:r>
          <w:t xml:space="preserve"> </w:t>
        </w:r>
        <w:proofErr w:type="spellStart"/>
        <w:r>
          <w:t>lệnh</w:t>
        </w:r>
        <w:proofErr w:type="spellEnd"/>
        <w:r>
          <w:t xml:space="preserve">) </w:t>
        </w:r>
        <w:proofErr w:type="spellStart"/>
        <w:r>
          <w:t>và</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thiết</w:t>
        </w:r>
        <w:proofErr w:type="spellEnd"/>
        <w:r>
          <w:t xml:space="preserve"> </w:t>
        </w:r>
        <w:proofErr w:type="spellStart"/>
        <w:r>
          <w:t>bị</w:t>
        </w:r>
        <w:proofErr w:type="spellEnd"/>
        <w:r>
          <w:t xml:space="preserve"> ( </w:t>
        </w:r>
        <w:proofErr w:type="spellStart"/>
        <w:r>
          <w:t>có</w:t>
        </w:r>
        <w:proofErr w:type="spellEnd"/>
        <w:r>
          <w:t xml:space="preserve"> </w:t>
        </w:r>
        <w:proofErr w:type="spellStart"/>
        <w:r>
          <w:t>các</w:t>
        </w:r>
        <w:proofErr w:type="spellEnd"/>
        <w:r>
          <w:t xml:space="preserve"> </w:t>
        </w:r>
        <w:proofErr w:type="spellStart"/>
        <w:r>
          <w:t>cảm</w:t>
        </w:r>
        <w:proofErr w:type="spellEnd"/>
        <w:r>
          <w:t xml:space="preserve"> </w:t>
        </w:r>
        <w:proofErr w:type="spellStart"/>
        <w:r>
          <w:t>biến</w:t>
        </w:r>
        <w:proofErr w:type="spellEnd"/>
        <w:r>
          <w:t>)</w:t>
        </w:r>
      </w:ins>
    </w:p>
    <w:p w14:paraId="5E4B6000" w14:textId="45CB77CE" w:rsidR="00FD1067" w:rsidRDefault="00FD1067" w:rsidP="00FD1067">
      <w:pPr>
        <w:pStyle w:val="CTDT-H2"/>
        <w:rPr>
          <w:ins w:id="1176" w:author="Vũ Đức Thông (VinSOC-ANBM-ANBMOT)" w:date="2026-04-19T19:51:00Z"/>
        </w:rPr>
      </w:pPr>
      <w:bookmarkStart w:id="1177" w:name="_Toc227578996"/>
      <w:proofErr w:type="spellStart"/>
      <w:ins w:id="1178" w:author="Vũ Đức Thông (VinSOC-ANBM-ANBMOT)" w:date="2026-04-19T19:51:00Z">
        <w:r>
          <w:t>Tìm</w:t>
        </w:r>
        <w:proofErr w:type="spellEnd"/>
        <w:r>
          <w:t xml:space="preserve"> </w:t>
        </w:r>
        <w:proofErr w:type="spellStart"/>
        <w:r>
          <w:t>hiểu</w:t>
        </w:r>
        <w:proofErr w:type="spellEnd"/>
        <w:r>
          <w:t xml:space="preserve"> </w:t>
        </w:r>
        <w:proofErr w:type="spellStart"/>
        <w:r>
          <w:t>sâu</w:t>
        </w:r>
        <w:proofErr w:type="spellEnd"/>
        <w:r>
          <w:t xml:space="preserve"> </w:t>
        </w:r>
        <w:proofErr w:type="spellStart"/>
        <w:r>
          <w:t>về</w:t>
        </w:r>
        <w:proofErr w:type="spellEnd"/>
        <w:r>
          <w:t xml:space="preserve"> </w:t>
        </w:r>
        <w:proofErr w:type="spellStart"/>
        <w:r>
          <w:t>các</w:t>
        </w:r>
        <w:proofErr w:type="spellEnd"/>
        <w:r>
          <w:t xml:space="preserve"> </w:t>
        </w:r>
        <w:proofErr w:type="spellStart"/>
        <w:r>
          <w:t>phân</w:t>
        </w:r>
        <w:proofErr w:type="spellEnd"/>
        <w:r>
          <w:t xml:space="preserve"> </w:t>
        </w:r>
        <w:proofErr w:type="spellStart"/>
        <w:r>
          <w:t>đoạn</w:t>
        </w:r>
        <w:proofErr w:type="spellEnd"/>
        <w:r>
          <w:t xml:space="preserve"> ICS</w:t>
        </w:r>
        <w:bookmarkEnd w:id="1177"/>
      </w:ins>
    </w:p>
    <w:p w14:paraId="29BFF1A7" w14:textId="77777777" w:rsidR="00FD1067" w:rsidRDefault="00FD1067">
      <w:pPr>
        <w:pStyle w:val="CTDT-Text"/>
        <w:rPr>
          <w:ins w:id="1179" w:author="Vũ Đức Thông (VinSOC-ANBM-ANBMOT)" w:date="2026-04-19T19:47:00Z"/>
        </w:rPr>
      </w:pPr>
    </w:p>
    <w:p w14:paraId="15637792" w14:textId="35DEA919" w:rsidR="00FD1067" w:rsidRDefault="00FD1067" w:rsidP="00FD1067">
      <w:pPr>
        <w:pStyle w:val="CTDT-Text"/>
        <w:rPr>
          <w:ins w:id="1180" w:author="Vũ Đức Thông (VinSOC-ANBM-ANBMOT)" w:date="2026-04-19T19:50:00Z"/>
        </w:rPr>
      </w:pPr>
      <w:ins w:id="1181" w:author="Vũ Đức Thông (VinSOC-ANBM-ANBMOT)" w:date="2026-04-19T19:50:00Z">
        <w:r>
          <w:rPr>
            <w:noProof/>
          </w:rPr>
          <w:drawing>
            <wp:inline distT="0" distB="0" distL="0" distR="0" wp14:anchorId="79EC9241" wp14:editId="324EF7EC">
              <wp:extent cx="3721100" cy="2668905"/>
              <wp:effectExtent l="0" t="0" r="0" b="0"/>
              <wp:docPr id="5" name="Picture 5" descr="Exterior Houshold Electric Meter Stock Photo 151719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rior Houshold Electric Meter Stock Photo 1517196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1100" cy="2668905"/>
                      </a:xfrm>
                      <a:prstGeom prst="rect">
                        <a:avLst/>
                      </a:prstGeom>
                      <a:noFill/>
                      <a:ln>
                        <a:noFill/>
                      </a:ln>
                    </pic:spPr>
                  </pic:pic>
                </a:graphicData>
              </a:graphic>
            </wp:inline>
          </w:drawing>
        </w:r>
      </w:ins>
    </w:p>
    <w:p w14:paraId="3A09ED70" w14:textId="633F427A" w:rsidR="00FD1067" w:rsidRDefault="00FD1067" w:rsidP="00FD1067">
      <w:pPr>
        <w:pStyle w:val="CTDT-Hinh"/>
        <w:rPr>
          <w:ins w:id="1182" w:author="Vũ Đức Thông (VinSOC-ANBM-ANBMOT)" w:date="2026-04-19T19:58:00Z"/>
        </w:rPr>
      </w:pPr>
      <w:bookmarkStart w:id="1183" w:name="_Toc227579040"/>
      <w:proofErr w:type="spellStart"/>
      <w:ins w:id="1184" w:author="Vũ Đức Thông (VinSOC-ANBM-ANBMOT)" w:date="2026-04-19T19:51:00Z">
        <w:r>
          <w:t>Bộ</w:t>
        </w:r>
        <w:proofErr w:type="spellEnd"/>
        <w:r>
          <w:t xml:space="preserve"> </w:t>
        </w:r>
      </w:ins>
      <w:proofErr w:type="spellStart"/>
      <w:ins w:id="1185" w:author="Vũ Đức Thông (VinSOC-ANBM-ANBMOT)" w:date="2026-04-19T19:53:00Z">
        <w:r w:rsidR="00BA5B9B">
          <w:t>điều</w:t>
        </w:r>
        <w:proofErr w:type="spellEnd"/>
        <w:r w:rsidR="00BA5B9B">
          <w:t xml:space="preserve"> </w:t>
        </w:r>
        <w:proofErr w:type="spellStart"/>
        <w:r w:rsidR="00BA5B9B">
          <w:t>khiển</w:t>
        </w:r>
        <w:proofErr w:type="spellEnd"/>
        <w:r w:rsidR="00BA5B9B">
          <w:t xml:space="preserve"> </w:t>
        </w:r>
        <w:proofErr w:type="spellStart"/>
        <w:r w:rsidR="00BA5B9B">
          <w:t>thiết</w:t>
        </w:r>
        <w:proofErr w:type="spellEnd"/>
        <w:r w:rsidR="00BA5B9B">
          <w:t xml:space="preserve"> </w:t>
        </w:r>
        <w:proofErr w:type="spellStart"/>
        <w:r w:rsidR="00BA5B9B">
          <w:t>bị</w:t>
        </w:r>
        <w:proofErr w:type="spellEnd"/>
        <w:r w:rsidR="00BA5B9B">
          <w:t xml:space="preserve"> </w:t>
        </w:r>
        <w:proofErr w:type="gramStart"/>
        <w:r w:rsidR="00BA5B9B">
          <w:t>( field</w:t>
        </w:r>
        <w:proofErr w:type="gramEnd"/>
        <w:r w:rsidR="00BA5B9B">
          <w:t xml:space="preserve"> device)</w:t>
        </w:r>
      </w:ins>
      <w:bookmarkEnd w:id="1183"/>
    </w:p>
    <w:p w14:paraId="0CE62262" w14:textId="73C1B7D4" w:rsidR="00BA5B9B" w:rsidRDefault="00BA5B9B" w:rsidP="00BA5B9B">
      <w:pPr>
        <w:pStyle w:val="CTDT-Text"/>
        <w:rPr>
          <w:ins w:id="1186" w:author="Vũ Đức Thông (VinSOC-ANBM-ANBMOT)" w:date="2026-04-19T19:58:00Z"/>
        </w:rPr>
      </w:pPr>
    </w:p>
    <w:p w14:paraId="3DA60191" w14:textId="77777777" w:rsidR="00BA5B9B" w:rsidRDefault="00BA5B9B" w:rsidP="00BA5B9B">
      <w:pPr>
        <w:pStyle w:val="CTDT-Text"/>
        <w:rPr>
          <w:ins w:id="1187" w:author="Vũ Đức Thông (VinSOC-ANBM-ANBMOT)" w:date="2026-04-19T19:58:00Z"/>
        </w:rPr>
      </w:pPr>
      <w:ins w:id="1188" w:author="Vũ Đức Thông (VinSOC-ANBM-ANBMOT)" w:date="2026-04-19T19:58:00Z">
        <w:r>
          <w:t xml:space="preserve">Meters: </w:t>
        </w:r>
        <w:proofErr w:type="spellStart"/>
        <w:r>
          <w:t>Thiết</w:t>
        </w:r>
        <w:proofErr w:type="spellEnd"/>
        <w:r>
          <w:t xml:space="preserve"> </w:t>
        </w:r>
        <w:proofErr w:type="spellStart"/>
        <w:r>
          <w:t>bị</w:t>
        </w:r>
        <w:proofErr w:type="spellEnd"/>
        <w:r>
          <w:t xml:space="preserve"> </w:t>
        </w:r>
        <w:proofErr w:type="spellStart"/>
        <w:r>
          <w:t>đo</w:t>
        </w:r>
        <w:proofErr w:type="spellEnd"/>
        <w:r>
          <w:t xml:space="preserve"> / </w:t>
        </w:r>
        <w:proofErr w:type="spellStart"/>
        <w:r>
          <w:t>Công</w:t>
        </w:r>
        <w:proofErr w:type="spellEnd"/>
        <w:r>
          <w:t xml:space="preserve"> </w:t>
        </w:r>
        <w:proofErr w:type="spellStart"/>
        <w:r>
          <w:t>tơ</w:t>
        </w:r>
        <w:proofErr w:type="spellEnd"/>
      </w:ins>
    </w:p>
    <w:p w14:paraId="2496EFCB" w14:textId="77777777" w:rsidR="00BA5B9B" w:rsidRDefault="00BA5B9B" w:rsidP="00BA5B9B">
      <w:pPr>
        <w:pStyle w:val="CTDT-Text"/>
        <w:rPr>
          <w:ins w:id="1189" w:author="Vũ Đức Thông (VinSOC-ANBM-ANBMOT)" w:date="2026-04-19T19:58:00Z"/>
        </w:rPr>
      </w:pPr>
      <w:ins w:id="1190" w:author="Vũ Đức Thông (VinSOC-ANBM-ANBMOT)" w:date="2026-04-19T19:58:00Z">
        <w:r>
          <w:t xml:space="preserve">Sensors: </w:t>
        </w:r>
        <w:proofErr w:type="spellStart"/>
        <w:r>
          <w:t>Cảm</w:t>
        </w:r>
        <w:proofErr w:type="spellEnd"/>
        <w:r>
          <w:t xml:space="preserve"> </w:t>
        </w:r>
        <w:proofErr w:type="spellStart"/>
        <w:r>
          <w:t>biến</w:t>
        </w:r>
        <w:proofErr w:type="spellEnd"/>
      </w:ins>
    </w:p>
    <w:p w14:paraId="4D7A0999" w14:textId="77777777" w:rsidR="00BA5B9B" w:rsidRDefault="00BA5B9B" w:rsidP="00BA5B9B">
      <w:pPr>
        <w:pStyle w:val="CTDT-Text"/>
        <w:rPr>
          <w:ins w:id="1191" w:author="Vũ Đức Thông (VinSOC-ANBM-ANBMOT)" w:date="2026-04-19T19:58:00Z"/>
        </w:rPr>
      </w:pPr>
      <w:ins w:id="1192" w:author="Vũ Đức Thông (VinSOC-ANBM-ANBMOT)" w:date="2026-04-19T19:58:00Z">
        <w:r>
          <w:t>Valves: Van</w:t>
        </w:r>
      </w:ins>
    </w:p>
    <w:p w14:paraId="69B642FD" w14:textId="5DCF1E07" w:rsidR="00BA5B9B" w:rsidRPr="00BA5B9B" w:rsidRDefault="00BA5B9B">
      <w:pPr>
        <w:pStyle w:val="CTDT-Text"/>
        <w:rPr>
          <w:ins w:id="1193" w:author="Vũ Đức Thông (VinSOC-ANBM-ANBMOT)" w:date="2026-04-19T19:52:00Z"/>
          <w:rPrChange w:id="1194" w:author="Vũ Đức Thông (VinSOC-ANBM-ANBMOT)" w:date="2026-04-19T19:58:00Z">
            <w:rPr>
              <w:ins w:id="1195" w:author="Vũ Đức Thông (VinSOC-ANBM-ANBMOT)" w:date="2026-04-19T19:52:00Z"/>
            </w:rPr>
          </w:rPrChange>
        </w:rPr>
        <w:pPrChange w:id="1196" w:author="Vũ Đức Thông (VinSOC-ANBM-ANBMOT)" w:date="2026-04-19T19:58:00Z">
          <w:pPr>
            <w:pStyle w:val="CTDT-Hinh"/>
          </w:pPr>
        </w:pPrChange>
      </w:pPr>
      <w:ins w:id="1197" w:author="Vũ Đức Thông (VinSOC-ANBM-ANBMOT)" w:date="2026-04-19T19:58:00Z">
        <w:r>
          <w:t xml:space="preserve">Switches: </w:t>
        </w:r>
        <w:proofErr w:type="spellStart"/>
        <w:r>
          <w:t>Công</w:t>
        </w:r>
        <w:proofErr w:type="spellEnd"/>
        <w:r>
          <w:t xml:space="preserve"> </w:t>
        </w:r>
        <w:proofErr w:type="spellStart"/>
        <w:r>
          <w:t>tắc</w:t>
        </w:r>
        <w:proofErr w:type="spellEnd"/>
        <w:r>
          <w:t xml:space="preserve"> (</w:t>
        </w:r>
        <w:proofErr w:type="spellStart"/>
        <w:r>
          <w:t>ví</w:t>
        </w:r>
        <w:proofErr w:type="spellEnd"/>
        <w:r>
          <w:t xml:space="preserve"> </w:t>
        </w:r>
        <w:proofErr w:type="spellStart"/>
        <w:r>
          <w:t>dụ</w:t>
        </w:r>
        <w:proofErr w:type="spellEnd"/>
        <w:r>
          <w:t xml:space="preserve">: </w:t>
        </w:r>
        <w:proofErr w:type="spellStart"/>
        <w:r>
          <w:t>công</w:t>
        </w:r>
        <w:proofErr w:type="spellEnd"/>
        <w:r>
          <w:t xml:space="preserve"> </w:t>
        </w:r>
        <w:proofErr w:type="spellStart"/>
        <w:r>
          <w:t>tắc</w:t>
        </w:r>
        <w:proofErr w:type="spellEnd"/>
        <w:r>
          <w:t xml:space="preserve"> </w:t>
        </w:r>
        <w:proofErr w:type="spellStart"/>
        <w:r>
          <w:t>áp</w:t>
        </w:r>
        <w:proofErr w:type="spellEnd"/>
        <w:r>
          <w:t xml:space="preserve"> </w:t>
        </w:r>
        <w:proofErr w:type="spellStart"/>
        <w:r>
          <w:t>suất</w:t>
        </w:r>
        <w:proofErr w:type="spellEnd"/>
        <w:r>
          <w:t xml:space="preserve">, </w:t>
        </w:r>
        <w:proofErr w:type="spellStart"/>
        <w:r>
          <w:t>công</w:t>
        </w:r>
        <w:proofErr w:type="spellEnd"/>
        <w:r>
          <w:t xml:space="preserve"> </w:t>
        </w:r>
        <w:proofErr w:type="spellStart"/>
        <w:r>
          <w:t>tắc</w:t>
        </w:r>
        <w:proofErr w:type="spellEnd"/>
        <w:r>
          <w:t xml:space="preserve"> </w:t>
        </w:r>
        <w:proofErr w:type="spellStart"/>
        <w:r>
          <w:t>dòng</w:t>
        </w:r>
        <w:proofErr w:type="spellEnd"/>
        <w:r>
          <w:t xml:space="preserve"> </w:t>
        </w:r>
        <w:proofErr w:type="spellStart"/>
        <w:r>
          <w:t>chảy</w:t>
        </w:r>
        <w:proofErr w:type="spellEnd"/>
        <w:r>
          <w:t>)</w:t>
        </w:r>
      </w:ins>
    </w:p>
    <w:p w14:paraId="692971A0" w14:textId="7F3FEEB3" w:rsidR="00FD1067" w:rsidRDefault="00BA5B9B" w:rsidP="00FD1067">
      <w:pPr>
        <w:pStyle w:val="CTDT-Text"/>
        <w:rPr>
          <w:ins w:id="1198" w:author="Vũ Đức Thông (VinSOC-ANBM-ANBMOT)" w:date="2026-04-19T19:53:00Z"/>
        </w:rPr>
      </w:pPr>
      <w:ins w:id="1199" w:author="Vũ Đức Thông (VinSOC-ANBM-ANBMOT)" w:date="2026-04-19T19:53:00Z">
        <w:r>
          <w:rPr>
            <w:noProof/>
          </w:rPr>
          <w:drawing>
            <wp:inline distT="0" distB="0" distL="0" distR="0" wp14:anchorId="24EA5A52" wp14:editId="31EA2952">
              <wp:extent cx="6012180" cy="5584825"/>
              <wp:effectExtent l="0" t="0" r="7620" b="0"/>
              <wp:docPr id="6" name="Picture 6" descr="RTU là gì? Tổng quan về công nghệ Remote Terminal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TU là gì? Tổng quan về công nghệ Remote Terminal Uni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2180" cy="5584825"/>
                      </a:xfrm>
                      <a:prstGeom prst="rect">
                        <a:avLst/>
                      </a:prstGeom>
                      <a:noFill/>
                      <a:ln>
                        <a:noFill/>
                      </a:ln>
                    </pic:spPr>
                  </pic:pic>
                </a:graphicData>
              </a:graphic>
            </wp:inline>
          </w:drawing>
        </w:r>
      </w:ins>
    </w:p>
    <w:p w14:paraId="52B546E8" w14:textId="7D91CD20" w:rsidR="00BA5B9B" w:rsidRDefault="00BA5B9B" w:rsidP="00BA5B9B">
      <w:pPr>
        <w:pStyle w:val="CTDT-Hinh"/>
        <w:rPr>
          <w:ins w:id="1200" w:author="Vũ Đức Thông (VinSOC-ANBM-ANBMOT)" w:date="2026-04-19T19:59:00Z"/>
        </w:rPr>
      </w:pPr>
      <w:bookmarkStart w:id="1201" w:name="_Toc227579041"/>
      <w:ins w:id="1202" w:author="Vũ Đức Thông (VinSOC-ANBM-ANBMOT)" w:date="2026-04-19T19:53:00Z">
        <w:r>
          <w:t xml:space="preserve">Field </w:t>
        </w:r>
        <w:proofErr w:type="gramStart"/>
        <w:r>
          <w:t xml:space="preserve">Controller( </w:t>
        </w:r>
        <w:proofErr w:type="spellStart"/>
        <w:r>
          <w:t>điều</w:t>
        </w:r>
        <w:proofErr w:type="spellEnd"/>
        <w:proofErr w:type="gramEnd"/>
        <w:r>
          <w:t xml:space="preserve"> </w:t>
        </w:r>
        <w:proofErr w:type="spellStart"/>
        <w:r>
          <w:t>khiển</w:t>
        </w:r>
        <w:proofErr w:type="spellEnd"/>
        <w:r>
          <w:t xml:space="preserve"> </w:t>
        </w:r>
        <w:proofErr w:type="spellStart"/>
        <w:r>
          <w:t>hiện</w:t>
        </w:r>
        <w:proofErr w:type="spellEnd"/>
        <w:r>
          <w:t xml:space="preserve"> </w:t>
        </w:r>
        <w:proofErr w:type="spellStart"/>
        <w:r>
          <w:t>trường</w:t>
        </w:r>
        <w:proofErr w:type="spellEnd"/>
        <w:r>
          <w:t>)</w:t>
        </w:r>
      </w:ins>
      <w:bookmarkEnd w:id="1201"/>
    </w:p>
    <w:p w14:paraId="5D775323" w14:textId="45BD5223" w:rsidR="00BA5B9B" w:rsidRDefault="00BA5B9B" w:rsidP="00BA5B9B">
      <w:pPr>
        <w:pStyle w:val="CTDT-Text"/>
        <w:rPr>
          <w:ins w:id="1203" w:author="Vũ Đức Thông (VinSOC-ANBM-ANBMOT)" w:date="2026-04-19T19:59:00Z"/>
        </w:rPr>
      </w:pPr>
    </w:p>
    <w:p w14:paraId="6B01FBE7" w14:textId="77777777" w:rsidR="00BA5B9B" w:rsidRDefault="00BA5B9B" w:rsidP="00BA5B9B">
      <w:pPr>
        <w:pStyle w:val="CTDT-Text"/>
        <w:rPr>
          <w:ins w:id="1204" w:author="Vũ Đức Thông (VinSOC-ANBM-ANBMOT)" w:date="2026-04-19T19:59:00Z"/>
        </w:rPr>
      </w:pPr>
      <w:ins w:id="1205" w:author="Vũ Đức Thông (VinSOC-ANBM-ANBMOT)" w:date="2026-04-19T19:59:00Z">
        <w:r>
          <w:t xml:space="preserve">PLC (Programmable Logic Controller):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logic </w:t>
        </w:r>
        <w:proofErr w:type="spellStart"/>
        <w:r>
          <w:t>khả</w:t>
        </w:r>
        <w:proofErr w:type="spellEnd"/>
        <w:r>
          <w:t xml:space="preserve"> </w:t>
        </w:r>
        <w:proofErr w:type="spellStart"/>
        <w:r>
          <w:t>trình</w:t>
        </w:r>
        <w:proofErr w:type="spellEnd"/>
      </w:ins>
    </w:p>
    <w:p w14:paraId="4629CDA5" w14:textId="77777777" w:rsidR="00BA5B9B" w:rsidRDefault="00BA5B9B" w:rsidP="00BA5B9B">
      <w:pPr>
        <w:pStyle w:val="CTDT-Text"/>
        <w:rPr>
          <w:ins w:id="1206" w:author="Vũ Đức Thông (VinSOC-ANBM-ANBMOT)" w:date="2026-04-19T19:59:00Z"/>
        </w:rPr>
      </w:pPr>
      <w:ins w:id="1207" w:author="Vũ Đức Thông (VinSOC-ANBM-ANBMOT)" w:date="2026-04-19T19:59:00Z">
        <w:r>
          <w:t xml:space="preserve">PAC (Programmable Automation Controller):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khả</w:t>
        </w:r>
        <w:proofErr w:type="spellEnd"/>
        <w:r>
          <w:t xml:space="preserve"> </w:t>
        </w:r>
        <w:proofErr w:type="spellStart"/>
        <w:r>
          <w:t>trình</w:t>
        </w:r>
        <w:proofErr w:type="spellEnd"/>
      </w:ins>
    </w:p>
    <w:p w14:paraId="4CC30F2D" w14:textId="77777777" w:rsidR="00BA5B9B" w:rsidRDefault="00BA5B9B" w:rsidP="00BA5B9B">
      <w:pPr>
        <w:pStyle w:val="CTDT-Text"/>
        <w:rPr>
          <w:ins w:id="1208" w:author="Vũ Đức Thông (VinSOC-ANBM-ANBMOT)" w:date="2026-04-19T19:59:00Z"/>
        </w:rPr>
      </w:pPr>
      <w:ins w:id="1209" w:author="Vũ Đức Thông (VinSOC-ANBM-ANBMOT)" w:date="2026-04-19T19:59:00Z">
        <w:r>
          <w:t xml:space="preserve">RTU (Remote Terminal Unit): </w:t>
        </w:r>
        <w:proofErr w:type="spellStart"/>
        <w:r>
          <w:t>Thiết</w:t>
        </w:r>
        <w:proofErr w:type="spellEnd"/>
        <w:r>
          <w:t xml:space="preserve"> </w:t>
        </w:r>
        <w:proofErr w:type="spellStart"/>
        <w:r>
          <w:t>bị</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từ</w:t>
        </w:r>
        <w:proofErr w:type="spellEnd"/>
        <w:r>
          <w:t xml:space="preserve"> </w:t>
        </w:r>
        <w:proofErr w:type="spellStart"/>
        <w:r>
          <w:t>xa</w:t>
        </w:r>
        <w:proofErr w:type="spellEnd"/>
      </w:ins>
    </w:p>
    <w:p w14:paraId="0B04DC30" w14:textId="556E7A68" w:rsidR="00BA5B9B" w:rsidRDefault="00BA5B9B" w:rsidP="00BA5B9B">
      <w:pPr>
        <w:pStyle w:val="CTDT-Text"/>
        <w:rPr>
          <w:ins w:id="1210" w:author="Vũ Đức Thông (VinSOC-ANBM-ANBMOT)" w:date="2026-04-19T19:59:00Z"/>
        </w:rPr>
      </w:pPr>
      <w:ins w:id="1211" w:author="Vũ Đức Thông (VinSOC-ANBM-ANBMOT)" w:date="2026-04-19T19:59:00Z">
        <w:r>
          <w:t xml:space="preserve">IED (Intelligent Electronic Device):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thông</w:t>
        </w:r>
        <w:proofErr w:type="spellEnd"/>
        <w:r>
          <w:t xml:space="preserve"> </w:t>
        </w:r>
        <w:proofErr w:type="spellStart"/>
        <w:r>
          <w:t>minh</w:t>
        </w:r>
        <w:proofErr w:type="spellEnd"/>
      </w:ins>
    </w:p>
    <w:p w14:paraId="0A5AC213" w14:textId="77777777" w:rsidR="00BA5B9B" w:rsidRPr="00BA5B9B" w:rsidRDefault="00BA5B9B">
      <w:pPr>
        <w:pStyle w:val="CTDT-Text"/>
        <w:rPr>
          <w:ins w:id="1212" w:author="Vũ Đức Thông (VinSOC-ANBM-ANBMOT)" w:date="2026-04-19T19:53:00Z"/>
          <w:rPrChange w:id="1213" w:author="Vũ Đức Thông (VinSOC-ANBM-ANBMOT)" w:date="2026-04-19T19:59:00Z">
            <w:rPr>
              <w:ins w:id="1214" w:author="Vũ Đức Thông (VinSOC-ANBM-ANBMOT)" w:date="2026-04-19T19:53:00Z"/>
            </w:rPr>
          </w:rPrChange>
        </w:rPr>
        <w:pPrChange w:id="1215" w:author="Vũ Đức Thông (VinSOC-ANBM-ANBMOT)" w:date="2026-04-19T19:59:00Z">
          <w:pPr>
            <w:pStyle w:val="CTDT-Hinh"/>
          </w:pPr>
        </w:pPrChange>
      </w:pPr>
    </w:p>
    <w:p w14:paraId="3806F3E4" w14:textId="46435468" w:rsidR="00BA5B9B" w:rsidRDefault="00BA5B9B" w:rsidP="00BA5B9B">
      <w:pPr>
        <w:pStyle w:val="CTDT-Text"/>
        <w:rPr>
          <w:ins w:id="1216" w:author="Vũ Đức Thông (VinSOC-ANBM-ANBMOT)" w:date="2026-04-19T19:55:00Z"/>
        </w:rPr>
      </w:pPr>
      <w:ins w:id="1217" w:author="Vũ Đức Thông (VinSOC-ANBM-ANBMOT)" w:date="2026-04-19T19:55:00Z">
        <w:r>
          <w:rPr>
            <w:noProof/>
          </w:rPr>
          <w:lastRenderedPageBreak/>
          <w:drawing>
            <wp:inline distT="0" distB="0" distL="0" distR="0" wp14:anchorId="2F681584" wp14:editId="6E2BE3CF">
              <wp:extent cx="5709920" cy="3434080"/>
              <wp:effectExtent l="0" t="0" r="5080" b="0"/>
              <wp:docPr id="7" name="Picture 7" descr="Intelligent Street Light Management – MITIO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elligent Street Light Management – MITIO Globa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9920" cy="3434080"/>
                      </a:xfrm>
                      <a:prstGeom prst="rect">
                        <a:avLst/>
                      </a:prstGeom>
                      <a:noFill/>
                      <a:ln>
                        <a:noFill/>
                      </a:ln>
                    </pic:spPr>
                  </pic:pic>
                </a:graphicData>
              </a:graphic>
            </wp:inline>
          </w:drawing>
        </w:r>
      </w:ins>
    </w:p>
    <w:p w14:paraId="2009FABE" w14:textId="38910434" w:rsidR="00BA5B9B" w:rsidRDefault="00BA5B9B" w:rsidP="00BA5B9B">
      <w:pPr>
        <w:pStyle w:val="CTDT-Hinh"/>
        <w:rPr>
          <w:ins w:id="1218" w:author="Vũ Đức Thông (VinSOC-ANBM-ANBMOT)" w:date="2026-04-19T19:56:00Z"/>
        </w:rPr>
      </w:pPr>
      <w:bookmarkStart w:id="1219" w:name="_Toc227579042"/>
      <w:proofErr w:type="gramStart"/>
      <w:ins w:id="1220" w:author="Vũ Đức Thông (VinSOC-ANBM-ANBMOT)" w:date="2026-04-19T19:55:00Z">
        <w:r>
          <w:t xml:space="preserve">HMI( </w:t>
        </w:r>
      </w:ins>
      <w:ins w:id="1221" w:author="Vũ Đức Thông (VinSOC-ANBM-ANBMOT)" w:date="2026-04-19T19:56:00Z">
        <w:r>
          <w:t>Giao</w:t>
        </w:r>
        <w:proofErr w:type="gramEnd"/>
        <w:r>
          <w:t xml:space="preserve"> </w:t>
        </w:r>
        <w:proofErr w:type="spellStart"/>
        <w:r>
          <w:t>diện</w:t>
        </w:r>
        <w:proofErr w:type="spellEnd"/>
        <w:r>
          <w:t xml:space="preserve"> </w:t>
        </w:r>
        <w:proofErr w:type="spellStart"/>
        <w:r>
          <w:t>người</w:t>
        </w:r>
        <w:proofErr w:type="spellEnd"/>
        <w:r>
          <w:t xml:space="preserve">, </w:t>
        </w:r>
        <w:proofErr w:type="spellStart"/>
        <w:r>
          <w:t>máy</w:t>
        </w:r>
        <w:proofErr w:type="spellEnd"/>
        <w:r>
          <w:t>)</w:t>
        </w:r>
        <w:bookmarkEnd w:id="1219"/>
      </w:ins>
    </w:p>
    <w:p w14:paraId="4C42B816" w14:textId="77777777" w:rsidR="00BA5B9B" w:rsidRDefault="00BA5B9B" w:rsidP="00BA5B9B">
      <w:pPr>
        <w:pStyle w:val="CTDT-Text"/>
        <w:rPr>
          <w:ins w:id="1222" w:author="Vũ Đức Thông (VinSOC-ANBM-ANBMOT)" w:date="2026-04-19T19:59:00Z"/>
        </w:rPr>
      </w:pPr>
      <w:ins w:id="1223" w:author="Vũ Đức Thông (VinSOC-ANBM-ANBMOT)" w:date="2026-04-19T19:59:00Z">
        <w:r>
          <w:t xml:space="preserve">Workstations: </w:t>
        </w:r>
        <w:proofErr w:type="spellStart"/>
        <w:r>
          <w:t>Máy</w:t>
        </w:r>
        <w:proofErr w:type="spellEnd"/>
        <w:r>
          <w:t xml:space="preserve"> </w:t>
        </w:r>
        <w:proofErr w:type="spellStart"/>
        <w:r>
          <w:t>trạm</w:t>
        </w:r>
        <w:proofErr w:type="spellEnd"/>
      </w:ins>
    </w:p>
    <w:p w14:paraId="369D143C" w14:textId="77777777" w:rsidR="00BA5B9B" w:rsidRDefault="00BA5B9B" w:rsidP="00BA5B9B">
      <w:pPr>
        <w:pStyle w:val="CTDT-Text"/>
        <w:rPr>
          <w:ins w:id="1224" w:author="Vũ Đức Thông (VinSOC-ANBM-ANBMOT)" w:date="2026-04-19T19:59:00Z"/>
        </w:rPr>
      </w:pPr>
      <w:ins w:id="1225" w:author="Vũ Đức Thông (VinSOC-ANBM-ANBMOT)" w:date="2026-04-19T19:59:00Z">
        <w:r>
          <w:t xml:space="preserve">SCADA Server: </w:t>
        </w:r>
        <w:proofErr w:type="spellStart"/>
        <w:r>
          <w:t>Máy</w:t>
        </w:r>
        <w:proofErr w:type="spellEnd"/>
        <w:r>
          <w:t xml:space="preserve"> </w:t>
        </w:r>
        <w:proofErr w:type="spellStart"/>
        <w:r>
          <w:t>chủ</w:t>
        </w:r>
        <w:proofErr w:type="spellEnd"/>
        <w:r>
          <w:t xml:space="preserve"> SCADA</w:t>
        </w:r>
      </w:ins>
    </w:p>
    <w:p w14:paraId="2E5B23BF" w14:textId="75A6C76B" w:rsidR="00BA5B9B" w:rsidRDefault="00BA5B9B" w:rsidP="00BA5B9B">
      <w:pPr>
        <w:pStyle w:val="CTDT-Text"/>
        <w:rPr>
          <w:ins w:id="1226" w:author="Vũ Đức Thông (VinSOC-ANBM-ANBMOT)" w:date="2026-04-19T19:59:00Z"/>
        </w:rPr>
      </w:pPr>
      <w:ins w:id="1227" w:author="Vũ Đức Thông (VinSOC-ANBM-ANBMOT)" w:date="2026-04-19T19:59:00Z">
        <w:r>
          <w:t xml:space="preserve">Emergency Management System: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khẩn</w:t>
        </w:r>
        <w:proofErr w:type="spellEnd"/>
        <w:r>
          <w:t xml:space="preserve"> </w:t>
        </w:r>
        <w:proofErr w:type="spellStart"/>
        <w:r>
          <w:t>cấp</w:t>
        </w:r>
        <w:proofErr w:type="spellEnd"/>
        <w:r>
          <w:t xml:space="preserve"> (</w:t>
        </w:r>
        <w:proofErr w:type="spellStart"/>
        <w:r>
          <w:t>hoặc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khẩn</w:t>
        </w:r>
        <w:proofErr w:type="spellEnd"/>
        <w:r>
          <w:t xml:space="preserve"> </w:t>
        </w:r>
        <w:proofErr w:type="spellStart"/>
        <w:r>
          <w:t>cấp</w:t>
        </w:r>
        <w:proofErr w:type="spellEnd"/>
        <w:r>
          <w:t>)</w:t>
        </w:r>
      </w:ins>
    </w:p>
    <w:p w14:paraId="1A3D4564" w14:textId="6E47E252" w:rsidR="00BA5B9B" w:rsidRDefault="00BA5B9B" w:rsidP="00BA5B9B">
      <w:pPr>
        <w:pStyle w:val="CTDT-H2"/>
        <w:rPr>
          <w:ins w:id="1228" w:author="Vũ Đức Thông (VinSOC-ANBM-ANBMOT)" w:date="2026-04-19T20:00:00Z"/>
        </w:rPr>
      </w:pPr>
      <w:bookmarkStart w:id="1229" w:name="_Toc227578997"/>
      <w:ins w:id="1230" w:author="Vũ Đức Thông (VinSOC-ANBM-ANBMOT)" w:date="2026-04-19T20:00:00Z">
        <w:r>
          <w:t>Field Device</w:t>
        </w:r>
        <w:bookmarkEnd w:id="1229"/>
      </w:ins>
    </w:p>
    <w:p w14:paraId="56C25C46" w14:textId="578F12FC" w:rsidR="00BA5B9B" w:rsidRDefault="00BA5B9B" w:rsidP="00BA5B9B">
      <w:pPr>
        <w:pStyle w:val="CTDT-Text"/>
        <w:rPr>
          <w:ins w:id="1231" w:author="Vũ Đức Thông (VinSOC-ANBM-ANBMOT)" w:date="2026-04-19T20:01:00Z"/>
        </w:rPr>
      </w:pPr>
      <w:ins w:id="1232" w:author="Vũ Đức Thông (VinSOC-ANBM-ANBMOT)" w:date="2026-04-19T20:01:00Z">
        <w:r w:rsidRPr="00BA5B9B">
          <w:rPr>
            <w:noProof/>
          </w:rPr>
          <w:lastRenderedPageBreak/>
          <w:drawing>
            <wp:inline distT="0" distB="0" distL="0" distR="0" wp14:anchorId="7BB0DEE6" wp14:editId="4B6407E1">
              <wp:extent cx="2819794" cy="45345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19794" cy="4534533"/>
                      </a:xfrm>
                      <a:prstGeom prst="rect">
                        <a:avLst/>
                      </a:prstGeom>
                    </pic:spPr>
                  </pic:pic>
                </a:graphicData>
              </a:graphic>
            </wp:inline>
          </w:drawing>
        </w:r>
      </w:ins>
    </w:p>
    <w:p w14:paraId="26D83BFE" w14:textId="52C1C8FC" w:rsidR="00BA5B9B" w:rsidRDefault="00BA5B9B" w:rsidP="00BA5B9B">
      <w:pPr>
        <w:pStyle w:val="CTDT-Hinh"/>
        <w:rPr>
          <w:ins w:id="1233" w:author="Vũ Đức Thông (VinSOC-ANBM-ANBMOT)" w:date="2026-04-19T20:01:00Z"/>
        </w:rPr>
      </w:pPr>
      <w:bookmarkStart w:id="1234" w:name="_Toc227579043"/>
      <w:proofErr w:type="spellStart"/>
      <w:ins w:id="1235" w:author="Vũ Đức Thông (VinSOC-ANBM-ANBMOT)" w:date="2026-04-19T20:01:00Z">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thiết</w:t>
        </w:r>
        <w:proofErr w:type="spellEnd"/>
        <w:r>
          <w:t xml:space="preserve"> </w:t>
        </w:r>
        <w:proofErr w:type="spellStart"/>
        <w:r>
          <w:t>bị</w:t>
        </w:r>
        <w:bookmarkEnd w:id="1234"/>
        <w:proofErr w:type="spellEnd"/>
      </w:ins>
    </w:p>
    <w:p w14:paraId="6F4857BE" w14:textId="62EB8C91" w:rsidR="00BA5B9B" w:rsidRDefault="00BA5B9B" w:rsidP="00BA5B9B">
      <w:pPr>
        <w:pStyle w:val="CTDT-Text"/>
        <w:rPr>
          <w:ins w:id="1236" w:author="Vũ Đức Thông (VinSOC-ANBM-ANBMOT)" w:date="2026-04-19T20:03:00Z"/>
        </w:rPr>
      </w:pPr>
      <w:proofErr w:type="spellStart"/>
      <w:ins w:id="1237" w:author="Vũ Đức Thông (VinSOC-ANBM-ANBMOT)" w:date="2026-04-19T20:02:00Z">
        <w:r>
          <w:t>Thiết</w:t>
        </w:r>
        <w:proofErr w:type="spellEnd"/>
        <w:r>
          <w:t xml:space="preserve"> </w:t>
        </w:r>
        <w:proofErr w:type="spellStart"/>
        <w:r>
          <w:t>bị</w:t>
        </w:r>
        <w:proofErr w:type="spellEnd"/>
        <w:r>
          <w:t xml:space="preserve"> </w:t>
        </w:r>
        <w:proofErr w:type="spellStart"/>
        <w:r>
          <w:t>nhận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là</w:t>
        </w:r>
        <w:proofErr w:type="spellEnd"/>
        <w:r>
          <w:t xml:space="preserve"> </w:t>
        </w:r>
        <w:proofErr w:type="spellStart"/>
        <w:r>
          <w:t>các</w:t>
        </w:r>
        <w:proofErr w:type="spellEnd"/>
        <w:r>
          <w:t xml:space="preserve"> </w:t>
        </w:r>
        <w:proofErr w:type="spellStart"/>
        <w:r>
          <w:t>tốc</w:t>
        </w:r>
        <w:proofErr w:type="spellEnd"/>
        <w:r>
          <w:t xml:space="preserve"> </w:t>
        </w:r>
        <w:proofErr w:type="spellStart"/>
        <w:r>
          <w:t>độ</w:t>
        </w:r>
        <w:proofErr w:type="spellEnd"/>
        <w:proofErr w:type="gramStart"/>
        <w:r>
          <w:t xml:space="preserve"> </w:t>
        </w:r>
      </w:ins>
      <w:ins w:id="1238" w:author="Vũ Đức Thông (VinSOC-ANBM-ANBMOT)" w:date="2026-04-19T20:03:00Z">
        <w:r>
          <w:t>,..</w:t>
        </w:r>
        <w:proofErr w:type="gramEnd"/>
        <w:r>
          <w:t xml:space="preserve">, </w:t>
        </w:r>
        <w:proofErr w:type="spellStart"/>
        <w:r>
          <w:t>đầu</w:t>
        </w:r>
        <w:proofErr w:type="spellEnd"/>
        <w:r>
          <w:t xml:space="preserve"> ra </w:t>
        </w:r>
        <w:proofErr w:type="spellStart"/>
        <w:r>
          <w:t>là</w:t>
        </w:r>
        <w:proofErr w:type="spellEnd"/>
        <w:r>
          <w:t xml:space="preserve"> </w:t>
        </w:r>
        <w:proofErr w:type="spellStart"/>
        <w:r>
          <w:t>lệnh</w:t>
        </w:r>
        <w:proofErr w:type="spellEnd"/>
        <w:r>
          <w:t xml:space="preserve"> </w:t>
        </w:r>
        <w:proofErr w:type="spellStart"/>
        <w:r>
          <w:t>cho</w:t>
        </w:r>
        <w:proofErr w:type="spellEnd"/>
        <w:r>
          <w:t xml:space="preserve"> </w:t>
        </w:r>
        <w:proofErr w:type="spellStart"/>
        <w:r>
          <w:t>các</w:t>
        </w:r>
        <w:proofErr w:type="spellEnd"/>
        <w:r>
          <w:t xml:space="preserve"> </w:t>
        </w:r>
        <w:proofErr w:type="spellStart"/>
        <w:r>
          <w:t>cơ</w:t>
        </w:r>
        <w:proofErr w:type="spellEnd"/>
        <w:r>
          <w:t xml:space="preserve"> </w:t>
        </w:r>
        <w:proofErr w:type="spellStart"/>
        <w:r>
          <w:t>cấu</w:t>
        </w:r>
        <w:proofErr w:type="spellEnd"/>
        <w:r>
          <w:t xml:space="preserve"> </w:t>
        </w:r>
        <w:proofErr w:type="spellStart"/>
        <w:r>
          <w:t>chấp</w:t>
        </w:r>
        <w:proofErr w:type="spellEnd"/>
        <w:r>
          <w:t xml:space="preserve"> </w:t>
        </w:r>
        <w:proofErr w:type="spellStart"/>
        <w:r>
          <w:t>hành</w:t>
        </w:r>
        <w:proofErr w:type="spellEnd"/>
        <w:r>
          <w:t xml:space="preserve"> </w:t>
        </w:r>
        <w:proofErr w:type="spellStart"/>
        <w:r>
          <w:t>như</w:t>
        </w:r>
        <w:proofErr w:type="spellEnd"/>
        <w:r>
          <w:t xml:space="preserve"> </w:t>
        </w:r>
        <w:proofErr w:type="spellStart"/>
        <w:r>
          <w:t>mở</w:t>
        </w:r>
        <w:proofErr w:type="spellEnd"/>
        <w:r>
          <w:t xml:space="preserve"> van,..</w:t>
        </w:r>
      </w:ins>
    </w:p>
    <w:p w14:paraId="017C7CCF" w14:textId="7E91D317" w:rsidR="00BA5B9B" w:rsidRDefault="00BA5B9B" w:rsidP="00BA5B9B">
      <w:pPr>
        <w:pStyle w:val="CTDT-H3"/>
        <w:rPr>
          <w:ins w:id="1239" w:author="Vũ Đức Thông (VinSOC-ANBM-ANBMOT)" w:date="2026-04-19T20:07:00Z"/>
        </w:rPr>
      </w:pPr>
      <w:bookmarkStart w:id="1240" w:name="_Toc227578998"/>
      <w:ins w:id="1241" w:author="Vũ Đức Thông (VinSOC-ANBM-ANBMOT)" w:date="2026-04-19T20:04:00Z">
        <w:r>
          <w:t>Field Device – input</w:t>
        </w:r>
      </w:ins>
      <w:bookmarkEnd w:id="1240"/>
    </w:p>
    <w:p w14:paraId="3B5C14EA" w14:textId="34636D1B" w:rsidR="00BA5B9B" w:rsidRDefault="00BA5B9B" w:rsidP="00BA5B9B">
      <w:pPr>
        <w:pStyle w:val="CTDT-Text"/>
        <w:rPr>
          <w:ins w:id="1242" w:author="Vũ Đức Thông (VinSOC-ANBM-ANBMOT)" w:date="2026-04-19T20:08:00Z"/>
        </w:rPr>
      </w:pPr>
      <w:proofErr w:type="spellStart"/>
      <w:ins w:id="1243" w:author="Vũ Đức Thông (VinSOC-ANBM-ANBMOT)" w:date="2026-04-19T20:07:00Z">
        <w:r>
          <w:t>Các</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1 </w:t>
        </w:r>
        <w:proofErr w:type="spellStart"/>
        <w:r>
          <w:t>điểm</w:t>
        </w:r>
        <w:proofErr w:type="spellEnd"/>
        <w:r>
          <w:t xml:space="preserve"> </w:t>
        </w:r>
        <w:proofErr w:type="spellStart"/>
        <w:r>
          <w:t>tới</w:t>
        </w:r>
        <w:proofErr w:type="spellEnd"/>
        <w:r>
          <w:t xml:space="preserve"> 100</w:t>
        </w:r>
      </w:ins>
      <w:ins w:id="1244" w:author="Vũ Đức Thông (VinSOC-ANBM-ANBMOT)" w:date="2026-04-19T20:08:00Z">
        <w:r>
          <w:t xml:space="preserve">.000 </w:t>
        </w:r>
        <w:proofErr w:type="spellStart"/>
        <w:proofErr w:type="gramStart"/>
        <w:r>
          <w:t>điểm</w:t>
        </w:r>
        <w:proofErr w:type="spellEnd"/>
        <w:r w:rsidR="00E2053A">
          <w:t>( device</w:t>
        </w:r>
        <w:proofErr w:type="gramEnd"/>
        <w:r w:rsidR="00E2053A">
          <w:t xml:space="preserve"> </w:t>
        </w:r>
        <w:proofErr w:type="spellStart"/>
        <w:r w:rsidR="00E2053A">
          <w:t>ấy</w:t>
        </w:r>
        <w:proofErr w:type="spellEnd"/>
        <w:r w:rsidR="00E2053A">
          <w:t>)</w:t>
        </w:r>
      </w:ins>
    </w:p>
    <w:p w14:paraId="655D84CA" w14:textId="2D069192" w:rsidR="00E2053A" w:rsidRDefault="00E2053A" w:rsidP="00BA5B9B">
      <w:pPr>
        <w:pStyle w:val="CTDT-Text"/>
        <w:rPr>
          <w:ins w:id="1245" w:author="Vũ Đức Thông (VinSOC-ANBM-ANBMOT)" w:date="2026-04-19T20:08:00Z"/>
        </w:rPr>
      </w:pPr>
      <w:proofErr w:type="spellStart"/>
      <w:ins w:id="1246" w:author="Vũ Đức Thông (VinSOC-ANBM-ANBMOT)" w:date="2026-04-19T20:08:00Z">
        <w:r>
          <w:t>Nhận</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như</w:t>
        </w:r>
        <w:proofErr w:type="spellEnd"/>
        <w:r>
          <w:t xml:space="preserve"> </w:t>
        </w:r>
        <w:proofErr w:type="spellStart"/>
        <w:r>
          <w:t>mức</w:t>
        </w:r>
        <w:proofErr w:type="spellEnd"/>
        <w:r>
          <w:t xml:space="preserve"> </w:t>
        </w:r>
        <w:proofErr w:type="spellStart"/>
        <w:r>
          <w:t>dầu</w:t>
        </w:r>
        <w:proofErr w:type="spellEnd"/>
        <w:r>
          <w:t xml:space="preserve">, </w:t>
        </w:r>
        <w:proofErr w:type="spellStart"/>
        <w:r>
          <w:t>áp</w:t>
        </w:r>
        <w:proofErr w:type="spellEnd"/>
        <w:r>
          <w:t xml:space="preserve"> </w:t>
        </w:r>
        <w:proofErr w:type="spellStart"/>
        <w:r>
          <w:t>suất</w:t>
        </w:r>
        <w:proofErr w:type="spellEnd"/>
        <w:r>
          <w:t xml:space="preserve">, </w:t>
        </w:r>
        <w:proofErr w:type="spellStart"/>
        <w:r>
          <w:t>nhiệt</w:t>
        </w:r>
        <w:proofErr w:type="spellEnd"/>
        <w:r>
          <w:t xml:space="preserve"> </w:t>
        </w:r>
        <w:proofErr w:type="spellStart"/>
        <w:proofErr w:type="gramStart"/>
        <w:r>
          <w:t>độ</w:t>
        </w:r>
        <w:proofErr w:type="spellEnd"/>
        <w:r>
          <w:t>,..</w:t>
        </w:r>
        <w:proofErr w:type="gramEnd"/>
      </w:ins>
    </w:p>
    <w:p w14:paraId="700B65A1" w14:textId="45A376C2" w:rsidR="00E2053A" w:rsidRDefault="00E2053A" w:rsidP="00BA5B9B">
      <w:pPr>
        <w:pStyle w:val="CTDT-Text"/>
        <w:rPr>
          <w:ins w:id="1247" w:author="Vũ Đức Thông (VinSOC-ANBM-ANBMOT)" w:date="2026-04-19T20:10:00Z"/>
        </w:rPr>
      </w:pPr>
      <w:proofErr w:type="spellStart"/>
      <w:ins w:id="1248" w:author="Vũ Đức Thông (VinSOC-ANBM-ANBMOT)" w:date="2026-04-19T20:08:00Z">
        <w:r>
          <w:t>Có</w:t>
        </w:r>
        <w:proofErr w:type="spellEnd"/>
        <w:r>
          <w:t xml:space="preserve"> 3 </w:t>
        </w:r>
        <w:proofErr w:type="spellStart"/>
        <w:r>
          <w:t>lại</w:t>
        </w:r>
        <w:proofErr w:type="spellEnd"/>
        <w:r>
          <w:t xml:space="preserve"> </w:t>
        </w:r>
        <w:proofErr w:type="spellStart"/>
        <w:r>
          <w:t>thông</w:t>
        </w:r>
        <w:proofErr w:type="spellEnd"/>
        <w:r>
          <w:t xml:space="preserve"> tin </w:t>
        </w:r>
        <w:proofErr w:type="spellStart"/>
        <w:r>
          <w:t>nhận</w:t>
        </w:r>
        <w:proofErr w:type="spellEnd"/>
        <w:r>
          <w:t xml:space="preserve"> </w:t>
        </w:r>
        <w:proofErr w:type="spellStart"/>
        <w:r>
          <w:t>từ</w:t>
        </w:r>
        <w:proofErr w:type="spellEnd"/>
        <w:r>
          <w:t xml:space="preserve"> </w:t>
        </w:r>
        <w:proofErr w:type="spellStart"/>
        <w:r>
          <w:t>đầu</w:t>
        </w:r>
        <w:proofErr w:type="spellEnd"/>
        <w:r>
          <w:t xml:space="preserve"> </w:t>
        </w:r>
        <w:proofErr w:type="spellStart"/>
        <w:proofErr w:type="gramStart"/>
        <w:r>
          <w:t>vào</w:t>
        </w:r>
        <w:proofErr w:type="spellEnd"/>
        <w:r>
          <w:t xml:space="preserve"> ,</w:t>
        </w:r>
        <w:proofErr w:type="gramEnd"/>
        <w:r>
          <w:t xml:space="preserve"> 2 </w:t>
        </w:r>
        <w:proofErr w:type="spellStart"/>
        <w:r>
          <w:t>loại</w:t>
        </w:r>
        <w:proofErr w:type="spellEnd"/>
        <w:r>
          <w:t xml:space="preserve"> </w:t>
        </w:r>
        <w:proofErr w:type="spellStart"/>
        <w:r>
          <w:t>đầu</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cho</w:t>
        </w:r>
        <w:proofErr w:type="spellEnd"/>
        <w:r>
          <w:t xml:space="preserve"> </w:t>
        </w:r>
      </w:ins>
      <w:proofErr w:type="spellStart"/>
      <w:ins w:id="1249" w:author="Vũ Đức Thông (VinSOC-ANBM-ANBMOT)" w:date="2026-04-19T20:09:00Z">
        <w:r>
          <w:t>chuyển</w:t>
        </w:r>
        <w:proofErr w:type="spellEnd"/>
        <w:r>
          <w:t xml:space="preserve"> sang </w:t>
        </w:r>
        <w:proofErr w:type="spellStart"/>
        <w:r>
          <w:t>tiến</w:t>
        </w:r>
        <w:proofErr w:type="spellEnd"/>
        <w:r>
          <w:t xml:space="preserve"> </w:t>
        </w:r>
        <w:proofErr w:type="spellStart"/>
        <w:r>
          <w:t>hiệu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số</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w:t>
        </w:r>
      </w:ins>
      <w:ins w:id="1250" w:author="Vũ Đức Thông (VinSOC-ANBM-ANBMOT)" w:date="2026-04-19T20:10:00Z">
        <w:r>
          <w:t>ị</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lưu</w:t>
        </w:r>
        <w:proofErr w:type="spellEnd"/>
        <w:r>
          <w:t xml:space="preserve"> </w:t>
        </w:r>
        <w:proofErr w:type="spellStart"/>
        <w:r>
          <w:t>trữ</w:t>
        </w:r>
        <w:proofErr w:type="spellEnd"/>
      </w:ins>
    </w:p>
    <w:p w14:paraId="2B0FD6FB" w14:textId="77777777" w:rsidR="00E2053A" w:rsidRDefault="00E2053A">
      <w:pPr>
        <w:pStyle w:val="CTDT-Text"/>
        <w:rPr>
          <w:ins w:id="1251" w:author="Vũ Đức Thông (VinSOC-ANBM-ANBMOT)" w:date="2026-04-19T20:04:00Z"/>
        </w:rPr>
        <w:pPrChange w:id="1252" w:author="Vũ Đức Thông (VinSOC-ANBM-ANBMOT)" w:date="2026-04-19T20:07:00Z">
          <w:pPr>
            <w:pStyle w:val="CTDT-H3"/>
          </w:pPr>
        </w:pPrChange>
      </w:pPr>
    </w:p>
    <w:p w14:paraId="42A285BC" w14:textId="2E528CF1" w:rsidR="00BA5B9B" w:rsidRPr="00E2053A" w:rsidRDefault="00BA5B9B" w:rsidP="00BA5B9B">
      <w:pPr>
        <w:pStyle w:val="CTDT-Text"/>
        <w:rPr>
          <w:ins w:id="1253" w:author="Vũ Đức Thông (VinSOC-ANBM-ANBMOT)" w:date="2026-04-19T20:05:00Z"/>
          <w:rPrChange w:id="1254" w:author="Vũ Đức Thông (VinSOC-ANBM-ANBMOT)" w:date="2026-04-19T20:11:00Z">
            <w:rPr>
              <w:ins w:id="1255" w:author="Vũ Đức Thông (VinSOC-ANBM-ANBMOT)" w:date="2026-04-19T20:05:00Z"/>
              <w:b/>
              <w:bCs/>
            </w:rPr>
          </w:rPrChange>
        </w:rPr>
      </w:pPr>
      <w:proofErr w:type="gramStart"/>
      <w:ins w:id="1256" w:author="Vũ Đức Thông (VinSOC-ANBM-ANBMOT)" w:date="2026-04-19T20:05:00Z">
        <w:r>
          <w:rPr>
            <w:b/>
            <w:bCs/>
          </w:rPr>
          <w:t>Discrete :</w:t>
        </w:r>
        <w:proofErr w:type="gramEnd"/>
        <w:r>
          <w:rPr>
            <w:b/>
            <w:bCs/>
          </w:rPr>
          <w:t xml:space="preserve">  </w:t>
        </w:r>
      </w:ins>
      <w:proofErr w:type="spellStart"/>
      <w:ins w:id="1257" w:author="Vũ Đức Thông (VinSOC-ANBM-ANBMOT)" w:date="2026-04-19T20:11:00Z">
        <w:r w:rsidR="00E2053A" w:rsidRPr="00E2053A">
          <w:rPr>
            <w:rPrChange w:id="1258" w:author="Vũ Đức Thông (VinSOC-ANBM-ANBMOT)" w:date="2026-04-19T20:11:00Z">
              <w:rPr>
                <w:b/>
                <w:bCs/>
              </w:rPr>
            </w:rPrChange>
          </w:rPr>
          <w:t>dữ</w:t>
        </w:r>
        <w:proofErr w:type="spellEnd"/>
        <w:r w:rsidR="00E2053A" w:rsidRPr="00E2053A">
          <w:rPr>
            <w:rPrChange w:id="1259" w:author="Vũ Đức Thông (VinSOC-ANBM-ANBMOT)" w:date="2026-04-19T20:11:00Z">
              <w:rPr>
                <w:b/>
                <w:bCs/>
              </w:rPr>
            </w:rPrChange>
          </w:rPr>
          <w:t xml:space="preserve"> </w:t>
        </w:r>
        <w:proofErr w:type="spellStart"/>
        <w:r w:rsidR="00E2053A" w:rsidRPr="00E2053A">
          <w:rPr>
            <w:rPrChange w:id="1260" w:author="Vũ Đức Thông (VinSOC-ANBM-ANBMOT)" w:date="2026-04-19T20:11:00Z">
              <w:rPr>
                <w:b/>
                <w:bCs/>
              </w:rPr>
            </w:rPrChange>
          </w:rPr>
          <w:t>liệu</w:t>
        </w:r>
        <w:proofErr w:type="spellEnd"/>
        <w:r w:rsidR="00E2053A" w:rsidRPr="00E2053A">
          <w:rPr>
            <w:rPrChange w:id="1261" w:author="Vũ Đức Thông (VinSOC-ANBM-ANBMOT)" w:date="2026-04-19T20:11:00Z">
              <w:rPr>
                <w:b/>
                <w:bCs/>
              </w:rPr>
            </w:rPrChange>
          </w:rPr>
          <w:t xml:space="preserve"> </w:t>
        </w:r>
        <w:proofErr w:type="spellStart"/>
        <w:r w:rsidR="00E2053A" w:rsidRPr="00E2053A">
          <w:rPr>
            <w:rPrChange w:id="1262" w:author="Vũ Đức Thông (VinSOC-ANBM-ANBMOT)" w:date="2026-04-19T20:11:00Z">
              <w:rPr>
                <w:b/>
                <w:bCs/>
              </w:rPr>
            </w:rPrChange>
          </w:rPr>
          <w:t>rời</w:t>
        </w:r>
        <w:proofErr w:type="spellEnd"/>
        <w:r w:rsidR="00E2053A" w:rsidRPr="00E2053A">
          <w:rPr>
            <w:rPrChange w:id="1263" w:author="Vũ Đức Thông (VinSOC-ANBM-ANBMOT)" w:date="2026-04-19T20:11:00Z">
              <w:rPr>
                <w:b/>
                <w:bCs/>
              </w:rPr>
            </w:rPrChange>
          </w:rPr>
          <w:t xml:space="preserve"> </w:t>
        </w:r>
        <w:proofErr w:type="spellStart"/>
        <w:r w:rsidR="00E2053A" w:rsidRPr="00E2053A">
          <w:rPr>
            <w:rPrChange w:id="1264" w:author="Vũ Đức Thông (VinSOC-ANBM-ANBMOT)" w:date="2026-04-19T20:11:00Z">
              <w:rPr>
                <w:b/>
                <w:bCs/>
              </w:rPr>
            </w:rPrChange>
          </w:rPr>
          <w:t>rạc</w:t>
        </w:r>
        <w:proofErr w:type="spellEnd"/>
        <w:r w:rsidR="00E2053A" w:rsidRPr="00E2053A">
          <w:rPr>
            <w:rPrChange w:id="1265" w:author="Vũ Đức Thông (VinSOC-ANBM-ANBMOT)" w:date="2026-04-19T20:11:00Z">
              <w:rPr>
                <w:b/>
                <w:bCs/>
              </w:rPr>
            </w:rPrChange>
          </w:rPr>
          <w:t xml:space="preserve"> ( 0 / 1) </w:t>
        </w:r>
        <w:proofErr w:type="spellStart"/>
        <w:r w:rsidR="00E2053A" w:rsidRPr="00E2053A">
          <w:rPr>
            <w:rPrChange w:id="1266" w:author="Vũ Đức Thông (VinSOC-ANBM-ANBMOT)" w:date="2026-04-19T20:11:00Z">
              <w:rPr>
                <w:b/>
                <w:bCs/>
              </w:rPr>
            </w:rPrChange>
          </w:rPr>
          <w:t>như</w:t>
        </w:r>
        <w:proofErr w:type="spellEnd"/>
        <w:r w:rsidR="00E2053A" w:rsidRPr="00E2053A">
          <w:rPr>
            <w:rPrChange w:id="1267" w:author="Vũ Đức Thông (VinSOC-ANBM-ANBMOT)" w:date="2026-04-19T20:11:00Z">
              <w:rPr>
                <w:b/>
                <w:bCs/>
              </w:rPr>
            </w:rPrChange>
          </w:rPr>
          <w:t xml:space="preserve"> </w:t>
        </w:r>
        <w:proofErr w:type="spellStart"/>
        <w:r w:rsidR="00E2053A" w:rsidRPr="00E2053A">
          <w:rPr>
            <w:rPrChange w:id="1268" w:author="Vũ Đức Thông (VinSOC-ANBM-ANBMOT)" w:date="2026-04-19T20:11:00Z">
              <w:rPr>
                <w:b/>
                <w:bCs/>
              </w:rPr>
            </w:rPrChange>
          </w:rPr>
          <w:t>cửa</w:t>
        </w:r>
        <w:proofErr w:type="spellEnd"/>
        <w:r w:rsidR="00E2053A" w:rsidRPr="00E2053A">
          <w:rPr>
            <w:rPrChange w:id="1269" w:author="Vũ Đức Thông (VinSOC-ANBM-ANBMOT)" w:date="2026-04-19T20:11:00Z">
              <w:rPr>
                <w:b/>
                <w:bCs/>
              </w:rPr>
            </w:rPrChange>
          </w:rPr>
          <w:t xml:space="preserve"> </w:t>
        </w:r>
        <w:proofErr w:type="spellStart"/>
        <w:r w:rsidR="00E2053A" w:rsidRPr="00E2053A">
          <w:rPr>
            <w:rPrChange w:id="1270" w:author="Vũ Đức Thông (VinSOC-ANBM-ANBMOT)" w:date="2026-04-19T20:11:00Z">
              <w:rPr>
                <w:b/>
                <w:bCs/>
              </w:rPr>
            </w:rPrChange>
          </w:rPr>
          <w:t>đã</w:t>
        </w:r>
        <w:proofErr w:type="spellEnd"/>
        <w:r w:rsidR="00E2053A" w:rsidRPr="00E2053A">
          <w:rPr>
            <w:rPrChange w:id="1271" w:author="Vũ Đức Thông (VinSOC-ANBM-ANBMOT)" w:date="2026-04-19T20:11:00Z">
              <w:rPr>
                <w:b/>
                <w:bCs/>
              </w:rPr>
            </w:rPrChange>
          </w:rPr>
          <w:t xml:space="preserve"> </w:t>
        </w:r>
        <w:proofErr w:type="spellStart"/>
        <w:r w:rsidR="00E2053A" w:rsidRPr="00E2053A">
          <w:rPr>
            <w:rPrChange w:id="1272" w:author="Vũ Đức Thông (VinSOC-ANBM-ANBMOT)" w:date="2026-04-19T20:11:00Z">
              <w:rPr>
                <w:b/>
                <w:bCs/>
              </w:rPr>
            </w:rPrChange>
          </w:rPr>
          <w:t>đóng</w:t>
        </w:r>
        <w:proofErr w:type="spellEnd"/>
        <w:r w:rsidR="00E2053A" w:rsidRPr="00E2053A">
          <w:rPr>
            <w:rPrChange w:id="1273" w:author="Vũ Đức Thông (VinSOC-ANBM-ANBMOT)" w:date="2026-04-19T20:11:00Z">
              <w:rPr>
                <w:b/>
                <w:bCs/>
              </w:rPr>
            </w:rPrChange>
          </w:rPr>
          <w:t xml:space="preserve">, </w:t>
        </w:r>
        <w:proofErr w:type="spellStart"/>
        <w:r w:rsidR="00E2053A" w:rsidRPr="00E2053A">
          <w:rPr>
            <w:rPrChange w:id="1274" w:author="Vũ Đức Thông (VinSOC-ANBM-ANBMOT)" w:date="2026-04-19T20:11:00Z">
              <w:rPr>
                <w:b/>
                <w:bCs/>
              </w:rPr>
            </w:rPrChange>
          </w:rPr>
          <w:t>nước</w:t>
        </w:r>
        <w:proofErr w:type="spellEnd"/>
        <w:r w:rsidR="00E2053A" w:rsidRPr="00E2053A">
          <w:rPr>
            <w:rPrChange w:id="1275" w:author="Vũ Đức Thông (VinSOC-ANBM-ANBMOT)" w:date="2026-04-19T20:11:00Z">
              <w:rPr>
                <w:b/>
                <w:bCs/>
              </w:rPr>
            </w:rPrChange>
          </w:rPr>
          <w:t xml:space="preserve"> </w:t>
        </w:r>
        <w:proofErr w:type="spellStart"/>
        <w:r w:rsidR="00E2053A" w:rsidRPr="00E2053A">
          <w:rPr>
            <w:rPrChange w:id="1276" w:author="Vũ Đức Thông (VinSOC-ANBM-ANBMOT)" w:date="2026-04-19T20:11:00Z">
              <w:rPr>
                <w:b/>
                <w:bCs/>
              </w:rPr>
            </w:rPrChange>
          </w:rPr>
          <w:t>đã</w:t>
        </w:r>
        <w:proofErr w:type="spellEnd"/>
        <w:r w:rsidR="00E2053A" w:rsidRPr="00E2053A">
          <w:rPr>
            <w:rPrChange w:id="1277" w:author="Vũ Đức Thông (VinSOC-ANBM-ANBMOT)" w:date="2026-04-19T20:11:00Z">
              <w:rPr>
                <w:b/>
                <w:bCs/>
              </w:rPr>
            </w:rPrChange>
          </w:rPr>
          <w:t xml:space="preserve"> </w:t>
        </w:r>
        <w:proofErr w:type="spellStart"/>
        <w:r w:rsidR="00E2053A" w:rsidRPr="00E2053A">
          <w:rPr>
            <w:rPrChange w:id="1278" w:author="Vũ Đức Thông (VinSOC-ANBM-ANBMOT)" w:date="2026-04-19T20:11:00Z">
              <w:rPr>
                <w:b/>
                <w:bCs/>
              </w:rPr>
            </w:rPrChange>
          </w:rPr>
          <w:t>đầy</w:t>
        </w:r>
      </w:ins>
      <w:proofErr w:type="spellEnd"/>
    </w:p>
    <w:p w14:paraId="5CAE7F63" w14:textId="2D59DDF8" w:rsidR="00BA5B9B" w:rsidRDefault="00BA5B9B" w:rsidP="00BA5B9B">
      <w:pPr>
        <w:pStyle w:val="CTDT-Text"/>
        <w:rPr>
          <w:ins w:id="1279" w:author="Vũ Đức Thông (VinSOC-ANBM-ANBMOT)" w:date="2026-04-19T20:05:00Z"/>
          <w:b/>
          <w:bCs/>
        </w:rPr>
      </w:pPr>
    </w:p>
    <w:p w14:paraId="6BA5473C" w14:textId="764FBA83" w:rsidR="00BA5B9B" w:rsidRDefault="00BA5B9B" w:rsidP="00BA5B9B">
      <w:pPr>
        <w:pStyle w:val="CTDT-Text"/>
        <w:rPr>
          <w:ins w:id="1280" w:author="Vũ Đức Thông (VinSOC-ANBM-ANBMOT)" w:date="2026-04-19T20:15:00Z"/>
        </w:rPr>
      </w:pPr>
      <w:ins w:id="1281" w:author="Vũ Đức Thông (VinSOC-ANBM-ANBMOT)" w:date="2026-04-19T20:05:00Z">
        <w:r>
          <w:rPr>
            <w:b/>
            <w:bCs/>
          </w:rPr>
          <w:t>Analog:</w:t>
        </w:r>
      </w:ins>
      <w:ins w:id="1282" w:author="Vũ Đức Thông (VinSOC-ANBM-ANBMOT)" w:date="2026-04-19T20:15:00Z">
        <w:r w:rsidR="00E2053A">
          <w:rPr>
            <w:b/>
            <w:bCs/>
          </w:rPr>
          <w:t xml:space="preserve"> </w:t>
        </w:r>
        <w:r w:rsidR="00E2053A">
          <w:t xml:space="preserve">1 </w:t>
        </w:r>
        <w:proofErr w:type="spellStart"/>
        <w:r w:rsidR="00E2053A">
          <w:t>khoảng</w:t>
        </w:r>
        <w:proofErr w:type="spellEnd"/>
        <w:r w:rsidR="00E2053A">
          <w:t xml:space="preserve"> </w:t>
        </w:r>
        <w:proofErr w:type="spellStart"/>
        <w:r w:rsidR="00E2053A">
          <w:t>liên</w:t>
        </w:r>
        <w:proofErr w:type="spellEnd"/>
        <w:r w:rsidR="00E2053A">
          <w:t xml:space="preserve"> </w:t>
        </w:r>
        <w:proofErr w:type="spellStart"/>
        <w:r w:rsidR="00E2053A">
          <w:t>tục</w:t>
        </w:r>
        <w:proofErr w:type="spellEnd"/>
        <w:r w:rsidR="00E2053A">
          <w:t xml:space="preserve">, </w:t>
        </w:r>
        <w:proofErr w:type="spellStart"/>
        <w:r w:rsidR="00E2053A">
          <w:t>ví</w:t>
        </w:r>
        <w:proofErr w:type="spellEnd"/>
        <w:r w:rsidR="00E2053A">
          <w:t xml:space="preserve"> </w:t>
        </w:r>
        <w:proofErr w:type="spellStart"/>
        <w:r w:rsidR="00E2053A">
          <w:t>dụ</w:t>
        </w:r>
        <w:proofErr w:type="spellEnd"/>
        <w:r w:rsidR="00E2053A">
          <w:t xml:space="preserve"> 1.11, </w:t>
        </w:r>
        <w:proofErr w:type="spellStart"/>
        <w:r w:rsidR="00E2053A">
          <w:t>đến</w:t>
        </w:r>
        <w:proofErr w:type="spellEnd"/>
        <w:r w:rsidR="00E2053A">
          <w:t xml:space="preserve"> </w:t>
        </w:r>
        <w:proofErr w:type="gramStart"/>
        <w:r w:rsidR="00E2053A">
          <w:t>100 ,</w:t>
        </w:r>
        <w:proofErr w:type="gramEnd"/>
        <w:r w:rsidR="00E2053A">
          <w:t xml:space="preserve"> </w:t>
        </w:r>
        <w:proofErr w:type="spellStart"/>
        <w:r w:rsidR="00E2053A">
          <w:t>nó</w:t>
        </w:r>
        <w:proofErr w:type="spellEnd"/>
        <w:r w:rsidR="00E2053A">
          <w:t xml:space="preserve"> </w:t>
        </w:r>
        <w:proofErr w:type="spellStart"/>
        <w:r w:rsidR="00E2053A">
          <w:t>là</w:t>
        </w:r>
        <w:proofErr w:type="spellEnd"/>
        <w:r w:rsidR="00E2053A">
          <w:t xml:space="preserve"> </w:t>
        </w:r>
        <w:proofErr w:type="spellStart"/>
        <w:r w:rsidR="00E2053A">
          <w:t>dự</w:t>
        </w:r>
        <w:proofErr w:type="spellEnd"/>
        <w:r w:rsidR="00E2053A">
          <w:t xml:space="preserve"> </w:t>
        </w:r>
        <w:proofErr w:type="spellStart"/>
        <w:r w:rsidR="00E2053A">
          <w:t>liệu</w:t>
        </w:r>
        <w:proofErr w:type="spellEnd"/>
        <w:r w:rsidR="00E2053A">
          <w:t xml:space="preserve"> </w:t>
        </w:r>
        <w:proofErr w:type="spellStart"/>
        <w:r w:rsidR="00E2053A">
          <w:t>hình</w:t>
        </w:r>
        <w:proofErr w:type="spellEnd"/>
        <w:r w:rsidR="00E2053A">
          <w:t xml:space="preserve"> sin, </w:t>
        </w:r>
        <w:proofErr w:type="spellStart"/>
        <w:r w:rsidR="00E2053A">
          <w:t>có</w:t>
        </w:r>
        <w:proofErr w:type="spellEnd"/>
        <w:r w:rsidR="00E2053A">
          <w:t xml:space="preserve"> </w:t>
        </w:r>
        <w:proofErr w:type="spellStart"/>
        <w:r w:rsidR="00E2053A">
          <w:t>các</w:t>
        </w:r>
        <w:proofErr w:type="spellEnd"/>
        <w:r w:rsidR="00E2053A">
          <w:t xml:space="preserve"> </w:t>
        </w:r>
        <w:proofErr w:type="spellStart"/>
        <w:r w:rsidR="00E2053A">
          <w:t>khoảng</w:t>
        </w:r>
        <w:proofErr w:type="spellEnd"/>
        <w:r w:rsidR="00E2053A">
          <w:t xml:space="preserve"> </w:t>
        </w:r>
        <w:proofErr w:type="spellStart"/>
        <w:r w:rsidR="00E2053A">
          <w:t>giữa</w:t>
        </w:r>
        <w:proofErr w:type="spellEnd"/>
      </w:ins>
    </w:p>
    <w:p w14:paraId="29AF4C96" w14:textId="4519E7A4" w:rsidR="00BA5B9B" w:rsidRDefault="00BA5B9B" w:rsidP="00BA5B9B">
      <w:pPr>
        <w:pStyle w:val="CTDT-Text"/>
        <w:rPr>
          <w:ins w:id="1283" w:author="Vũ Đức Thông (VinSOC-ANBM-ANBMOT)" w:date="2026-04-19T20:05:00Z"/>
          <w:b/>
          <w:bCs/>
        </w:rPr>
      </w:pPr>
    </w:p>
    <w:p w14:paraId="0DD84D8E" w14:textId="62AFB3CE" w:rsidR="00BA5B9B" w:rsidRPr="00E2053A" w:rsidRDefault="00BA5B9B" w:rsidP="00BA5B9B">
      <w:pPr>
        <w:pStyle w:val="CTDT-Text"/>
        <w:rPr>
          <w:ins w:id="1284" w:author="Vũ Đức Thông (VinSOC-ANBM-ANBMOT)" w:date="2026-04-19T20:06:00Z"/>
          <w:rPrChange w:id="1285" w:author="Vũ Đức Thông (VinSOC-ANBM-ANBMOT)" w:date="2026-04-19T20:15:00Z">
            <w:rPr>
              <w:ins w:id="1286" w:author="Vũ Đức Thông (VinSOC-ANBM-ANBMOT)" w:date="2026-04-19T20:06:00Z"/>
              <w:b/>
              <w:bCs/>
            </w:rPr>
          </w:rPrChange>
        </w:rPr>
      </w:pPr>
      <w:ins w:id="1287" w:author="Vũ Đức Thông (VinSOC-ANBM-ANBMOT)" w:date="2026-04-19T20:05:00Z">
        <w:r>
          <w:rPr>
            <w:b/>
            <w:bCs/>
          </w:rPr>
          <w:t>Digital</w:t>
        </w:r>
      </w:ins>
      <w:ins w:id="1288" w:author="Vũ Đức Thông (VinSOC-ANBM-ANBMOT)" w:date="2026-04-19T20:06:00Z">
        <w:r>
          <w:rPr>
            <w:b/>
            <w:bCs/>
          </w:rPr>
          <w:t>:</w:t>
        </w:r>
      </w:ins>
      <w:ins w:id="1289" w:author="Vũ Đức Thông (VinSOC-ANBM-ANBMOT)" w:date="2026-04-19T20:15:00Z">
        <w:r w:rsidR="00E2053A">
          <w:rPr>
            <w:b/>
            <w:bCs/>
          </w:rPr>
          <w:t xml:space="preserve"> </w:t>
        </w:r>
        <w:proofErr w:type="spellStart"/>
        <w:r w:rsidR="00E2053A">
          <w:t>t</w:t>
        </w:r>
      </w:ins>
      <w:ins w:id="1290" w:author="Vũ Đức Thông (VinSOC-ANBM-ANBMOT)" w:date="2026-04-19T20:16:00Z">
        <w:r w:rsidR="00E2053A">
          <w:t>ín</w:t>
        </w:r>
        <w:proofErr w:type="spellEnd"/>
        <w:r w:rsidR="00E2053A">
          <w:t xml:space="preserve"> </w:t>
        </w:r>
        <w:proofErr w:type="spellStart"/>
        <w:r w:rsidR="00E2053A">
          <w:t>hiệu</w:t>
        </w:r>
        <w:proofErr w:type="spellEnd"/>
        <w:r w:rsidR="00E2053A">
          <w:t xml:space="preserve"> </w:t>
        </w:r>
        <w:proofErr w:type="spellStart"/>
        <w:r w:rsidR="00E2053A">
          <w:t>kỹ</w:t>
        </w:r>
        <w:proofErr w:type="spellEnd"/>
        <w:r w:rsidR="00E2053A">
          <w:t xml:space="preserve"> </w:t>
        </w:r>
        <w:proofErr w:type="spellStart"/>
        <w:r w:rsidR="00E2053A">
          <w:t>thuật</w:t>
        </w:r>
        <w:proofErr w:type="spellEnd"/>
        <w:r w:rsidR="00E2053A">
          <w:t xml:space="preserve"> </w:t>
        </w:r>
        <w:proofErr w:type="spellStart"/>
        <w:r w:rsidR="00E2053A">
          <w:t>số</w:t>
        </w:r>
        <w:proofErr w:type="spellEnd"/>
        <w:r w:rsidR="00E2053A">
          <w:t xml:space="preserve">, </w:t>
        </w:r>
        <w:proofErr w:type="spellStart"/>
        <w:r w:rsidR="00E2053A">
          <w:t>là</w:t>
        </w:r>
        <w:proofErr w:type="spellEnd"/>
        <w:r w:rsidR="00E2053A">
          <w:t xml:space="preserve"> </w:t>
        </w:r>
        <w:proofErr w:type="spellStart"/>
        <w:r w:rsidR="00E2053A">
          <w:t>các</w:t>
        </w:r>
        <w:proofErr w:type="spellEnd"/>
        <w:r w:rsidR="00E2053A">
          <w:t xml:space="preserve"> </w:t>
        </w:r>
        <w:proofErr w:type="spellStart"/>
        <w:r w:rsidR="00E2053A">
          <w:t>bậc</w:t>
        </w:r>
        <w:proofErr w:type="spellEnd"/>
        <w:r w:rsidR="00E2053A">
          <w:t xml:space="preserve"> thang, </w:t>
        </w:r>
        <w:proofErr w:type="spellStart"/>
        <w:r w:rsidR="00E2053A">
          <w:t>chỉ</w:t>
        </w:r>
        <w:proofErr w:type="spellEnd"/>
        <w:r w:rsidR="00E2053A">
          <w:t xml:space="preserve"> </w:t>
        </w:r>
        <w:proofErr w:type="spellStart"/>
        <w:r w:rsidR="00E2053A">
          <w:t>có</w:t>
        </w:r>
        <w:proofErr w:type="spellEnd"/>
        <w:r w:rsidR="00E2053A">
          <w:t xml:space="preserve"> 10:01, 10:</w:t>
        </w:r>
        <w:proofErr w:type="gramStart"/>
        <w:r w:rsidR="00E2053A">
          <w:t xml:space="preserve">02( </w:t>
        </w:r>
        <w:proofErr w:type="spellStart"/>
        <w:r w:rsidR="00E2053A">
          <w:t>hiển</w:t>
        </w:r>
        <w:proofErr w:type="spellEnd"/>
        <w:proofErr w:type="gramEnd"/>
        <w:r w:rsidR="00E2053A">
          <w:t xml:space="preserve"> </w:t>
        </w:r>
        <w:proofErr w:type="spellStart"/>
        <w:r w:rsidR="00E2053A">
          <w:t>thị</w:t>
        </w:r>
        <w:proofErr w:type="spellEnd"/>
        <w:r w:rsidR="00E2053A">
          <w:t xml:space="preserve"> </w:t>
        </w:r>
        <w:proofErr w:type="spellStart"/>
        <w:r w:rsidR="00E2053A">
          <w:t>trên</w:t>
        </w:r>
        <w:proofErr w:type="spellEnd"/>
        <w:r w:rsidR="00E2053A">
          <w:t xml:space="preserve"> </w:t>
        </w:r>
        <w:proofErr w:type="spellStart"/>
        <w:r w:rsidR="00E2053A">
          <w:t>đồng</w:t>
        </w:r>
        <w:proofErr w:type="spellEnd"/>
        <w:r w:rsidR="00E2053A">
          <w:t xml:space="preserve"> </w:t>
        </w:r>
        <w:proofErr w:type="spellStart"/>
        <w:r w:rsidR="00E2053A">
          <w:t>hồ</w:t>
        </w:r>
        <w:proofErr w:type="spellEnd"/>
        <w:r w:rsidR="00E2053A">
          <w:t xml:space="preserve"> </w:t>
        </w:r>
        <w:proofErr w:type="spellStart"/>
        <w:r w:rsidR="00E2053A">
          <w:t>kỹ</w:t>
        </w:r>
        <w:proofErr w:type="spellEnd"/>
        <w:r w:rsidR="00E2053A">
          <w:t xml:space="preserve"> </w:t>
        </w:r>
        <w:proofErr w:type="spellStart"/>
        <w:r w:rsidR="00E2053A">
          <w:t>thuật</w:t>
        </w:r>
        <w:proofErr w:type="spellEnd"/>
        <w:r w:rsidR="00E2053A">
          <w:t xml:space="preserve"> </w:t>
        </w:r>
        <w:proofErr w:type="spellStart"/>
        <w:r w:rsidR="00E2053A">
          <w:t>số</w:t>
        </w:r>
        <w:proofErr w:type="spellEnd"/>
        <w:r w:rsidR="00E2053A">
          <w:t xml:space="preserve">) , </w:t>
        </w:r>
        <w:proofErr w:type="spellStart"/>
        <w:r w:rsidR="00E2053A">
          <w:t>không</w:t>
        </w:r>
        <w:proofErr w:type="spellEnd"/>
        <w:r w:rsidR="00E2053A">
          <w:t xml:space="preserve"> </w:t>
        </w:r>
        <w:proofErr w:type="spellStart"/>
        <w:r w:rsidR="00E2053A">
          <w:t>có</w:t>
        </w:r>
        <w:proofErr w:type="spellEnd"/>
        <w:r w:rsidR="00E2053A">
          <w:t xml:space="preserve"> </w:t>
        </w:r>
        <w:proofErr w:type="spellStart"/>
        <w:r w:rsidR="00E2053A">
          <w:t>các</w:t>
        </w:r>
        <w:proofErr w:type="spellEnd"/>
        <w:r w:rsidR="00E2053A">
          <w:t xml:space="preserve"> </w:t>
        </w:r>
        <w:proofErr w:type="spellStart"/>
        <w:r w:rsidR="00E2053A">
          <w:t>khoảng</w:t>
        </w:r>
        <w:proofErr w:type="spellEnd"/>
        <w:r w:rsidR="00E2053A">
          <w:t xml:space="preserve"> </w:t>
        </w:r>
        <w:proofErr w:type="spellStart"/>
        <w:r w:rsidR="00E2053A">
          <w:t>nhỏ</w:t>
        </w:r>
      </w:ins>
      <w:proofErr w:type="spellEnd"/>
    </w:p>
    <w:p w14:paraId="2343E416" w14:textId="051E7344" w:rsidR="00BA5B9B" w:rsidRDefault="000023AA" w:rsidP="000023AA">
      <w:pPr>
        <w:pStyle w:val="CTDT-H3"/>
        <w:rPr>
          <w:ins w:id="1291" w:author="Vũ Đức Thông (VinSOC-ANBM-ANBMOT)" w:date="2026-04-19T20:18:00Z"/>
        </w:rPr>
      </w:pPr>
      <w:bookmarkStart w:id="1292" w:name="_Toc227578999"/>
      <w:ins w:id="1293" w:author="Vũ Đức Thông (VinSOC-ANBM-ANBMOT)" w:date="2026-04-19T20:18:00Z">
        <w:r>
          <w:lastRenderedPageBreak/>
          <w:t>Field Output</w:t>
        </w:r>
        <w:bookmarkEnd w:id="1292"/>
      </w:ins>
    </w:p>
    <w:p w14:paraId="7C38B9F0" w14:textId="5C20F188" w:rsidR="000023AA" w:rsidRDefault="000023AA" w:rsidP="000023AA">
      <w:pPr>
        <w:pStyle w:val="CTDT-Text"/>
        <w:rPr>
          <w:ins w:id="1294" w:author="Vũ Đức Thông (VinSOC-ANBM-ANBMOT)" w:date="2026-04-19T20:19:00Z"/>
        </w:rPr>
      </w:pPr>
      <w:proofErr w:type="spellStart"/>
      <w:ins w:id="1295" w:author="Vũ Đức Thông (VinSOC-ANBM-ANBMOT)" w:date="2026-04-19T20:19:00Z">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ngoại</w:t>
        </w:r>
        <w:proofErr w:type="spellEnd"/>
        <w:r>
          <w:t xml:space="preserve"> vi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thiết</w:t>
        </w:r>
        <w:proofErr w:type="spellEnd"/>
        <w:r>
          <w:t xml:space="preserve"> </w:t>
        </w:r>
        <w:proofErr w:type="spellStart"/>
        <w:r>
          <w:t>bị</w:t>
        </w:r>
        <w:proofErr w:type="spellEnd"/>
      </w:ins>
    </w:p>
    <w:p w14:paraId="76DEC40C" w14:textId="2BDBE715" w:rsidR="000023AA" w:rsidRDefault="000023AA" w:rsidP="000023AA">
      <w:pPr>
        <w:pStyle w:val="CTDT-Text"/>
        <w:rPr>
          <w:ins w:id="1296" w:author="Vũ Đức Thông (VinSOC-ANBM-ANBMOT)" w:date="2026-04-19T20:22:00Z"/>
        </w:rPr>
      </w:pPr>
      <w:ins w:id="1297" w:author="Vũ Đức Thông (VinSOC-ANBM-ANBMOT)" w:date="2026-04-19T20:22:00Z">
        <w:r>
          <w:rPr>
            <w:b/>
            <w:bCs/>
          </w:rPr>
          <w:t xml:space="preserve">Discrete: </w:t>
        </w:r>
        <w:proofErr w:type="spellStart"/>
        <w:r>
          <w:t>Rời</w:t>
        </w:r>
        <w:proofErr w:type="spellEnd"/>
        <w:r>
          <w:t xml:space="preserve"> </w:t>
        </w:r>
        <w:proofErr w:type="spellStart"/>
        <w:r>
          <w:t>rạc</w:t>
        </w:r>
        <w:proofErr w:type="spellEnd"/>
        <w:r>
          <w:t xml:space="preserve">: </w:t>
        </w:r>
        <w:proofErr w:type="spellStart"/>
        <w:r>
          <w:t>nhận</w:t>
        </w:r>
        <w:proofErr w:type="spellEnd"/>
        <w:r>
          <w:t xml:space="preserve"> </w:t>
        </w:r>
        <w:proofErr w:type="spellStart"/>
        <w:r>
          <w:t>vào</w:t>
        </w:r>
        <w:proofErr w:type="spellEnd"/>
        <w:r>
          <w:t xml:space="preserve"> </w:t>
        </w:r>
        <w:proofErr w:type="spellStart"/>
        <w:r>
          <w:t>là</w:t>
        </w:r>
        <w:proofErr w:type="spellEnd"/>
        <w:r>
          <w:t xml:space="preserve"> 0 </w:t>
        </w:r>
        <w:proofErr w:type="gramStart"/>
        <w:r>
          <w:t>1 ,</w:t>
        </w:r>
        <w:proofErr w:type="gramEnd"/>
        <w:r>
          <w:t xml:space="preserve"> </w:t>
        </w:r>
        <w:proofErr w:type="spellStart"/>
        <w:r>
          <w:t>đầu</w:t>
        </w:r>
        <w:proofErr w:type="spellEnd"/>
        <w:r>
          <w:t xml:space="preserve"> ra </w:t>
        </w:r>
        <w:proofErr w:type="spellStart"/>
        <w:r>
          <w:t>cũng</w:t>
        </w:r>
        <w:proofErr w:type="spellEnd"/>
        <w:r>
          <w:t xml:space="preserve"> </w:t>
        </w:r>
        <w:proofErr w:type="spellStart"/>
        <w:r>
          <w:t>là</w:t>
        </w:r>
        <w:proofErr w:type="spellEnd"/>
        <w:r>
          <w:t xml:space="preserve"> 0 1, </w:t>
        </w:r>
        <w:proofErr w:type="spellStart"/>
        <w:r>
          <w:t>điều</w:t>
        </w:r>
        <w:proofErr w:type="spellEnd"/>
        <w:r>
          <w:t xml:space="preserve"> </w:t>
        </w:r>
        <w:proofErr w:type="spellStart"/>
        <w:r>
          <w:t>khiển</w:t>
        </w:r>
        <w:proofErr w:type="spellEnd"/>
        <w:r>
          <w:t xml:space="preserve"> </w:t>
        </w:r>
        <w:proofErr w:type="spellStart"/>
        <w:r>
          <w:t>máy</w:t>
        </w:r>
        <w:proofErr w:type="spellEnd"/>
        <w:r>
          <w:t xml:space="preserve"> </w:t>
        </w:r>
        <w:proofErr w:type="spellStart"/>
        <w:r>
          <w:t>cắt</w:t>
        </w:r>
        <w:proofErr w:type="spellEnd"/>
      </w:ins>
    </w:p>
    <w:p w14:paraId="2E3CE107" w14:textId="70919F8F" w:rsidR="000023AA" w:rsidRDefault="000023AA" w:rsidP="000023AA">
      <w:pPr>
        <w:pStyle w:val="CTDT-Text"/>
        <w:rPr>
          <w:ins w:id="1298" w:author="Vũ Đức Thông (VinSOC-ANBM-ANBMOT)" w:date="2026-04-19T20:22:00Z"/>
        </w:rPr>
      </w:pPr>
    </w:p>
    <w:p w14:paraId="1DA31EDF" w14:textId="640867B9" w:rsidR="000023AA" w:rsidRDefault="000023AA" w:rsidP="000023AA">
      <w:pPr>
        <w:pStyle w:val="CTDT-Text"/>
        <w:rPr>
          <w:ins w:id="1299" w:author="Vũ Đức Thông (VinSOC-ANBM-ANBMOT)" w:date="2026-04-19T20:23:00Z"/>
        </w:rPr>
      </w:pPr>
      <w:ins w:id="1300" w:author="Vũ Đức Thông (VinSOC-ANBM-ANBMOT)" w:date="2026-04-19T20:22:00Z">
        <w:r>
          <w:rPr>
            <w:b/>
            <w:bCs/>
          </w:rPr>
          <w:t xml:space="preserve">Analog: </w:t>
        </w:r>
        <w:proofErr w:type="spellStart"/>
        <w:r>
          <w:t>Nhận</w:t>
        </w:r>
        <w:proofErr w:type="spellEnd"/>
        <w:r>
          <w:t xml:space="preserve"> </w:t>
        </w:r>
        <w:proofErr w:type="spellStart"/>
        <w:r>
          <w:t>tiến</w:t>
        </w:r>
        <w:proofErr w:type="spellEnd"/>
        <w:r>
          <w:t xml:space="preserve"> </w:t>
        </w:r>
        <w:proofErr w:type="spellStart"/>
        <w:r>
          <w:t>hi</w:t>
        </w:r>
      </w:ins>
      <w:ins w:id="1301" w:author="Vũ Đức Thông (VinSOC-ANBM-ANBMOT)" w:date="2026-04-19T20:23:00Z">
        <w:r>
          <w:t>ệu</w:t>
        </w:r>
        <w:proofErr w:type="spellEnd"/>
        <w:r>
          <w:t xml:space="preserve"> </w:t>
        </w:r>
        <w:proofErr w:type="spellStart"/>
        <w:proofErr w:type="gramStart"/>
        <w:r>
          <w:t>điện</w:t>
        </w:r>
        <w:proofErr w:type="spellEnd"/>
        <w:r>
          <w:t xml:space="preserve"> ,</w:t>
        </w:r>
        <w:proofErr w:type="gramEnd"/>
        <w:r>
          <w:t xml:space="preserve"> </w:t>
        </w:r>
        <w:proofErr w:type="spellStart"/>
        <w:r>
          <w:t>điều</w:t>
        </w:r>
        <w:proofErr w:type="spellEnd"/>
        <w:r>
          <w:t xml:space="preserve"> </w:t>
        </w:r>
        <w:proofErr w:type="spellStart"/>
        <w:r>
          <w:t>chỉnh</w:t>
        </w:r>
        <w:proofErr w:type="spellEnd"/>
        <w:r>
          <w:t xml:space="preserve"> van </w:t>
        </w:r>
        <w:proofErr w:type="spellStart"/>
        <w:r>
          <w:t>theo</w:t>
        </w:r>
        <w:proofErr w:type="spellEnd"/>
        <w:r>
          <w:t xml:space="preserve"> </w:t>
        </w:r>
        <w:proofErr w:type="spellStart"/>
        <w:r>
          <w:t>mức</w:t>
        </w:r>
        <w:proofErr w:type="spellEnd"/>
        <w:r>
          <w:t xml:space="preserve">( </w:t>
        </w:r>
        <w:proofErr w:type="spellStart"/>
        <w:r>
          <w:t>như</w:t>
        </w:r>
        <w:proofErr w:type="spellEnd"/>
        <w:r>
          <w:t xml:space="preserve"> </w:t>
        </w:r>
        <w:proofErr w:type="spellStart"/>
        <w:r>
          <w:t>cái</w:t>
        </w:r>
        <w:proofErr w:type="spellEnd"/>
        <w:r>
          <w:t xml:space="preserve"> </w:t>
        </w:r>
        <w:proofErr w:type="spellStart"/>
        <w:r>
          <w:t>núm</w:t>
        </w:r>
        <w:proofErr w:type="spellEnd"/>
        <w:r>
          <w:t xml:space="preserve"> </w:t>
        </w:r>
        <w:proofErr w:type="spellStart"/>
        <w:r>
          <w:t>vặn</w:t>
        </w:r>
        <w:proofErr w:type="spellEnd"/>
        <w:r>
          <w:t xml:space="preserve"> </w:t>
        </w:r>
        <w:proofErr w:type="spellStart"/>
        <w:r>
          <w:t>có</w:t>
        </w:r>
        <w:proofErr w:type="spellEnd"/>
        <w:r>
          <w:t xml:space="preserve"> 0.1 , 0.2, 0.3)</w:t>
        </w:r>
      </w:ins>
    </w:p>
    <w:p w14:paraId="70224A13" w14:textId="77777777" w:rsidR="000023AA" w:rsidRDefault="000023AA" w:rsidP="000023AA">
      <w:pPr>
        <w:pStyle w:val="CTDT-Text"/>
        <w:rPr>
          <w:ins w:id="1302" w:author="Vũ Đức Thông (VinSOC-ANBM-ANBMOT)" w:date="2026-04-19T20:24:00Z"/>
        </w:rPr>
      </w:pPr>
      <w:ins w:id="1303" w:author="Vũ Đức Thông (VinSOC-ANBM-ANBMOT)" w:date="2026-04-19T20:23:00Z">
        <w:r>
          <w:rPr>
            <w:b/>
            <w:bCs/>
          </w:rPr>
          <w:t xml:space="preserve">Digital: </w:t>
        </w:r>
      </w:ins>
    </w:p>
    <w:p w14:paraId="16BFA7ED" w14:textId="77777777" w:rsidR="00BA5B9B" w:rsidRPr="00BA5B9B" w:rsidRDefault="00BA5B9B">
      <w:pPr>
        <w:pStyle w:val="CTDT-Text"/>
        <w:rPr>
          <w:ins w:id="1304" w:author="Vũ Đức Thông (VinSOC-ANBM-ANBMOT)" w:date="2026-04-19T19:45:00Z"/>
          <w:rPrChange w:id="1305" w:author="Vũ Đức Thông (VinSOC-ANBM-ANBMOT)" w:date="2026-04-19T20:01:00Z">
            <w:rPr>
              <w:ins w:id="1306" w:author="Vũ Đức Thông (VinSOC-ANBM-ANBMOT)" w:date="2026-04-19T19:45:00Z"/>
            </w:rPr>
          </w:rPrChange>
        </w:rPr>
        <w:pPrChange w:id="1307" w:author="Vũ Đức Thông (VinSOC-ANBM-ANBMOT)" w:date="2026-04-19T20:04:00Z">
          <w:pPr>
            <w:pStyle w:val="CTDT-H2"/>
          </w:pPr>
        </w:pPrChange>
      </w:pPr>
    </w:p>
    <w:p w14:paraId="05751273" w14:textId="1819B2EA" w:rsidR="00FD1067" w:rsidRDefault="000023AA" w:rsidP="00FD1067">
      <w:pPr>
        <w:pStyle w:val="CTDT-H2"/>
        <w:rPr>
          <w:ins w:id="1308" w:author="Vũ Đức Thông (VinSOC-ANBM-ANBMOT)" w:date="2026-04-19T20:25:00Z"/>
        </w:rPr>
      </w:pPr>
      <w:bookmarkStart w:id="1309" w:name="_Toc227579000"/>
      <w:proofErr w:type="spellStart"/>
      <w:ins w:id="1310" w:author="Vũ Đức Thông (VinSOC-ANBM-ANBMOT)" w:date="2026-04-19T20:24:00Z">
        <w:r>
          <w:t>Fied</w:t>
        </w:r>
        <w:proofErr w:type="spellEnd"/>
        <w:r>
          <w:t xml:space="preserve"> Controller </w:t>
        </w:r>
        <w:proofErr w:type="gramStart"/>
        <w:r>
          <w:t xml:space="preserve">( </w:t>
        </w:r>
        <w:proofErr w:type="spellStart"/>
        <w:r>
          <w:t>bộ</w:t>
        </w:r>
        <w:proofErr w:type="spellEnd"/>
        <w:proofErr w:type="gramEnd"/>
        <w:r>
          <w:t xml:space="preserve"> </w:t>
        </w:r>
      </w:ins>
      <w:proofErr w:type="spellStart"/>
      <w:ins w:id="1311" w:author="Vũ Đức Thông (VinSOC-ANBM-ANBMOT)" w:date="2026-04-19T20:25:00Z">
        <w:r>
          <w:t>điều</w:t>
        </w:r>
        <w:proofErr w:type="spellEnd"/>
        <w:r>
          <w:t xml:space="preserve"> </w:t>
        </w:r>
        <w:proofErr w:type="spellStart"/>
        <w:r>
          <w:t>khiển</w:t>
        </w:r>
        <w:proofErr w:type="spellEnd"/>
        <w:r>
          <w:t xml:space="preserve"> </w:t>
        </w:r>
        <w:proofErr w:type="spellStart"/>
        <w:r>
          <w:t>hiện</w:t>
        </w:r>
        <w:proofErr w:type="spellEnd"/>
        <w:r>
          <w:t xml:space="preserve"> </w:t>
        </w:r>
        <w:proofErr w:type="spellStart"/>
        <w:r>
          <w:t>trường</w:t>
        </w:r>
        <w:proofErr w:type="spellEnd"/>
        <w:r>
          <w:t>)</w:t>
        </w:r>
        <w:bookmarkEnd w:id="1309"/>
      </w:ins>
    </w:p>
    <w:p w14:paraId="2CF18377" w14:textId="69229E39" w:rsidR="000023AA" w:rsidRDefault="000023AA" w:rsidP="000023AA">
      <w:pPr>
        <w:pStyle w:val="CTDT-Text"/>
        <w:rPr>
          <w:ins w:id="1312" w:author="Vũ Đức Thông (VinSOC-ANBM-ANBMOT)" w:date="2026-04-19T20:27:00Z"/>
        </w:rPr>
      </w:pPr>
    </w:p>
    <w:p w14:paraId="701CD855" w14:textId="78048FD0" w:rsidR="000023AA" w:rsidRDefault="000023AA" w:rsidP="000023AA">
      <w:pPr>
        <w:pStyle w:val="CTDT-Text"/>
        <w:rPr>
          <w:ins w:id="1313" w:author="Vũ Đức Thông (VinSOC-ANBM-ANBMOT)" w:date="2026-04-19T20:27:00Z"/>
        </w:rPr>
      </w:pPr>
      <w:ins w:id="1314" w:author="Vũ Đức Thông (VinSOC-ANBM-ANBMOT)" w:date="2026-04-19T20:27:00Z">
        <w:r>
          <w:rPr>
            <w:noProof/>
          </w:rPr>
          <w:drawing>
            <wp:inline distT="0" distB="0" distL="0" distR="0" wp14:anchorId="12A6F195" wp14:editId="34B66C59">
              <wp:extent cx="2222500" cy="206248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22500" cy="2062480"/>
                      </a:xfrm>
                      <a:prstGeom prst="rect">
                        <a:avLst/>
                      </a:prstGeom>
                      <a:noFill/>
                      <a:ln>
                        <a:noFill/>
                      </a:ln>
                    </pic:spPr>
                  </pic:pic>
                </a:graphicData>
              </a:graphic>
            </wp:inline>
          </w:drawing>
        </w:r>
      </w:ins>
    </w:p>
    <w:p w14:paraId="620E1F10" w14:textId="7047E97F" w:rsidR="000023AA" w:rsidRDefault="000023AA" w:rsidP="000023AA">
      <w:pPr>
        <w:pStyle w:val="CTDT-Hinh"/>
        <w:rPr>
          <w:ins w:id="1315" w:author="Vũ Đức Thông (VinSOC-ANBM-ANBMOT)" w:date="2026-04-19T20:29:00Z"/>
        </w:rPr>
      </w:pPr>
      <w:bookmarkStart w:id="1316" w:name="_Toc227579044"/>
      <w:ins w:id="1317" w:author="Vũ Đức Thông (VinSOC-ANBM-ANBMOT)" w:date="2026-04-19T20:28:00Z">
        <w:r>
          <w:t xml:space="preserve">Remote terminal </w:t>
        </w:r>
        <w:proofErr w:type="gramStart"/>
        <w:r>
          <w:t xml:space="preserve">unit( </w:t>
        </w:r>
        <w:proofErr w:type="spellStart"/>
        <w:r>
          <w:t>thiết</w:t>
        </w:r>
        <w:proofErr w:type="spellEnd"/>
        <w:proofErr w:type="gramEnd"/>
        <w:r>
          <w:t xml:space="preserve"> </w:t>
        </w:r>
        <w:proofErr w:type="spellStart"/>
        <w:r>
          <w:t>bị</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từ</w:t>
        </w:r>
        <w:proofErr w:type="spellEnd"/>
        <w:r>
          <w:t xml:space="preserve"> </w:t>
        </w:r>
        <w:proofErr w:type="spellStart"/>
        <w:r>
          <w:t>xa</w:t>
        </w:r>
        <w:proofErr w:type="spellEnd"/>
        <w:r>
          <w:t>)</w:t>
        </w:r>
      </w:ins>
      <w:bookmarkEnd w:id="1316"/>
    </w:p>
    <w:p w14:paraId="11D5B177" w14:textId="77777777" w:rsidR="00982371" w:rsidRPr="00982371" w:rsidRDefault="00982371">
      <w:pPr>
        <w:pStyle w:val="CTDT-Text"/>
        <w:rPr>
          <w:ins w:id="1318" w:author="Vũ Đức Thông (VinSOC-ANBM-ANBMOT)" w:date="2026-04-19T20:28:00Z"/>
          <w:rPrChange w:id="1319" w:author="Vũ Đức Thông (VinSOC-ANBM-ANBMOT)" w:date="2026-04-19T20:29:00Z">
            <w:rPr>
              <w:ins w:id="1320" w:author="Vũ Đức Thông (VinSOC-ANBM-ANBMOT)" w:date="2026-04-19T20:28:00Z"/>
            </w:rPr>
          </w:rPrChange>
        </w:rPr>
        <w:pPrChange w:id="1321" w:author="Vũ Đức Thông (VinSOC-ANBM-ANBMOT)" w:date="2026-04-19T20:29:00Z">
          <w:pPr>
            <w:pStyle w:val="CTDT-Hinh"/>
          </w:pPr>
        </w:pPrChange>
      </w:pPr>
    </w:p>
    <w:p w14:paraId="1D8CAD9B" w14:textId="77777777" w:rsidR="000023AA" w:rsidRPr="000023AA" w:rsidRDefault="000023AA">
      <w:pPr>
        <w:pStyle w:val="CTDT-Text"/>
        <w:rPr>
          <w:ins w:id="1322" w:author="Vũ Đức Thông (VinSOC-ANBM-ANBMOT)" w:date="2026-04-19T20:25:00Z"/>
        </w:rPr>
      </w:pPr>
    </w:p>
    <w:p w14:paraId="557DA99E" w14:textId="03E24499" w:rsidR="000023AA" w:rsidRDefault="000023AA" w:rsidP="000023AA">
      <w:pPr>
        <w:pStyle w:val="CTDT-Text"/>
        <w:rPr>
          <w:ins w:id="1323" w:author="Vũ Đức Thông (VinSOC-ANBM-ANBMOT)" w:date="2026-04-19T20:25:00Z"/>
        </w:rPr>
      </w:pPr>
      <w:ins w:id="1324" w:author="Vũ Đức Thông (VinSOC-ANBM-ANBMOT)" w:date="2026-04-19T20:25:00Z">
        <w:r>
          <w:rPr>
            <w:noProof/>
          </w:rPr>
          <w:drawing>
            <wp:inline distT="0" distB="0" distL="0" distR="0" wp14:anchorId="1552A992" wp14:editId="7FECD235">
              <wp:extent cx="1849755" cy="24669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49755" cy="2466975"/>
                      </a:xfrm>
                      <a:prstGeom prst="rect">
                        <a:avLst/>
                      </a:prstGeom>
                      <a:noFill/>
                      <a:ln>
                        <a:noFill/>
                      </a:ln>
                    </pic:spPr>
                  </pic:pic>
                </a:graphicData>
              </a:graphic>
            </wp:inline>
          </w:drawing>
        </w:r>
      </w:ins>
    </w:p>
    <w:p w14:paraId="1A6E60AD" w14:textId="4E05CD50" w:rsidR="000023AA" w:rsidRDefault="000023AA" w:rsidP="000023AA">
      <w:pPr>
        <w:pStyle w:val="CTDT-Hinh"/>
        <w:rPr>
          <w:ins w:id="1325" w:author="Vũ Đức Thông (VinSOC-ANBM-ANBMOT)" w:date="2026-04-19T20:29:00Z"/>
        </w:rPr>
      </w:pPr>
      <w:bookmarkStart w:id="1326" w:name="_Toc227579045"/>
      <w:proofErr w:type="gramStart"/>
      <w:ins w:id="1327" w:author="Vũ Đức Thông (VinSOC-ANBM-ANBMOT)" w:date="2026-04-19T20:25:00Z">
        <w:r>
          <w:t xml:space="preserve">IED( </w:t>
        </w:r>
      </w:ins>
      <w:proofErr w:type="spellStart"/>
      <w:ins w:id="1328" w:author="Vũ Đức Thông (VinSOC-ANBM-ANBMOT)" w:date="2026-04-19T20:26:00Z">
        <w:r>
          <w:t>Rơ</w:t>
        </w:r>
        <w:proofErr w:type="spellEnd"/>
        <w:proofErr w:type="gramEnd"/>
        <w:r>
          <w:t xml:space="preserve"> le </w:t>
        </w:r>
        <w:proofErr w:type="spellStart"/>
        <w:r>
          <w:t>bảo</w:t>
        </w:r>
        <w:proofErr w:type="spellEnd"/>
        <w:r>
          <w:t xml:space="preserve"> </w:t>
        </w:r>
        <w:proofErr w:type="spellStart"/>
        <w:r>
          <w:t>vệ</w:t>
        </w:r>
        <w:proofErr w:type="spellEnd"/>
        <w:r>
          <w:t>)</w:t>
        </w:r>
      </w:ins>
      <w:bookmarkEnd w:id="1326"/>
    </w:p>
    <w:p w14:paraId="4FA260E9" w14:textId="236CA53C" w:rsidR="00982371" w:rsidRDefault="00982371" w:rsidP="00982371">
      <w:pPr>
        <w:pStyle w:val="CTDT-Text"/>
        <w:rPr>
          <w:ins w:id="1329" w:author="Vũ Đức Thông (VinSOC-ANBM-ANBMOT)" w:date="2026-04-19T20:29:00Z"/>
        </w:rPr>
      </w:pPr>
    </w:p>
    <w:p w14:paraId="1A0BB96E" w14:textId="4D3976B8" w:rsidR="00982371" w:rsidRDefault="00982371" w:rsidP="00982371">
      <w:pPr>
        <w:pStyle w:val="CTDT-Text"/>
        <w:rPr>
          <w:ins w:id="1330" w:author="Vũ Đức Thông (VinSOC-ANBM-ANBMOT)" w:date="2026-04-19T20:29:00Z"/>
        </w:rPr>
      </w:pPr>
      <w:ins w:id="1331" w:author="Vũ Đức Thông (VinSOC-ANBM-ANBMOT)" w:date="2026-04-19T20:29:00Z">
        <w:r>
          <w:rPr>
            <w:noProof/>
          </w:rPr>
          <w:lastRenderedPageBreak/>
          <w:drawing>
            <wp:inline distT="0" distB="0" distL="0" distR="0" wp14:anchorId="76AB698C" wp14:editId="23A33FB1">
              <wp:extent cx="2466975" cy="184975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6975" cy="1849755"/>
                      </a:xfrm>
                      <a:prstGeom prst="rect">
                        <a:avLst/>
                      </a:prstGeom>
                      <a:noFill/>
                      <a:ln>
                        <a:noFill/>
                      </a:ln>
                    </pic:spPr>
                  </pic:pic>
                </a:graphicData>
              </a:graphic>
            </wp:inline>
          </w:drawing>
        </w:r>
      </w:ins>
    </w:p>
    <w:p w14:paraId="308C5ED7" w14:textId="5E770313" w:rsidR="00982371" w:rsidRDefault="00982371" w:rsidP="00982371">
      <w:pPr>
        <w:pStyle w:val="CTDT-Hinh"/>
        <w:rPr>
          <w:ins w:id="1332" w:author="Vũ Đức Thông (VinSOC-ANBM-ANBMOT)" w:date="2026-04-19T20:31:00Z"/>
        </w:rPr>
      </w:pPr>
      <w:bookmarkStart w:id="1333" w:name="_Toc227579046"/>
      <w:ins w:id="1334" w:author="Vũ Đức Thông (VinSOC-ANBM-ANBMOT)" w:date="2026-04-19T20:29:00Z">
        <w:r>
          <w:t>PLC</w:t>
        </w:r>
      </w:ins>
      <w:bookmarkEnd w:id="1333"/>
    </w:p>
    <w:p w14:paraId="16BDDC2D" w14:textId="7F220F14" w:rsidR="00982371" w:rsidRDefault="00982371" w:rsidP="00982371">
      <w:pPr>
        <w:pStyle w:val="CTDT-Text"/>
        <w:rPr>
          <w:ins w:id="1335" w:author="Vũ Đức Thông (VinSOC-ANBM-ANBMOT)" w:date="2026-04-19T20:31:00Z"/>
        </w:rPr>
      </w:pPr>
      <w:ins w:id="1336" w:author="Vũ Đức Thông (VinSOC-ANBM-ANBMOT)" w:date="2026-04-19T20:31:00Z">
        <w:r>
          <w:rPr>
            <w:noProof/>
          </w:rPr>
          <w:drawing>
            <wp:inline distT="0" distB="0" distL="0" distR="0" wp14:anchorId="648DB634" wp14:editId="7AB9AE3D">
              <wp:extent cx="2328545" cy="19773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28545" cy="1977390"/>
                      </a:xfrm>
                      <a:prstGeom prst="rect">
                        <a:avLst/>
                      </a:prstGeom>
                      <a:noFill/>
                      <a:ln>
                        <a:noFill/>
                      </a:ln>
                    </pic:spPr>
                  </pic:pic>
                </a:graphicData>
              </a:graphic>
            </wp:inline>
          </w:drawing>
        </w:r>
      </w:ins>
    </w:p>
    <w:p w14:paraId="58A962CF" w14:textId="0EAA6A5A" w:rsidR="00982371" w:rsidRDefault="00982371" w:rsidP="00982371">
      <w:pPr>
        <w:pStyle w:val="CTDT-Hinh"/>
        <w:rPr>
          <w:ins w:id="1337" w:author="Vũ Đức Thông (VinSOC-ANBM-ANBMOT)" w:date="2026-04-19T20:31:00Z"/>
        </w:rPr>
      </w:pPr>
      <w:bookmarkStart w:id="1338" w:name="_Toc227579047"/>
      <w:ins w:id="1339" w:author="Vũ Đức Thông (VinSOC-ANBM-ANBMOT)" w:date="2026-04-19T20:31:00Z">
        <w:r>
          <w:t xml:space="preserve">PAC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bookmarkEnd w:id="1338"/>
        <w:proofErr w:type="spellEnd"/>
      </w:ins>
    </w:p>
    <w:p w14:paraId="3ABEAF53" w14:textId="314CC737" w:rsidR="00982371" w:rsidRDefault="00982371" w:rsidP="00982371">
      <w:pPr>
        <w:pStyle w:val="CTDT-Text"/>
        <w:rPr>
          <w:ins w:id="1340" w:author="Vũ Đức Thông (VinSOC-ANBM-ANBMOT)" w:date="2026-04-19T20:32:00Z"/>
        </w:rPr>
      </w:pPr>
      <w:proofErr w:type="spellStart"/>
      <w:ins w:id="1341" w:author="Vũ Đức Thông (VinSOC-ANBM-ANBMOT)" w:date="2026-04-19T20:31:00Z">
        <w:r>
          <w:t>Các</w:t>
        </w:r>
      </w:ins>
      <w:proofErr w:type="spellEnd"/>
      <w:ins w:id="1342" w:author="Vũ Đức Thông (VinSOC-ANBM-ANBMOT)" w:date="2026-04-19T20:32:00Z">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này</w:t>
        </w:r>
        <w:proofErr w:type="spellEnd"/>
        <w:r>
          <w:t xml:space="preserve"> </w:t>
        </w:r>
        <w:proofErr w:type="spellStart"/>
        <w:r>
          <w:t>nhận</w:t>
        </w:r>
        <w:proofErr w:type="spellEnd"/>
        <w:r>
          <w:t xml:space="preserve"> </w:t>
        </w:r>
        <w:proofErr w:type="spellStart"/>
        <w:r>
          <w:t>tiến</w:t>
        </w:r>
        <w:proofErr w:type="spellEnd"/>
        <w:r>
          <w:t xml:space="preserve"> </w:t>
        </w:r>
        <w:proofErr w:type="spellStart"/>
        <w:r>
          <w:t>hiệu</w:t>
        </w:r>
        <w:proofErr w:type="spellEnd"/>
        <w:r>
          <w:t xml:space="preserve"> </w:t>
        </w:r>
        <w:proofErr w:type="spellStart"/>
        <w:r>
          <w:t>từ</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hiện</w:t>
        </w:r>
        <w:proofErr w:type="spellEnd"/>
        <w:r>
          <w:t xml:space="preserve"> </w:t>
        </w:r>
        <w:proofErr w:type="spellStart"/>
        <w:r>
          <w:t>trường</w:t>
        </w:r>
        <w:proofErr w:type="spellEnd"/>
        <w:r>
          <w:t xml:space="preserve">, 2 </w:t>
        </w:r>
        <w:proofErr w:type="spellStart"/>
        <w:r>
          <w:t>cái</w:t>
        </w:r>
        <w:proofErr w:type="spellEnd"/>
        <w:r>
          <w:t xml:space="preserve"> </w:t>
        </w:r>
        <w:proofErr w:type="spellStart"/>
        <w:r>
          <w:t>này</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đặt</w:t>
        </w:r>
        <w:proofErr w:type="spellEnd"/>
        <w:r>
          <w:t xml:space="preserve"> </w:t>
        </w:r>
        <w:proofErr w:type="spellStart"/>
        <w:r>
          <w:t>gần</w:t>
        </w:r>
        <w:proofErr w:type="spellEnd"/>
        <w:r>
          <w:t xml:space="preserve"> </w:t>
        </w:r>
        <w:proofErr w:type="spellStart"/>
        <w:r>
          <w:t>nhau</w:t>
        </w:r>
        <w:proofErr w:type="spellEnd"/>
      </w:ins>
    </w:p>
    <w:p w14:paraId="698347EB" w14:textId="642F9488" w:rsidR="00982371" w:rsidRDefault="00982371" w:rsidP="00982371">
      <w:pPr>
        <w:pStyle w:val="CTDT-Text"/>
        <w:rPr>
          <w:ins w:id="1343" w:author="Vũ Đức Thông (VinSOC-ANBM-ANBMOT)" w:date="2026-04-19T20:33:00Z"/>
        </w:rPr>
      </w:pPr>
      <w:proofErr w:type="spellStart"/>
      <w:ins w:id="1344" w:author="Vũ Đức Thông (VinSOC-ANBM-ANBMOT)" w:date="2026-04-19T20:32:00Z">
        <w:r>
          <w:t>Gửi</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tới</w:t>
        </w:r>
        <w:proofErr w:type="spellEnd"/>
        <w:r>
          <w:t xml:space="preserve"> HMI, </w:t>
        </w:r>
        <w:proofErr w:type="spellStart"/>
        <w:r>
          <w:t>nhận</w:t>
        </w:r>
        <w:proofErr w:type="spellEnd"/>
        <w:r>
          <w:t xml:space="preserve"> </w:t>
        </w:r>
        <w:proofErr w:type="spellStart"/>
        <w:r>
          <w:t>lệnh</w:t>
        </w:r>
        <w:proofErr w:type="spellEnd"/>
        <w:r>
          <w:t xml:space="preserve"> </w:t>
        </w:r>
        <w:proofErr w:type="spellStart"/>
        <w:r>
          <w:t>từ</w:t>
        </w:r>
        <w:proofErr w:type="spellEnd"/>
        <w:r>
          <w:t xml:space="preserve"> HMI, </w:t>
        </w:r>
        <w:proofErr w:type="spellStart"/>
        <w:r>
          <w:t>chuyển</w:t>
        </w:r>
        <w:proofErr w:type="spellEnd"/>
        <w:r>
          <w:t xml:space="preserve"> </w:t>
        </w:r>
        <w:proofErr w:type="spellStart"/>
        <w:r>
          <w:t>d</w:t>
        </w:r>
      </w:ins>
      <w:ins w:id="1345" w:author="Vũ Đức Thông (VinSOC-ANBM-ANBMOT)" w:date="2026-04-19T20:33:00Z">
        <w:r>
          <w:t>ạng</w:t>
        </w:r>
        <w:proofErr w:type="spellEnd"/>
        <w:r>
          <w:t xml:space="preserve"> digital </w:t>
        </w:r>
        <w:proofErr w:type="spellStart"/>
        <w:r>
          <w:t>thành</w:t>
        </w:r>
        <w:proofErr w:type="spellEnd"/>
        <w:r>
          <w:t xml:space="preserve"> </w:t>
        </w:r>
        <w:proofErr w:type="spellStart"/>
        <w:r>
          <w:t>tín</w:t>
        </w:r>
        <w:proofErr w:type="spellEnd"/>
        <w:r>
          <w:t xml:space="preserve"> </w:t>
        </w:r>
        <w:proofErr w:type="spellStart"/>
        <w:r>
          <w:t>hiệu</w:t>
        </w:r>
        <w:proofErr w:type="spellEnd"/>
        <w:r>
          <w:t xml:space="preserve"> </w:t>
        </w:r>
      </w:ins>
    </w:p>
    <w:p w14:paraId="10621C52" w14:textId="14682631" w:rsidR="00982371" w:rsidRDefault="00982371" w:rsidP="00982371">
      <w:pPr>
        <w:pStyle w:val="CTDT-Text"/>
        <w:rPr>
          <w:ins w:id="1346" w:author="Vũ Đức Thông (VinSOC-ANBM-ANBMOT)" w:date="2026-04-19T20:34:00Z"/>
        </w:rPr>
      </w:pPr>
      <w:proofErr w:type="spellStart"/>
      <w:ins w:id="1347" w:author="Vũ Đức Thông (VinSOC-ANBM-ANBMOT)" w:date="2026-04-19T20:33:00Z">
        <w:r>
          <w:t>Không</w:t>
        </w:r>
        <w:proofErr w:type="spellEnd"/>
        <w:r>
          <w:t xml:space="preserve"> </w:t>
        </w:r>
        <w:proofErr w:type="spellStart"/>
        <w:r>
          <w:t>dùng</w:t>
        </w:r>
        <w:proofErr w:type="spellEnd"/>
        <w:r>
          <w:t xml:space="preserve"> H</w:t>
        </w:r>
      </w:ins>
      <w:ins w:id="1348" w:author="Vũ Đức Thông (VinSOC-ANBM-ANBMOT)" w:date="2026-04-19T20:34:00Z">
        <w:r>
          <w:t xml:space="preserve">DD </w:t>
        </w:r>
        <w:proofErr w:type="spellStart"/>
        <w:r>
          <w:t>mà</w:t>
        </w:r>
        <w:proofErr w:type="spellEnd"/>
        <w:r>
          <w:t xml:space="preserve"> </w:t>
        </w:r>
        <w:proofErr w:type="spellStart"/>
        <w:r>
          <w:t>chuyển</w:t>
        </w:r>
        <w:proofErr w:type="spellEnd"/>
        <w:r>
          <w:t xml:space="preserve"> </w:t>
        </w:r>
        <w:proofErr w:type="spellStart"/>
        <w:r>
          <w:t>thành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dữ</w:t>
        </w:r>
        <w:proofErr w:type="spellEnd"/>
        <w:r>
          <w:t xml:space="preserve"> </w:t>
        </w:r>
        <w:proofErr w:type="spellStart"/>
        <w:r>
          <w:t>liệu</w:t>
        </w:r>
        <w:proofErr w:type="spellEnd"/>
      </w:ins>
    </w:p>
    <w:p w14:paraId="7A8DDA19" w14:textId="159E31C7" w:rsidR="00982371" w:rsidRDefault="00982371" w:rsidP="00982371">
      <w:pPr>
        <w:pStyle w:val="CTDT-H3"/>
        <w:rPr>
          <w:ins w:id="1349" w:author="Vũ Đức Thông (VinSOC-ANBM-ANBMOT)" w:date="2026-04-19T20:34:00Z"/>
        </w:rPr>
      </w:pPr>
      <w:bookmarkStart w:id="1350" w:name="_Toc227579001"/>
      <w:proofErr w:type="gramStart"/>
      <w:ins w:id="1351" w:author="Vũ Đức Thông (VinSOC-ANBM-ANBMOT)" w:date="2026-04-19T20:34:00Z">
        <w:r>
          <w:t>RTU( remote</w:t>
        </w:r>
        <w:proofErr w:type="gramEnd"/>
        <w:r>
          <w:t xml:space="preserve"> terminal unit)</w:t>
        </w:r>
        <w:bookmarkEnd w:id="1350"/>
      </w:ins>
    </w:p>
    <w:p w14:paraId="70E852EA" w14:textId="6F066EF5" w:rsidR="00982371" w:rsidRDefault="00982371" w:rsidP="00982371">
      <w:pPr>
        <w:pStyle w:val="CTDT-Text"/>
        <w:rPr>
          <w:ins w:id="1352" w:author="Vũ Đức Thông (VinSOC-ANBM-ANBMOT)" w:date="2026-04-19T20:35:00Z"/>
        </w:rPr>
      </w:pPr>
      <w:ins w:id="1353" w:author="Vũ Đức Thông (VinSOC-ANBM-ANBMOT)" w:date="2026-04-19T20:35:00Z">
        <w:r w:rsidRPr="00982371">
          <w:rPr>
            <w:noProof/>
          </w:rPr>
          <w:drawing>
            <wp:inline distT="0" distB="0" distL="0" distR="0" wp14:anchorId="557584A7" wp14:editId="186ED5A2">
              <wp:extent cx="1733792" cy="17147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33792" cy="1714739"/>
                      </a:xfrm>
                      <a:prstGeom prst="rect">
                        <a:avLst/>
                      </a:prstGeom>
                    </pic:spPr>
                  </pic:pic>
                </a:graphicData>
              </a:graphic>
            </wp:inline>
          </w:drawing>
        </w:r>
      </w:ins>
    </w:p>
    <w:p w14:paraId="64DB954D" w14:textId="1DB03381" w:rsidR="00982371" w:rsidRDefault="00982371" w:rsidP="00982371">
      <w:pPr>
        <w:pStyle w:val="CTDT-Hinh"/>
        <w:rPr>
          <w:ins w:id="1354" w:author="Vũ Đức Thông (VinSOC-ANBM-ANBMOT)" w:date="2026-04-19T20:35:00Z"/>
        </w:rPr>
      </w:pPr>
      <w:bookmarkStart w:id="1355" w:name="_Toc227579048"/>
      <w:ins w:id="1356" w:author="Vũ Đức Thông (VinSOC-ANBM-ANBMOT)" w:date="2026-04-19T20:35:00Z">
        <w:r>
          <w:t xml:space="preserve">Minh </w:t>
        </w:r>
        <w:proofErr w:type="spellStart"/>
        <w:r>
          <w:t>họa</w:t>
        </w:r>
        <w:proofErr w:type="spellEnd"/>
        <w:r>
          <w:t xml:space="preserve"> RTU</w:t>
        </w:r>
        <w:bookmarkEnd w:id="1355"/>
      </w:ins>
    </w:p>
    <w:p w14:paraId="0BB4A885" w14:textId="73935539" w:rsidR="00982371" w:rsidRDefault="00982371" w:rsidP="00982371">
      <w:pPr>
        <w:pStyle w:val="CTDT-Text"/>
        <w:rPr>
          <w:ins w:id="1357" w:author="Vũ Đức Thông (VinSOC-ANBM-ANBMOT)" w:date="2026-04-19T20:35:00Z"/>
        </w:rPr>
      </w:pPr>
      <w:proofErr w:type="gramStart"/>
      <w:ins w:id="1358" w:author="Vũ Đức Thông (VinSOC-ANBM-ANBMOT)" w:date="2026-04-19T20:35:00Z">
        <w:r>
          <w:t xml:space="preserve">SCADA( </w:t>
        </w:r>
        <w:proofErr w:type="spellStart"/>
        <w:r>
          <w:t>giám</w:t>
        </w:r>
        <w:proofErr w:type="spellEnd"/>
        <w:proofErr w:type="gramEnd"/>
        <w:r>
          <w:t xml:space="preserve"> </w:t>
        </w:r>
        <w:proofErr w:type="spellStart"/>
        <w:r>
          <w:t>sát</w:t>
        </w:r>
        <w:proofErr w:type="spellEnd"/>
        <w:r>
          <w:t xml:space="preserve"> </w:t>
        </w:r>
        <w:proofErr w:type="spellStart"/>
        <w:r>
          <w:t>và</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ins>
    </w:p>
    <w:p w14:paraId="763964A4" w14:textId="4D4F8F75" w:rsidR="00982371" w:rsidRDefault="00746C64" w:rsidP="00982371">
      <w:pPr>
        <w:pStyle w:val="CTDT-Text"/>
        <w:rPr>
          <w:ins w:id="1359" w:author="Vũ Đức Thông (VinSOC-ANBM-ANBMOT)" w:date="2026-04-19T20:41:00Z"/>
        </w:rPr>
      </w:pPr>
      <w:ins w:id="1360" w:author="Vũ Đức Thông (VinSOC-ANBM-ANBMOT)" w:date="2026-04-19T20:39:00Z">
        <w:r>
          <w:t xml:space="preserve">RTU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gramStart"/>
        <w:r>
          <w:t xml:space="preserve">( </w:t>
        </w:r>
        <w:proofErr w:type="spellStart"/>
        <w:r>
          <w:t>chuyển</w:t>
        </w:r>
        <w:proofErr w:type="spellEnd"/>
        <w:proofErr w:type="gramEnd"/>
        <w:r>
          <w:t xml:space="preserve"> </w:t>
        </w:r>
        <w:proofErr w:type="spellStart"/>
        <w:r>
          <w:t>đổi</w:t>
        </w:r>
        <w:proofErr w:type="spellEnd"/>
        <w:r>
          <w:t xml:space="preserve"> </w:t>
        </w:r>
        <w:proofErr w:type="spellStart"/>
        <w:r>
          <w:t>các</w:t>
        </w:r>
        <w:proofErr w:type="spellEnd"/>
        <w:r>
          <w:t xml:space="preserve"> </w:t>
        </w:r>
        <w:proofErr w:type="spellStart"/>
        <w:r>
          <w:t>phép</w:t>
        </w:r>
        <w:proofErr w:type="spellEnd"/>
        <w:r>
          <w:t xml:space="preserve"> </w:t>
        </w:r>
        <w:proofErr w:type="spellStart"/>
        <w:r>
          <w:t>đo</w:t>
        </w:r>
        <w:proofErr w:type="spellEnd"/>
        <w:r>
          <w:t xml:space="preserve"> </w:t>
        </w:r>
        <w:proofErr w:type="spellStart"/>
        <w:r>
          <w:t>tương</w:t>
        </w:r>
        <w:proofErr w:type="spellEnd"/>
        <w:r>
          <w:t xml:space="preserve"> </w:t>
        </w:r>
        <w:proofErr w:type="spellStart"/>
        <w:r>
          <w:t>tự</w:t>
        </w:r>
      </w:ins>
      <w:proofErr w:type="spellEnd"/>
      <w:ins w:id="1361" w:author="Vũ Đức Thông (VinSOC-ANBM-ANBMOT)" w:date="2026-04-19T20:40:00Z">
        <w:r>
          <w:t xml:space="preserve"> </w:t>
        </w:r>
        <w:proofErr w:type="spellStart"/>
        <w:r>
          <w:t>hoặc</w:t>
        </w:r>
        <w:proofErr w:type="spellEnd"/>
        <w:r>
          <w:t xml:space="preserve"> </w:t>
        </w:r>
        <w:proofErr w:type="spellStart"/>
        <w:r>
          <w:t>rời</w:t>
        </w:r>
        <w:proofErr w:type="spellEnd"/>
        <w:r>
          <w:t xml:space="preserve"> </w:t>
        </w:r>
        <w:proofErr w:type="spellStart"/>
        <w:r>
          <w:t>rạc</w:t>
        </w:r>
        <w:proofErr w:type="spellEnd"/>
        <w:r>
          <w:t xml:space="preserve"> </w:t>
        </w:r>
        <w:proofErr w:type="spellStart"/>
        <w:r>
          <w:t>thành</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số</w:t>
        </w:r>
        <w:proofErr w:type="spellEnd"/>
        <w:r>
          <w:t xml:space="preserve"> </w:t>
        </w:r>
        <w:proofErr w:type="spellStart"/>
        <w:r>
          <w:t>và</w:t>
        </w:r>
        <w:proofErr w:type="spellEnd"/>
        <w:r>
          <w:t xml:space="preserve"> </w:t>
        </w:r>
        <w:proofErr w:type="spellStart"/>
        <w:r>
          <w:t>ngược</w:t>
        </w:r>
        <w:proofErr w:type="spellEnd"/>
        <w:r>
          <w:t xml:space="preserve"> </w:t>
        </w:r>
        <w:proofErr w:type="spellStart"/>
        <w:r>
          <w:t>lại</w:t>
        </w:r>
        <w:proofErr w:type="spellEnd"/>
        <w:r>
          <w:t xml:space="preserve"> ) , </w:t>
        </w:r>
        <w:proofErr w:type="spellStart"/>
        <w:r>
          <w:t>chuyển</w:t>
        </w:r>
        <w:proofErr w:type="spellEnd"/>
        <w:r>
          <w:t xml:space="preserve"> </w:t>
        </w:r>
        <w:proofErr w:type="spellStart"/>
        <w:r>
          <w:t>t</w:t>
        </w:r>
      </w:ins>
      <w:ins w:id="1362" w:author="Vũ Đức Thông (VinSOC-ANBM-ANBMOT)" w:date="2026-04-19T20:41:00Z">
        <w:r>
          <w:t>ới</w:t>
        </w:r>
        <w:proofErr w:type="spellEnd"/>
        <w:r>
          <w:t xml:space="preserve"> SCADA ( </w:t>
        </w:r>
        <w:proofErr w:type="spellStart"/>
        <w:r>
          <w:t>chuyển</w:t>
        </w:r>
        <w:proofErr w:type="spellEnd"/>
        <w:r>
          <w:t xml:space="preserve"> </w:t>
        </w:r>
        <w:proofErr w:type="spellStart"/>
        <w:r>
          <w:t>bằng</w:t>
        </w:r>
        <w:proofErr w:type="spellEnd"/>
        <w:r>
          <w:t xml:space="preserve"> telemetry data) , qua </w:t>
        </w:r>
        <w:proofErr w:type="spellStart"/>
        <w:r>
          <w:t>khoảng</w:t>
        </w:r>
        <w:proofErr w:type="spellEnd"/>
        <w:r>
          <w:t xml:space="preserve"> </w:t>
        </w:r>
        <w:proofErr w:type="spellStart"/>
        <w:r>
          <w:t>cách</w:t>
        </w:r>
        <w:proofErr w:type="spellEnd"/>
        <w:r>
          <w:t xml:space="preserve"> hang </w:t>
        </w:r>
        <w:proofErr w:type="spellStart"/>
        <w:r>
          <w:t>nghìn</w:t>
        </w:r>
        <w:proofErr w:type="spellEnd"/>
        <w:r>
          <w:t xml:space="preserve"> km</w:t>
        </w:r>
      </w:ins>
    </w:p>
    <w:p w14:paraId="003F532D" w14:textId="77777777" w:rsidR="00746C64" w:rsidRDefault="00746C64" w:rsidP="00982371">
      <w:pPr>
        <w:pStyle w:val="CTDT-Text"/>
        <w:rPr>
          <w:ins w:id="1363" w:author="Vũ Đức Thông (VinSOC-ANBM-ANBMOT)" w:date="2026-04-19T20:41:00Z"/>
        </w:rPr>
      </w:pPr>
    </w:p>
    <w:p w14:paraId="3E4F8C27" w14:textId="118921BB" w:rsidR="00746C64" w:rsidRDefault="00746C64" w:rsidP="00982371">
      <w:pPr>
        <w:pStyle w:val="CTDT-Text"/>
        <w:rPr>
          <w:ins w:id="1364" w:author="Vũ Đức Thông (VinSOC-ANBM-ANBMOT)" w:date="2026-04-19T20:42:00Z"/>
        </w:rPr>
      </w:pPr>
      <w:proofErr w:type="spellStart"/>
      <w:ins w:id="1365" w:author="Vũ Đức Thông (VinSOC-ANBM-ANBMOT)" w:date="2026-04-19T20:41:00Z">
        <w:r>
          <w:t>Không</w:t>
        </w:r>
        <w:proofErr w:type="spellEnd"/>
        <w:r>
          <w:t xml:space="preserve"> </w:t>
        </w:r>
        <w:proofErr w:type="spellStart"/>
        <w:r>
          <w:t>cần</w:t>
        </w:r>
        <w:proofErr w:type="spellEnd"/>
        <w:r>
          <w:t xml:space="preserve"> HMI, </w:t>
        </w:r>
        <w:proofErr w:type="spellStart"/>
        <w:r>
          <w:t>có</w:t>
        </w:r>
        <w:proofErr w:type="spellEnd"/>
        <w:r>
          <w:t xml:space="preserve"> </w:t>
        </w:r>
        <w:proofErr w:type="spellStart"/>
        <w:r>
          <w:t>thể</w:t>
        </w:r>
        <w:proofErr w:type="spellEnd"/>
        <w:r>
          <w:t xml:space="preserve"> </w:t>
        </w:r>
        <w:proofErr w:type="spellStart"/>
        <w:r>
          <w:t>tự</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khi</w:t>
        </w:r>
        <w:proofErr w:type="spellEnd"/>
        <w:r>
          <w:t xml:space="preserve"> </w:t>
        </w:r>
        <w:proofErr w:type="spellStart"/>
        <w:r>
          <w:t>có</w:t>
        </w:r>
        <w:proofErr w:type="spellEnd"/>
        <w:r>
          <w:t xml:space="preserve"> </w:t>
        </w:r>
      </w:ins>
      <w:proofErr w:type="spellStart"/>
      <w:ins w:id="1366" w:author="Vũ Đức Thông (VinSOC-ANBM-ANBMOT)" w:date="2026-04-19T20:42:00Z">
        <w:r>
          <w:t>trường</w:t>
        </w:r>
        <w:proofErr w:type="spellEnd"/>
        <w:r>
          <w:t xml:space="preserve"> </w:t>
        </w:r>
        <w:proofErr w:type="spellStart"/>
        <w:r>
          <w:t>hợp</w:t>
        </w:r>
        <w:proofErr w:type="spellEnd"/>
        <w:r>
          <w:t xml:space="preserve"> </w:t>
        </w:r>
        <w:proofErr w:type="spellStart"/>
        <w:r>
          <w:t>khẩn</w:t>
        </w:r>
        <w:proofErr w:type="spellEnd"/>
        <w:r>
          <w:t xml:space="preserve"> </w:t>
        </w:r>
        <w:proofErr w:type="spellStart"/>
        <w:r>
          <w:t>cấp</w:t>
        </w:r>
        <w:proofErr w:type="spellEnd"/>
      </w:ins>
    </w:p>
    <w:p w14:paraId="54DFCF36" w14:textId="4873F792" w:rsidR="00746C64" w:rsidRDefault="00746C64" w:rsidP="00746C64">
      <w:pPr>
        <w:pStyle w:val="CTDT-H3"/>
        <w:rPr>
          <w:ins w:id="1367" w:author="Vũ Đức Thông (VinSOC-ANBM-ANBMOT)" w:date="2026-04-19T20:43:00Z"/>
        </w:rPr>
      </w:pPr>
      <w:bookmarkStart w:id="1368" w:name="_Toc227579002"/>
      <w:ins w:id="1369" w:author="Vũ Đức Thông (VinSOC-ANBM-ANBMOT)" w:date="2026-04-19T20:42:00Z">
        <w:r>
          <w:t xml:space="preserve">Intelligent Electric Device </w:t>
        </w:r>
        <w:proofErr w:type="gramStart"/>
        <w:r>
          <w:t>( IED</w:t>
        </w:r>
        <w:proofErr w:type="gramEnd"/>
        <w:r>
          <w:t>)</w:t>
        </w:r>
      </w:ins>
      <w:ins w:id="1370" w:author="Vũ Đức Thông (VinSOC-ANBM-ANBMOT)" w:date="2026-04-19T20:43:00Z">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thông</w:t>
        </w:r>
        <w:proofErr w:type="spellEnd"/>
        <w:r>
          <w:t xml:space="preserve"> </w:t>
        </w:r>
        <w:proofErr w:type="spellStart"/>
        <w:r>
          <w:t>minh</w:t>
        </w:r>
        <w:bookmarkEnd w:id="1368"/>
        <w:proofErr w:type="spellEnd"/>
      </w:ins>
    </w:p>
    <w:p w14:paraId="23ED6505" w14:textId="77777777" w:rsidR="00746C64" w:rsidRDefault="00746C64">
      <w:pPr>
        <w:pStyle w:val="CTDT-Text"/>
        <w:rPr>
          <w:ins w:id="1371" w:author="Vũ Đức Thông (VinSOC-ANBM-ANBMOT)" w:date="2026-04-19T20:42:00Z"/>
        </w:rPr>
        <w:pPrChange w:id="1372" w:author="Vũ Đức Thông (VinSOC-ANBM-ANBMOT)" w:date="2026-04-19T20:43:00Z">
          <w:pPr>
            <w:pStyle w:val="CTDT-H3"/>
          </w:pPr>
        </w:pPrChange>
      </w:pPr>
    </w:p>
    <w:p w14:paraId="381F6898" w14:textId="580AD64D" w:rsidR="00746C64" w:rsidRDefault="00746C64" w:rsidP="00746C64">
      <w:pPr>
        <w:pStyle w:val="CTDT-Text"/>
        <w:rPr>
          <w:ins w:id="1373" w:author="Vũ Đức Thông (VinSOC-ANBM-ANBMOT)" w:date="2026-04-19T20:46:00Z"/>
        </w:rPr>
      </w:pPr>
      <w:proofErr w:type="spellStart"/>
      <w:ins w:id="1374" w:author="Vũ Đức Thông (VinSOC-ANBM-ANBMOT)" w:date="2026-04-19T20:45:00Z">
        <w:r>
          <w:t>Cũng</w:t>
        </w:r>
        <w:proofErr w:type="spellEnd"/>
        <w:r>
          <w:t xml:space="preserve"> </w:t>
        </w:r>
        <w:proofErr w:type="spellStart"/>
        <w:r>
          <w:t>có</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máy</w:t>
        </w:r>
        <w:proofErr w:type="spellEnd"/>
        <w:r>
          <w:t xml:space="preserve"> </w:t>
        </w:r>
        <w:proofErr w:type="spellStart"/>
        <w:r>
          <w:t>cắt</w:t>
        </w:r>
      </w:ins>
      <w:proofErr w:type="spellEnd"/>
      <w:ins w:id="1375" w:author="Vũ Đức Thông (VinSOC-ANBM-ANBMOT)" w:date="2026-04-19T20:46:00Z">
        <w:r>
          <w:t xml:space="preserve">, </w:t>
        </w:r>
      </w:ins>
    </w:p>
    <w:p w14:paraId="32CC26FC" w14:textId="33B86AD1" w:rsidR="00746C64" w:rsidRDefault="00746C64" w:rsidP="00746C64">
      <w:pPr>
        <w:pStyle w:val="CTDT-H3"/>
        <w:rPr>
          <w:ins w:id="1376" w:author="Vũ Đức Thông (VinSOC-ANBM-ANBMOT)" w:date="2026-04-19T20:47:00Z"/>
        </w:rPr>
      </w:pPr>
      <w:bookmarkStart w:id="1377" w:name="_Toc227579003"/>
      <w:proofErr w:type="gramStart"/>
      <w:ins w:id="1378" w:author="Vũ Đức Thông (VinSOC-ANBM-ANBMOT)" w:date="2026-04-19T20:46:00Z">
        <w:r>
          <w:t>Programable  Logic</w:t>
        </w:r>
        <w:proofErr w:type="gramEnd"/>
        <w:r>
          <w:t xml:space="preserve"> Controller ( PLC</w:t>
        </w:r>
      </w:ins>
      <w:ins w:id="1379" w:author="Vũ Đức Thông (VinSOC-ANBM-ANBMOT)" w:date="2026-04-19T20:47:00Z">
        <w:r>
          <w:t>)</w:t>
        </w:r>
        <w:bookmarkEnd w:id="1377"/>
      </w:ins>
    </w:p>
    <w:p w14:paraId="44E690EB" w14:textId="54DA2C8C" w:rsidR="00746C64" w:rsidRDefault="00746C64" w:rsidP="00746C64">
      <w:pPr>
        <w:pStyle w:val="CTDT-Text"/>
        <w:rPr>
          <w:ins w:id="1380" w:author="Vũ Đức Thông (VinSOC-ANBM-ANBMOT)" w:date="2026-04-19T20:49:00Z"/>
        </w:rPr>
      </w:pPr>
      <w:ins w:id="1381" w:author="Vũ Đức Thông (VinSOC-ANBM-ANBMOT)" w:date="2026-04-19T20:49:00Z">
        <w:r>
          <w:t xml:space="preserve">Ra </w:t>
        </w:r>
        <w:proofErr w:type="spellStart"/>
        <w:r>
          <w:t>đời</w:t>
        </w:r>
        <w:proofErr w:type="spellEnd"/>
        <w:r>
          <w:t xml:space="preserve"> </w:t>
        </w:r>
        <w:proofErr w:type="spellStart"/>
        <w:r>
          <w:t>để</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w:t>
        </w:r>
        <w:proofErr w:type="spellEnd"/>
        <w:r>
          <w:t xml:space="preserve"> </w:t>
        </w:r>
        <w:proofErr w:type="spellStart"/>
        <w:r>
          <w:t>dây</w:t>
        </w:r>
        <w:proofErr w:type="spellEnd"/>
        <w:r>
          <w:t xml:space="preserve">, </w:t>
        </w:r>
        <w:proofErr w:type="spellStart"/>
        <w:r>
          <w:t>rơ</w:t>
        </w:r>
        <w:proofErr w:type="spellEnd"/>
        <w:r>
          <w:t xml:space="preserve"> le </w:t>
        </w:r>
        <w:proofErr w:type="spellStart"/>
        <w:r>
          <w:t>phần</w:t>
        </w:r>
        <w:proofErr w:type="spellEnd"/>
        <w:r>
          <w:t xml:space="preserve"> </w:t>
        </w:r>
        <w:proofErr w:type="spellStart"/>
        <w:r>
          <w:t>cứng</w:t>
        </w:r>
        <w:proofErr w:type="spellEnd"/>
        <w:r>
          <w:t xml:space="preserve"> </w:t>
        </w:r>
        <w:proofErr w:type="spellStart"/>
        <w:r>
          <w:t>phức</w:t>
        </w:r>
        <w:proofErr w:type="spellEnd"/>
        <w:r>
          <w:t xml:space="preserve"> </w:t>
        </w:r>
        <w:proofErr w:type="spellStart"/>
        <w:r>
          <w:t>tạp</w:t>
        </w:r>
        <w:proofErr w:type="spellEnd"/>
      </w:ins>
    </w:p>
    <w:p w14:paraId="50EBD0EC" w14:textId="3EA67E50" w:rsidR="00746C64" w:rsidRDefault="00746C64" w:rsidP="00746C64">
      <w:pPr>
        <w:pStyle w:val="CTDT-Text"/>
        <w:rPr>
          <w:ins w:id="1382" w:author="Vũ Đức Thông (VinSOC-ANBM-ANBMOT)" w:date="2026-04-19T20:49:00Z"/>
        </w:rPr>
      </w:pPr>
      <w:proofErr w:type="spellStart"/>
      <w:ins w:id="1383" w:author="Vũ Đức Thông (VinSOC-ANBM-ANBMOT)" w:date="2026-04-19T20:49:00Z">
        <w:r>
          <w:t>Có</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ngôn</w:t>
        </w:r>
        <w:proofErr w:type="spellEnd"/>
        <w:r>
          <w:t xml:space="preserve"> </w:t>
        </w:r>
        <w:proofErr w:type="spellStart"/>
        <w:r>
          <w:t>ngữ</w:t>
        </w:r>
        <w:proofErr w:type="spellEnd"/>
        <w:r>
          <w:t>:</w:t>
        </w:r>
      </w:ins>
    </w:p>
    <w:p w14:paraId="1448A406" w14:textId="77777777" w:rsidR="00A31B64" w:rsidRDefault="00A31B64" w:rsidP="00746C64">
      <w:pPr>
        <w:pStyle w:val="CTDT-Text"/>
        <w:rPr>
          <w:ins w:id="1384" w:author="Vũ Đức Thông (VinSOC-ANBM-ANBMOT)" w:date="2026-04-19T20:49:00Z"/>
        </w:rPr>
      </w:pPr>
    </w:p>
    <w:p w14:paraId="08B607D6" w14:textId="77777777" w:rsidR="00A31B64" w:rsidRDefault="00A31B64" w:rsidP="00A31B64">
      <w:pPr>
        <w:pStyle w:val="CTDT-Text"/>
        <w:rPr>
          <w:ins w:id="1385" w:author="Vũ Đức Thông (VinSOC-ANBM-ANBMOT)" w:date="2026-04-19T20:49:00Z"/>
        </w:rPr>
      </w:pPr>
      <w:ins w:id="1386" w:author="Vũ Đức Thông (VinSOC-ANBM-ANBMOT)" w:date="2026-04-19T20:49:00Z">
        <w:r>
          <w:t>Ladder Logic (</w:t>
        </w:r>
        <w:proofErr w:type="spellStart"/>
        <w:r>
          <w:t>Sơ</w:t>
        </w:r>
        <w:proofErr w:type="spellEnd"/>
        <w:r>
          <w:t xml:space="preserve"> </w:t>
        </w:r>
        <w:proofErr w:type="spellStart"/>
        <w:r>
          <w:t>đồ</w:t>
        </w:r>
        <w:proofErr w:type="spellEnd"/>
        <w:r>
          <w:t xml:space="preserve"> thang)</w:t>
        </w:r>
      </w:ins>
    </w:p>
    <w:p w14:paraId="4A576280" w14:textId="77777777" w:rsidR="00A31B64" w:rsidRDefault="00A31B64" w:rsidP="00A31B64">
      <w:pPr>
        <w:pStyle w:val="CTDT-Text"/>
        <w:rPr>
          <w:ins w:id="1387" w:author="Vũ Đức Thông (VinSOC-ANBM-ANBMOT)" w:date="2026-04-19T20:49:00Z"/>
        </w:rPr>
      </w:pPr>
      <w:ins w:id="1388" w:author="Vũ Đức Thông (VinSOC-ANBM-ANBMOT)" w:date="2026-04-19T20:49:00Z">
        <w:r>
          <w:t>Structured Text (</w:t>
        </w:r>
        <w:proofErr w:type="spellStart"/>
        <w:r>
          <w:t>Văn</w:t>
        </w:r>
        <w:proofErr w:type="spellEnd"/>
        <w:r>
          <w:t xml:space="preserve"> </w:t>
        </w:r>
        <w:proofErr w:type="spellStart"/>
        <w:r>
          <w:t>bản</w:t>
        </w:r>
        <w:proofErr w:type="spellEnd"/>
        <w:r>
          <w:t xml:space="preserve"> </w:t>
        </w:r>
        <w:proofErr w:type="spellStart"/>
        <w:r>
          <w:t>cấu</w:t>
        </w:r>
        <w:proofErr w:type="spellEnd"/>
        <w:r>
          <w:t xml:space="preserve"> </w:t>
        </w:r>
        <w:proofErr w:type="spellStart"/>
        <w:r>
          <w:t>trúc</w:t>
        </w:r>
        <w:proofErr w:type="spellEnd"/>
        <w:r>
          <w:t>)</w:t>
        </w:r>
      </w:ins>
    </w:p>
    <w:p w14:paraId="156AA677" w14:textId="77777777" w:rsidR="00A31B64" w:rsidRDefault="00A31B64" w:rsidP="00A31B64">
      <w:pPr>
        <w:pStyle w:val="CTDT-Text"/>
        <w:rPr>
          <w:ins w:id="1389" w:author="Vũ Đức Thông (VinSOC-ANBM-ANBMOT)" w:date="2026-04-19T20:49:00Z"/>
        </w:rPr>
      </w:pPr>
      <w:ins w:id="1390" w:author="Vũ Đức Thông (VinSOC-ANBM-ANBMOT)" w:date="2026-04-19T20:49:00Z">
        <w:r>
          <w:t>Function Block Diagrams (</w:t>
        </w:r>
        <w:proofErr w:type="spellStart"/>
        <w:r>
          <w:t>Sơ</w:t>
        </w:r>
        <w:proofErr w:type="spellEnd"/>
        <w:r>
          <w:t xml:space="preserve"> </w:t>
        </w:r>
        <w:proofErr w:type="spellStart"/>
        <w:r>
          <w:t>đồ</w:t>
        </w:r>
        <w:proofErr w:type="spellEnd"/>
        <w:r>
          <w:t xml:space="preserve"> </w:t>
        </w:r>
        <w:proofErr w:type="spellStart"/>
        <w:r>
          <w:t>khối</w:t>
        </w:r>
        <w:proofErr w:type="spellEnd"/>
        <w:r>
          <w:t xml:space="preserve"> </w:t>
        </w:r>
        <w:proofErr w:type="spellStart"/>
        <w:r>
          <w:t>chức</w:t>
        </w:r>
        <w:proofErr w:type="spellEnd"/>
        <w:r>
          <w:t xml:space="preserve"> </w:t>
        </w:r>
        <w:proofErr w:type="spellStart"/>
        <w:r>
          <w:t>năng</w:t>
        </w:r>
        <w:proofErr w:type="spellEnd"/>
        <w:r>
          <w:t>)</w:t>
        </w:r>
      </w:ins>
    </w:p>
    <w:p w14:paraId="3780CE2A" w14:textId="77777777" w:rsidR="00A31B64" w:rsidRDefault="00A31B64" w:rsidP="00A31B64">
      <w:pPr>
        <w:pStyle w:val="CTDT-Text"/>
        <w:rPr>
          <w:ins w:id="1391" w:author="Vũ Đức Thông (VinSOC-ANBM-ANBMOT)" w:date="2026-04-19T20:49:00Z"/>
        </w:rPr>
      </w:pPr>
      <w:ins w:id="1392" w:author="Vũ Đức Thông (VinSOC-ANBM-ANBMOT)" w:date="2026-04-19T20:49:00Z">
        <w:r>
          <w:t>Sequential Function Chart (</w:t>
        </w:r>
        <w:proofErr w:type="spellStart"/>
        <w:r>
          <w:t>Sơ</w:t>
        </w:r>
        <w:proofErr w:type="spellEnd"/>
        <w:r>
          <w:t xml:space="preserve"> </w:t>
        </w:r>
        <w:proofErr w:type="spellStart"/>
        <w:r>
          <w:t>đồ</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tuần</w:t>
        </w:r>
        <w:proofErr w:type="spellEnd"/>
        <w:r>
          <w:t xml:space="preserve"> </w:t>
        </w:r>
        <w:proofErr w:type="spellStart"/>
        <w:r>
          <w:t>tự</w:t>
        </w:r>
        <w:proofErr w:type="spellEnd"/>
        <w:r>
          <w:t>)</w:t>
        </w:r>
      </w:ins>
    </w:p>
    <w:p w14:paraId="1105D868" w14:textId="27309A74" w:rsidR="00746C64" w:rsidRDefault="00A31B64" w:rsidP="00A31B64">
      <w:pPr>
        <w:pStyle w:val="CTDT-Text"/>
        <w:rPr>
          <w:ins w:id="1393" w:author="Vũ Đức Thông (VinSOC-ANBM-ANBMOT)" w:date="2026-04-19T20:49:00Z"/>
        </w:rPr>
      </w:pPr>
      <w:ins w:id="1394" w:author="Vũ Đức Thông (VinSOC-ANBM-ANBMOT)" w:date="2026-04-19T20:49:00Z">
        <w:r>
          <w:t>Instruction Lists (</w:t>
        </w:r>
        <w:proofErr w:type="spellStart"/>
        <w:r>
          <w:t>Danh</w:t>
        </w:r>
        <w:proofErr w:type="spellEnd"/>
        <w:r>
          <w:t xml:space="preserve"> </w:t>
        </w:r>
        <w:proofErr w:type="spellStart"/>
        <w:r>
          <w:t>sách</w:t>
        </w:r>
        <w:proofErr w:type="spellEnd"/>
        <w:r>
          <w:t xml:space="preserve"> </w:t>
        </w:r>
        <w:proofErr w:type="spellStart"/>
        <w:r>
          <w:t>lệnh</w:t>
        </w:r>
        <w:proofErr w:type="spellEnd"/>
        <w:r>
          <w:t>)</w:t>
        </w:r>
      </w:ins>
    </w:p>
    <w:p w14:paraId="0EA21E06" w14:textId="41C92F4E" w:rsidR="00A31B64" w:rsidRDefault="00A31B64" w:rsidP="00A31B64">
      <w:pPr>
        <w:pStyle w:val="CTDT-Text"/>
        <w:rPr>
          <w:ins w:id="1395" w:author="Vũ Đức Thông (VinSOC-ANBM-ANBMOT)" w:date="2026-04-19T20:50:00Z"/>
        </w:rPr>
      </w:pPr>
    </w:p>
    <w:p w14:paraId="5E2894DB" w14:textId="4809BB59" w:rsidR="00A31B64" w:rsidRDefault="00A31B64" w:rsidP="00A31B64">
      <w:pPr>
        <w:pStyle w:val="CTDT-Text"/>
        <w:rPr>
          <w:ins w:id="1396" w:author="Vũ Đức Thông (VinSOC-ANBM-ANBMOT)" w:date="2026-04-19T20:50:00Z"/>
        </w:rPr>
      </w:pPr>
      <w:proofErr w:type="spellStart"/>
      <w:ins w:id="1397" w:author="Vũ Đức Thông (VinSOC-ANBM-ANBMOT)" w:date="2026-04-19T20:50:00Z">
        <w:r>
          <w:t>Hiện</w:t>
        </w:r>
        <w:proofErr w:type="spellEnd"/>
        <w:r>
          <w:t xml:space="preserve"> </w:t>
        </w:r>
        <w:proofErr w:type="spellStart"/>
        <w:r>
          <w:t>tại</w:t>
        </w:r>
        <w:proofErr w:type="spellEnd"/>
        <w:r>
          <w:t xml:space="preserve"> </w:t>
        </w:r>
        <w:proofErr w:type="spellStart"/>
        <w:r>
          <w:t>có</w:t>
        </w:r>
        <w:proofErr w:type="spellEnd"/>
        <w:r>
          <w:t xml:space="preserve"> </w:t>
        </w:r>
        <w:proofErr w:type="spellStart"/>
        <w:r>
          <w:t>loại</w:t>
        </w:r>
        <w:proofErr w:type="spellEnd"/>
        <w:r>
          <w:t xml:space="preserve"> </w:t>
        </w:r>
        <w:proofErr w:type="spellStart"/>
        <w:r>
          <w:t>tốt</w:t>
        </w:r>
        <w:proofErr w:type="spellEnd"/>
        <w:r>
          <w:t xml:space="preserve"> </w:t>
        </w:r>
        <w:proofErr w:type="spellStart"/>
        <w:r>
          <w:t>hơn</w:t>
        </w:r>
        <w:proofErr w:type="spellEnd"/>
        <w:r>
          <w:t xml:space="preserve"> </w:t>
        </w:r>
        <w:proofErr w:type="spellStart"/>
        <w:r>
          <w:t>là</w:t>
        </w:r>
        <w:proofErr w:type="spellEnd"/>
        <w:r>
          <w:t xml:space="preserve"> </w:t>
        </w:r>
        <w:proofErr w:type="gramStart"/>
        <w:r>
          <w:t>PAC ,</w:t>
        </w:r>
        <w:proofErr w:type="gramEnd"/>
        <w:r>
          <w:t xml:space="preserve"> </w:t>
        </w:r>
        <w:proofErr w:type="spellStart"/>
        <w:r>
          <w:t>tự</w:t>
        </w:r>
        <w:proofErr w:type="spellEnd"/>
        <w:r>
          <w:t xml:space="preserve"> </w:t>
        </w:r>
        <w:proofErr w:type="spellStart"/>
        <w:r>
          <w:t>động</w:t>
        </w:r>
        <w:proofErr w:type="spellEnd"/>
        <w:r>
          <w:t xml:space="preserve"> </w:t>
        </w:r>
        <w:proofErr w:type="spellStart"/>
        <w:r>
          <w:t>hơn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RTU, PLC,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ngành</w:t>
        </w:r>
        <w:proofErr w:type="spellEnd"/>
        <w:r>
          <w:t xml:space="preserve"> </w:t>
        </w:r>
        <w:proofErr w:type="spellStart"/>
        <w:r>
          <w:t>nghề</w:t>
        </w:r>
        <w:proofErr w:type="spellEnd"/>
      </w:ins>
    </w:p>
    <w:p w14:paraId="386518E1" w14:textId="7B884A05" w:rsidR="00A31B64" w:rsidRDefault="00A31B64" w:rsidP="00A31B64">
      <w:pPr>
        <w:pStyle w:val="CTDT-H3"/>
        <w:rPr>
          <w:ins w:id="1398" w:author="Vũ Đức Thông (VinSOC-ANBM-ANBMOT)" w:date="2026-04-19T20:51:00Z"/>
        </w:rPr>
      </w:pPr>
      <w:bookmarkStart w:id="1399" w:name="_Toc227579004"/>
      <w:ins w:id="1400" w:author="Vũ Đức Thông (VinSOC-ANBM-ANBMOT)" w:date="2026-04-19T20:51:00Z">
        <w:r>
          <w:t xml:space="preserve">Programable Automation </w:t>
        </w:r>
        <w:proofErr w:type="gramStart"/>
        <w:r>
          <w:t>Controller( PAC</w:t>
        </w:r>
        <w:proofErr w:type="gramEnd"/>
        <w:r>
          <w:t>)</w:t>
        </w:r>
        <w:bookmarkEnd w:id="1399"/>
      </w:ins>
    </w:p>
    <w:p w14:paraId="611FEA15" w14:textId="77777777" w:rsidR="00A31B64" w:rsidRDefault="00A31B64" w:rsidP="00A31B64">
      <w:pPr>
        <w:pStyle w:val="CTDT-Text"/>
        <w:rPr>
          <w:ins w:id="1401" w:author="Vũ Đức Thông (VinSOC-ANBM-ANBMOT)" w:date="2026-04-19T20:56:00Z"/>
        </w:rPr>
      </w:pPr>
      <w:ins w:id="1402" w:author="Vũ Đức Thông (VinSOC-ANBM-ANBMOT)" w:date="2026-04-19T20:54:00Z">
        <w:r>
          <w:t xml:space="preserve">PAC </w:t>
        </w:r>
        <w:proofErr w:type="spellStart"/>
        <w:r>
          <w:t>tốt</w:t>
        </w:r>
        <w:proofErr w:type="spellEnd"/>
        <w:r>
          <w:t xml:space="preserve"> </w:t>
        </w:r>
        <w:proofErr w:type="spellStart"/>
        <w:r>
          <w:t>hơn</w:t>
        </w:r>
        <w:proofErr w:type="spellEnd"/>
        <w:r>
          <w:t xml:space="preserve"> PLC, </w:t>
        </w:r>
        <w:proofErr w:type="spellStart"/>
        <w:r>
          <w:t>giúp</w:t>
        </w:r>
        <w:proofErr w:type="spellEnd"/>
        <w:r>
          <w:t xml:space="preserve"> </w:t>
        </w:r>
        <w:proofErr w:type="spellStart"/>
        <w:r>
          <w:t>điểm</w:t>
        </w:r>
        <w:proofErr w:type="spellEnd"/>
        <w:r>
          <w:t xml:space="preserve"> </w:t>
        </w:r>
        <w:proofErr w:type="spellStart"/>
        <w:r>
          <w:t>khiển</w:t>
        </w:r>
        <w:proofErr w:type="spellEnd"/>
        <w:r>
          <w:t xml:space="preserve"> </w:t>
        </w:r>
        <w:proofErr w:type="spellStart"/>
        <w:r>
          <w:t>hàng</w:t>
        </w:r>
        <w:proofErr w:type="spellEnd"/>
        <w:r>
          <w:t xml:space="preserve"> </w:t>
        </w:r>
        <w:proofErr w:type="spellStart"/>
        <w:r>
          <w:t>nghìn</w:t>
        </w:r>
        <w:proofErr w:type="spellEnd"/>
        <w:r>
          <w:t xml:space="preserve"> </w:t>
        </w:r>
        <w:proofErr w:type="spellStart"/>
        <w:r>
          <w:t>điểm</w:t>
        </w:r>
        <w:proofErr w:type="spellEnd"/>
        <w:r>
          <w:t xml:space="preserve"> I/O, </w:t>
        </w:r>
        <w:proofErr w:type="spellStart"/>
        <w:r>
          <w:t>điều</w:t>
        </w:r>
        <w:proofErr w:type="spellEnd"/>
        <w:r>
          <w:t xml:space="preserve"> </w:t>
        </w:r>
        <w:proofErr w:type="spellStart"/>
        <w:r>
          <w:t>mà</w:t>
        </w:r>
        <w:proofErr w:type="spellEnd"/>
        <w:r>
          <w:t xml:space="preserve"> </w:t>
        </w:r>
        <w:proofErr w:type="spellStart"/>
        <w:r>
          <w:t>các</w:t>
        </w:r>
        <w:proofErr w:type="spellEnd"/>
        <w:r>
          <w:t xml:space="preserve"> PLC </w:t>
        </w:r>
        <w:proofErr w:type="spellStart"/>
        <w:r>
          <w:t>không</w:t>
        </w:r>
        <w:proofErr w:type="spellEnd"/>
        <w:r>
          <w:t xml:space="preserve"> </w:t>
        </w:r>
        <w:proofErr w:type="spellStart"/>
        <w:r>
          <w:t>làm</w:t>
        </w:r>
        <w:proofErr w:type="spellEnd"/>
        <w:r>
          <w:t xml:space="preserve"> </w:t>
        </w:r>
        <w:proofErr w:type="spellStart"/>
        <w:r>
          <w:t>được</w:t>
        </w:r>
        <w:proofErr w:type="spellEnd"/>
        <w:r>
          <w:t xml:space="preserve">, </w:t>
        </w:r>
        <w:r>
          <w:br/>
        </w:r>
        <w:proofErr w:type="spellStart"/>
        <w:r>
          <w:t>Quản</w:t>
        </w:r>
        <w:proofErr w:type="spellEnd"/>
        <w:r>
          <w:t xml:space="preserve"> </w:t>
        </w:r>
        <w:proofErr w:type="spellStart"/>
        <w:proofErr w:type="gramStart"/>
        <w:r>
          <w:t>lý</w:t>
        </w:r>
        <w:proofErr w:type="spellEnd"/>
        <w:r>
          <w:t xml:space="preserve"> </w:t>
        </w:r>
      </w:ins>
      <w:ins w:id="1403" w:author="Vũ Đức Thông (VinSOC-ANBM-ANBMOT)" w:date="2026-04-19T20:55:00Z">
        <w:r>
          <w:t>,</w:t>
        </w:r>
        <w:proofErr w:type="gramEnd"/>
        <w:r>
          <w:t xml:space="preserve"> </w:t>
        </w:r>
        <w:proofErr w:type="spellStart"/>
        <w:r>
          <w:t>giám</w:t>
        </w:r>
        <w:proofErr w:type="spellEnd"/>
        <w:r>
          <w:t xml:space="preserve"> </w:t>
        </w:r>
        <w:proofErr w:type="spellStart"/>
        <w:r>
          <w:t>sát</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mạng</w:t>
        </w:r>
        <w:proofErr w:type="spellEnd"/>
        <w:r>
          <w:t xml:space="preserve"> </w:t>
        </w:r>
        <w:proofErr w:type="spellStart"/>
        <w:r>
          <w:t>nhờ</w:t>
        </w:r>
        <w:proofErr w:type="spellEnd"/>
        <w:r>
          <w:t xml:space="preserve"> OPC( Open Platform Communication), SQL( Structured query language), </w:t>
        </w:r>
      </w:ins>
      <w:ins w:id="1404" w:author="Vũ Đức Thông (VinSOC-ANBM-ANBMOT)" w:date="2026-04-19T20:56:00Z">
        <w:r>
          <w:t>Ethernet</w:t>
        </w:r>
      </w:ins>
    </w:p>
    <w:p w14:paraId="6689CB22" w14:textId="77777777" w:rsidR="00A31B64" w:rsidRDefault="00A31B64" w:rsidP="00A31B64">
      <w:pPr>
        <w:pStyle w:val="CTDT-Text"/>
        <w:ind w:firstLine="0"/>
        <w:rPr>
          <w:ins w:id="1405" w:author="Vũ Đức Thông (VinSOC-ANBM-ANBMOT)" w:date="2026-04-19T20:56:00Z"/>
        </w:rPr>
      </w:pPr>
      <w:proofErr w:type="spellStart"/>
      <w:ins w:id="1406" w:author="Vũ Đức Thông (VinSOC-ANBM-ANBMOT)" w:date="2026-04-19T20:56:00Z">
        <w:r>
          <w:t>Có</w:t>
        </w:r>
        <w:proofErr w:type="spellEnd"/>
        <w:r>
          <w:t xml:space="preserve"> </w:t>
        </w:r>
        <w:proofErr w:type="spellStart"/>
        <w:r>
          <w:t>thể</w:t>
        </w:r>
        <w:proofErr w:type="spellEnd"/>
        <w:r>
          <w:t xml:space="preserve"> </w:t>
        </w:r>
        <w:proofErr w:type="spellStart"/>
        <w:r>
          <w:t>ngắn</w:t>
        </w:r>
        <w:proofErr w:type="spellEnd"/>
        <w:r>
          <w:t xml:space="preserve"> I/O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xuống</w:t>
        </w:r>
        <w:proofErr w:type="spellEnd"/>
        <w:r>
          <w:t xml:space="preserve"> </w:t>
        </w:r>
        <w:proofErr w:type="spellStart"/>
        <w:r>
          <w:t>ngắt</w:t>
        </w:r>
        <w:proofErr w:type="spellEnd"/>
        <w:r>
          <w:t xml:space="preserve"> </w:t>
        </w:r>
        <w:proofErr w:type="spellStart"/>
        <w:r>
          <w:t>dây</w:t>
        </w:r>
        <w:proofErr w:type="spellEnd"/>
      </w:ins>
    </w:p>
    <w:p w14:paraId="5377BD70" w14:textId="77777777" w:rsidR="00A31B64" w:rsidRDefault="00A31B64" w:rsidP="00A31B64">
      <w:pPr>
        <w:pStyle w:val="CTDT-H3"/>
        <w:rPr>
          <w:ins w:id="1407" w:author="Vũ Đức Thông (VinSOC-ANBM-ANBMOT)" w:date="2026-04-19T20:57:00Z"/>
        </w:rPr>
      </w:pPr>
      <w:bookmarkStart w:id="1408" w:name="_Toc227579005"/>
      <w:ins w:id="1409" w:author="Vũ Đức Thông (VinSOC-ANBM-ANBMOT)" w:date="2026-04-19T20:57:00Z">
        <w:r>
          <w:t xml:space="preserve">Human-Machine </w:t>
        </w:r>
        <w:proofErr w:type="gramStart"/>
        <w:r>
          <w:t>Interface( HMI</w:t>
        </w:r>
        <w:proofErr w:type="gramEnd"/>
        <w:r>
          <w:t>)</w:t>
        </w:r>
        <w:bookmarkEnd w:id="1408"/>
      </w:ins>
    </w:p>
    <w:p w14:paraId="08BBED58" w14:textId="77777777" w:rsidR="00A31B64" w:rsidRDefault="00A31B64" w:rsidP="00A31B64">
      <w:pPr>
        <w:pStyle w:val="CTDT-Text"/>
        <w:rPr>
          <w:ins w:id="1410" w:author="Vũ Đức Thông (VinSOC-ANBM-ANBMOT)" w:date="2026-04-19T21:00:00Z"/>
        </w:rPr>
      </w:pPr>
      <w:ins w:id="1411" w:author="Vũ Đức Thông (VinSOC-ANBM-ANBMOT)" w:date="2026-04-19T21:00:00Z">
        <w:r>
          <w:rPr>
            <w:noProof/>
          </w:rPr>
          <w:lastRenderedPageBreak/>
          <w:drawing>
            <wp:inline distT="0" distB="0" distL="0" distR="0" wp14:anchorId="7630D454" wp14:editId="4A4E8F8E">
              <wp:extent cx="4247619" cy="2838095"/>
              <wp:effectExtent l="0" t="0" r="63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47619" cy="2838095"/>
                      </a:xfrm>
                      <a:prstGeom prst="rect">
                        <a:avLst/>
                      </a:prstGeom>
                    </pic:spPr>
                  </pic:pic>
                </a:graphicData>
              </a:graphic>
            </wp:inline>
          </w:drawing>
        </w:r>
      </w:ins>
    </w:p>
    <w:p w14:paraId="1C10E948" w14:textId="77777777" w:rsidR="00A31B64" w:rsidRDefault="00A31B64" w:rsidP="00A31B64">
      <w:pPr>
        <w:pStyle w:val="CTDT-Hinh"/>
        <w:rPr>
          <w:ins w:id="1412" w:author="Vũ Đức Thông (VinSOC-ANBM-ANBMOT)" w:date="2026-04-19T21:00:00Z"/>
        </w:rPr>
      </w:pPr>
      <w:bookmarkStart w:id="1413" w:name="_Toc227579049"/>
      <w:ins w:id="1414" w:author="Vũ Đức Thông (VinSOC-ANBM-ANBMOT)" w:date="2026-04-19T21:00:00Z">
        <w:r>
          <w:t>HMI</w:t>
        </w:r>
        <w:bookmarkEnd w:id="1413"/>
      </w:ins>
    </w:p>
    <w:p w14:paraId="65953FB6" w14:textId="77777777" w:rsidR="00DD16A2" w:rsidRDefault="00DD16A2" w:rsidP="00A31B64">
      <w:pPr>
        <w:pStyle w:val="CTDT-Text"/>
        <w:rPr>
          <w:ins w:id="1415" w:author="Vũ Đức Thông (VinSOC-ANBM-ANBMOT)" w:date="2026-04-19T21:01:00Z"/>
        </w:rPr>
      </w:pPr>
      <w:ins w:id="1416" w:author="Vũ Đức Thông (VinSOC-ANBM-ANBMOT)" w:date="2026-04-19T21:00:00Z">
        <w:r>
          <w:t xml:space="preserve">HMI </w:t>
        </w:r>
        <w:proofErr w:type="spellStart"/>
        <w:r>
          <w:t>có</w:t>
        </w:r>
        <w:proofErr w:type="spellEnd"/>
        <w:r>
          <w:t xml:space="preserve"> </w:t>
        </w:r>
        <w:proofErr w:type="spellStart"/>
        <w:r>
          <w:t>kết</w:t>
        </w:r>
        <w:proofErr w:type="spellEnd"/>
        <w:r>
          <w:t xml:space="preserve"> </w:t>
        </w:r>
        <w:proofErr w:type="spellStart"/>
        <w:r>
          <w:t>nối</w:t>
        </w:r>
        <w:proofErr w:type="spellEnd"/>
        <w:r>
          <w:t xml:space="preserve"> internet, ra </w:t>
        </w:r>
        <w:proofErr w:type="spellStart"/>
        <w:r>
          <w:t>lệnh</w:t>
        </w:r>
        <w:proofErr w:type="spellEnd"/>
        <w:r>
          <w:t xml:space="preserve"> </w:t>
        </w:r>
        <w:proofErr w:type="spellStart"/>
        <w:r>
          <w:t>cho</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w:t>
        </w:r>
      </w:ins>
      <w:ins w:id="1417" w:author="Vũ Đức Thông (VinSOC-ANBM-ANBMOT)" w:date="2026-04-19T21:01:00Z">
        <w:r>
          <w:t>iện</w:t>
        </w:r>
        <w:proofErr w:type="spellEnd"/>
        <w:r>
          <w:t xml:space="preserve"> </w:t>
        </w:r>
        <w:proofErr w:type="spellStart"/>
        <w:r>
          <w:t>trường</w:t>
        </w:r>
        <w:proofErr w:type="spellEnd"/>
        <w:r>
          <w:t xml:space="preserve">, </w:t>
        </w:r>
        <w:proofErr w:type="spellStart"/>
        <w:r>
          <w:t>có</w:t>
        </w:r>
        <w:proofErr w:type="spellEnd"/>
        <w:r>
          <w:t xml:space="preserve"> dashboard, </w:t>
        </w:r>
        <w:proofErr w:type="spellStart"/>
        <w:r>
          <w:t>chạy</w:t>
        </w:r>
        <w:proofErr w:type="spellEnd"/>
        <w:r>
          <w:t xml:space="preserve"> OS window / </w:t>
        </w:r>
        <w:proofErr w:type="spellStart"/>
        <w:r>
          <w:t>linux</w:t>
        </w:r>
        <w:proofErr w:type="spellEnd"/>
        <w:r>
          <w:t xml:space="preserve">, </w:t>
        </w:r>
        <w:proofErr w:type="spellStart"/>
        <w:r>
          <w:t>thường</w:t>
        </w:r>
        <w:proofErr w:type="spellEnd"/>
        <w:r>
          <w:t xml:space="preserve"> </w:t>
        </w:r>
        <w:proofErr w:type="spellStart"/>
        <w:r>
          <w:t>là</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các</w:t>
        </w:r>
        <w:proofErr w:type="spellEnd"/>
        <w:r>
          <w:t xml:space="preserve"> </w:t>
        </w:r>
        <w:proofErr w:type="spellStart"/>
        <w:r>
          <w:t>kẻ</w:t>
        </w:r>
        <w:proofErr w:type="spellEnd"/>
        <w:r>
          <w:t xml:space="preserve"> </w:t>
        </w:r>
        <w:proofErr w:type="spellStart"/>
        <w:r>
          <w:t>tấn</w:t>
        </w:r>
        <w:proofErr w:type="spellEnd"/>
        <w:r>
          <w:t xml:space="preserve"> </w:t>
        </w:r>
        <w:proofErr w:type="spellStart"/>
        <w:r>
          <w:t>công</w:t>
        </w:r>
        <w:proofErr w:type="spellEnd"/>
      </w:ins>
    </w:p>
    <w:p w14:paraId="6CB6DE6A" w14:textId="77777777" w:rsidR="00DD16A2" w:rsidRDefault="00DD16A2" w:rsidP="00A31B64">
      <w:pPr>
        <w:pStyle w:val="CTDT-Text"/>
        <w:rPr>
          <w:ins w:id="1418" w:author="Vũ Đức Thông (VinSOC-ANBM-ANBMOT)" w:date="2026-04-19T21:02:00Z"/>
        </w:rPr>
      </w:pPr>
      <w:ins w:id="1419" w:author="Vũ Đức Thông (VinSOC-ANBM-ANBMOT)" w:date="2026-04-19T21:01:00Z">
        <w:r>
          <w:t xml:space="preserve">SCADA, </w:t>
        </w:r>
        <w:proofErr w:type="spellStart"/>
        <w:r>
          <w:t>gửi</w:t>
        </w:r>
        <w:proofErr w:type="spellEnd"/>
        <w:r>
          <w:t xml:space="preserve"> </w:t>
        </w:r>
        <w:proofErr w:type="spellStart"/>
        <w:r>
          <w:t>nhận</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giữa</w:t>
        </w:r>
        <w:proofErr w:type="spellEnd"/>
        <w:r>
          <w:t xml:space="preserve"> HMI, Field Devices </w:t>
        </w:r>
        <w:proofErr w:type="spellStart"/>
        <w:r>
          <w:t>bằng</w:t>
        </w:r>
        <w:proofErr w:type="spellEnd"/>
        <w:r>
          <w:t xml:space="preserve"> </w:t>
        </w:r>
        <w:proofErr w:type="spellStart"/>
        <w:r>
          <w:t>các</w:t>
        </w:r>
        <w:proofErr w:type="spellEnd"/>
        <w:r>
          <w:t xml:space="preserve"> </w:t>
        </w:r>
        <w:proofErr w:type="spellStart"/>
        <w:r>
          <w:t>giao</w:t>
        </w:r>
        <w:proofErr w:type="spellEnd"/>
        <w:r>
          <w:t xml:space="preserve"> </w:t>
        </w:r>
        <w:proofErr w:type="spellStart"/>
        <w:r>
          <w:t>th</w:t>
        </w:r>
      </w:ins>
      <w:ins w:id="1420" w:author="Vũ Đức Thông (VinSOC-ANBM-ANBMOT)" w:date="2026-04-19T21:02:00Z">
        <w:r>
          <w:t>ức</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công</w:t>
        </w:r>
        <w:proofErr w:type="spellEnd"/>
        <w:r>
          <w:t xml:space="preserve"> </w:t>
        </w:r>
        <w:proofErr w:type="spellStart"/>
        <w:r>
          <w:t>nghiệp</w:t>
        </w:r>
        <w:proofErr w:type="spellEnd"/>
      </w:ins>
    </w:p>
    <w:p w14:paraId="368CA936" w14:textId="4C5115DE" w:rsidR="00A31B64" w:rsidRDefault="00A31B64" w:rsidP="00DD16A2">
      <w:pPr>
        <w:pStyle w:val="CTDT-H1"/>
        <w:rPr>
          <w:ins w:id="1421" w:author="Vũ Đức Thông (VinSOC-ANBM-ANBMOT)" w:date="2026-04-19T21:09:00Z"/>
        </w:rPr>
      </w:pPr>
      <w:ins w:id="1422" w:author="Vũ Đức Thông (VinSOC-ANBM-ANBMOT)" w:date="2026-04-19T20:54:00Z">
        <w:r>
          <w:t xml:space="preserve"> </w:t>
        </w:r>
      </w:ins>
      <w:bookmarkStart w:id="1423" w:name="_Toc227579006"/>
      <w:ins w:id="1424" w:author="Vũ Đức Thông (VinSOC-ANBM-ANBMOT)" w:date="2026-04-19T21:09:00Z">
        <w:r w:rsidR="00DD16A2">
          <w:t>OBJECT 2</w:t>
        </w:r>
        <w:bookmarkEnd w:id="1423"/>
      </w:ins>
    </w:p>
    <w:p w14:paraId="5DC0B3DF" w14:textId="7EF890C3" w:rsidR="00DD16A2" w:rsidRDefault="00DD16A2" w:rsidP="00DD16A2">
      <w:pPr>
        <w:pStyle w:val="CTDT-H2"/>
        <w:rPr>
          <w:ins w:id="1425" w:author="Vũ Đức Thông (VinSOC-ANBM-ANBMOT)" w:date="2026-04-19T21:10:00Z"/>
        </w:rPr>
      </w:pPr>
      <w:bookmarkStart w:id="1426" w:name="_Toc227579007"/>
      <w:proofErr w:type="spellStart"/>
      <w:ins w:id="1427" w:author="Vũ Đức Thông (VinSOC-ANBM-ANBMOT)" w:date="2026-04-19T21:09:00Z">
        <w:r>
          <w:t>Nhận</w:t>
        </w:r>
        <w:proofErr w:type="spellEnd"/>
        <w:r>
          <w:t xml:space="preserve"> </w:t>
        </w:r>
        <w:proofErr w:type="spellStart"/>
        <w:r>
          <w:t>dạng</w:t>
        </w:r>
        <w:proofErr w:type="spellEnd"/>
        <w:r>
          <w:t xml:space="preserve"> </w:t>
        </w:r>
        <w:proofErr w:type="spellStart"/>
        <w:r>
          <w:t>các</w:t>
        </w:r>
        <w:proofErr w:type="spellEnd"/>
        <w:r>
          <w:t xml:space="preserve"> </w:t>
        </w:r>
        <w:proofErr w:type="spellStart"/>
        <w:r>
          <w:t>loại</w:t>
        </w:r>
        <w:proofErr w:type="spellEnd"/>
        <w:r>
          <w:t xml:space="preserve"> </w:t>
        </w:r>
      </w:ins>
      <w:ins w:id="1428" w:author="Vũ Đức Thông (VinSOC-ANBM-ANBMOT)" w:date="2026-04-19T21:10:00Z">
        <w:r>
          <w:t>ICS</w:t>
        </w:r>
        <w:bookmarkEnd w:id="1426"/>
      </w:ins>
    </w:p>
    <w:p w14:paraId="24EB9598" w14:textId="4080BD33" w:rsidR="00BB0F55" w:rsidRDefault="00BB0F55" w:rsidP="00BB0F55">
      <w:pPr>
        <w:pStyle w:val="CTDT-Text"/>
        <w:rPr>
          <w:ins w:id="1429" w:author="Vũ Đức Thông (VinSOC-ANBM-ANBMOT)" w:date="2026-04-19T21:15:00Z"/>
        </w:rPr>
      </w:pPr>
      <w:ins w:id="1430" w:author="Vũ Đức Thông (VinSOC-ANBM-ANBMOT)" w:date="2026-04-19T21:15:00Z">
        <w:r>
          <w:t xml:space="preserve">ICS: </w:t>
        </w:r>
        <w:proofErr w:type="spellStart"/>
        <w:r>
          <w:t>kết</w:t>
        </w:r>
        <w:proofErr w:type="spellEnd"/>
        <w:r>
          <w:t xml:space="preserve"> </w:t>
        </w:r>
        <w:proofErr w:type="spellStart"/>
        <w:r>
          <w:t>hợp</w:t>
        </w:r>
        <w:proofErr w:type="spellEnd"/>
        <w:r>
          <w:t xml:space="preserve"> </w:t>
        </w:r>
        <w:proofErr w:type="spellStart"/>
        <w:r>
          <w:t>giữa</w:t>
        </w:r>
        <w:proofErr w:type="spellEnd"/>
        <w:r>
          <w:t xml:space="preserve"> "</w:t>
        </w:r>
        <w:proofErr w:type="spellStart"/>
        <w:r>
          <w:t>Máy</w:t>
        </w:r>
        <w:proofErr w:type="spellEnd"/>
        <w:r>
          <w:t xml:space="preserve"> </w:t>
        </w:r>
        <w:proofErr w:type="spellStart"/>
        <w:r>
          <w:t>móc</w:t>
        </w:r>
        <w:proofErr w:type="spellEnd"/>
        <w:r>
          <w:t>" (</w:t>
        </w:r>
        <w:proofErr w:type="spellStart"/>
        <w:r>
          <w:t>phần</w:t>
        </w:r>
        <w:proofErr w:type="spellEnd"/>
        <w:r>
          <w:t xml:space="preserve"> </w:t>
        </w:r>
        <w:proofErr w:type="spellStart"/>
        <w:r>
          <w:t>cứng</w:t>
        </w:r>
        <w:proofErr w:type="spellEnd"/>
        <w:r>
          <w:t>) + "</w:t>
        </w:r>
        <w:proofErr w:type="spellStart"/>
        <w:r>
          <w:t>Chương</w:t>
        </w:r>
        <w:proofErr w:type="spellEnd"/>
        <w:r>
          <w:t xml:space="preserve"> </w:t>
        </w:r>
        <w:proofErr w:type="spellStart"/>
        <w:r>
          <w:t>trình</w:t>
        </w:r>
        <w:proofErr w:type="spellEnd"/>
        <w:r>
          <w:t>" (</w:t>
        </w:r>
        <w:proofErr w:type="spellStart"/>
        <w:r>
          <w:t>phần</w:t>
        </w:r>
        <w:proofErr w:type="spellEnd"/>
        <w:r>
          <w:t xml:space="preserve"> </w:t>
        </w:r>
        <w:proofErr w:type="spellStart"/>
        <w:r>
          <w:t>mềm</w:t>
        </w:r>
        <w:proofErr w:type="spellEnd"/>
        <w:r>
          <w:t>) + "</w:t>
        </w:r>
        <w:proofErr w:type="spellStart"/>
        <w:r>
          <w:t>Mạng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những</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điện</w:t>
        </w:r>
        <w:proofErr w:type="spellEnd"/>
        <w:r>
          <w:t xml:space="preserve">, </w:t>
        </w:r>
        <w:proofErr w:type="spellStart"/>
        <w:r>
          <w:t>nước</w:t>
        </w:r>
        <w:proofErr w:type="spellEnd"/>
        <w:r>
          <w:t xml:space="preserve">, </w:t>
        </w:r>
        <w:proofErr w:type="spellStart"/>
        <w:r>
          <w:t>nhà</w:t>
        </w:r>
        <w:proofErr w:type="spellEnd"/>
        <w:r>
          <w:t xml:space="preserve"> </w:t>
        </w:r>
        <w:proofErr w:type="spellStart"/>
        <w:r>
          <w:t>máy</w:t>
        </w:r>
        <w:proofErr w:type="spellEnd"/>
        <w:r>
          <w:t>).</w:t>
        </w:r>
      </w:ins>
    </w:p>
    <w:p w14:paraId="7CD6BDEF" w14:textId="77777777" w:rsidR="00BB0F55" w:rsidRDefault="00BB0F55" w:rsidP="00BB0F55">
      <w:pPr>
        <w:pStyle w:val="CTDT-Text"/>
        <w:rPr>
          <w:ins w:id="1431" w:author="Vũ Đức Thông (VinSOC-ANBM-ANBMOT)" w:date="2026-04-19T21:15:00Z"/>
        </w:rPr>
      </w:pPr>
      <w:proofErr w:type="spellStart"/>
      <w:ins w:id="1432" w:author="Vũ Đức Thông (VinSOC-ANBM-ANBMOT)" w:date="2026-04-19T21:15:00Z">
        <w:r>
          <w:t>Cách</w:t>
        </w:r>
        <w:proofErr w:type="spellEnd"/>
        <w:r>
          <w:t xml:space="preserve"> </w:t>
        </w:r>
        <w:proofErr w:type="spellStart"/>
        <w:r>
          <w:t>nó</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Giống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cơ</w:t>
        </w:r>
        <w:proofErr w:type="spellEnd"/>
        <w:r>
          <w:t xml:space="preserve"> </w:t>
        </w:r>
        <w:proofErr w:type="spellStart"/>
        <w:r>
          <w:t>thể</w:t>
        </w:r>
        <w:proofErr w:type="spellEnd"/>
        <w:r>
          <w:t xml:space="preserve"> </w:t>
        </w:r>
        <w:proofErr w:type="spellStart"/>
        <w:r>
          <w:t>người</w:t>
        </w:r>
        <w:proofErr w:type="spellEnd"/>
        <w:r>
          <w:t>:</w:t>
        </w:r>
      </w:ins>
    </w:p>
    <w:p w14:paraId="5541723C" w14:textId="77777777" w:rsidR="00BB0F55" w:rsidRDefault="00BB0F55" w:rsidP="00BB0F55">
      <w:pPr>
        <w:pStyle w:val="CTDT-Text"/>
        <w:rPr>
          <w:ins w:id="1433" w:author="Vũ Đức Thông (VinSOC-ANBM-ANBMOT)" w:date="2026-04-19T21:15:00Z"/>
        </w:rPr>
      </w:pPr>
      <w:proofErr w:type="spellStart"/>
      <w:ins w:id="1434" w:author="Vũ Đức Thông (VinSOC-ANBM-ANBMOT)" w:date="2026-04-19T21:15:00Z">
        <w:r>
          <w:t>Cảm</w:t>
        </w:r>
        <w:proofErr w:type="spellEnd"/>
        <w:r>
          <w:t xml:space="preserve"> </w:t>
        </w:r>
        <w:proofErr w:type="spellStart"/>
        <w:r>
          <w:t>biến</w:t>
        </w:r>
        <w:proofErr w:type="spellEnd"/>
        <w:r>
          <w:t xml:space="preserve"> (</w:t>
        </w:r>
        <w:proofErr w:type="spellStart"/>
        <w:r>
          <w:t>Mắt</w:t>
        </w:r>
        <w:proofErr w:type="spellEnd"/>
        <w:r>
          <w:t xml:space="preserve">/Tai): </w:t>
        </w:r>
        <w:proofErr w:type="spellStart"/>
        <w:r>
          <w:t>Nhận</w:t>
        </w:r>
        <w:proofErr w:type="spellEnd"/>
        <w:r>
          <w:t xml:space="preserve"> </w:t>
        </w:r>
        <w:proofErr w:type="spellStart"/>
        <w:r>
          <w:t>thông</w:t>
        </w:r>
        <w:proofErr w:type="spellEnd"/>
        <w:r>
          <w:t xml:space="preserve"> tin.</w:t>
        </w:r>
      </w:ins>
    </w:p>
    <w:p w14:paraId="4AC83DBD" w14:textId="77777777" w:rsidR="00BB0F55" w:rsidRDefault="00BB0F55" w:rsidP="00BB0F55">
      <w:pPr>
        <w:pStyle w:val="CTDT-Text"/>
        <w:rPr>
          <w:ins w:id="1435" w:author="Vũ Đức Thông (VinSOC-ANBM-ANBMOT)" w:date="2026-04-19T21:15:00Z"/>
        </w:rPr>
      </w:pPr>
      <w:proofErr w:type="spellStart"/>
      <w:ins w:id="1436" w:author="Vũ Đức Thông (VinSOC-ANBM-ANBMOT)" w:date="2026-04-19T21:15:00Z">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Não</w:t>
        </w:r>
        <w:proofErr w:type="spellEnd"/>
        <w:r>
          <w:t xml:space="preserve">): </w:t>
        </w:r>
        <w:proofErr w:type="spellStart"/>
        <w:r>
          <w:t>Xử</w:t>
        </w:r>
        <w:proofErr w:type="spellEnd"/>
        <w:r>
          <w:t xml:space="preserve"> </w:t>
        </w:r>
        <w:proofErr w:type="spellStart"/>
        <w:r>
          <w:t>lý</w:t>
        </w:r>
        <w:proofErr w:type="spellEnd"/>
        <w:r>
          <w:t xml:space="preserve"> </w:t>
        </w:r>
        <w:proofErr w:type="spellStart"/>
        <w:r>
          <w:t>thông</w:t>
        </w:r>
        <w:proofErr w:type="spellEnd"/>
        <w:r>
          <w:t xml:space="preserve"> tin </w:t>
        </w:r>
        <w:proofErr w:type="spellStart"/>
        <w:r>
          <w:t>theo</w:t>
        </w:r>
        <w:proofErr w:type="spellEnd"/>
        <w:r>
          <w:t xml:space="preserve"> </w:t>
        </w:r>
        <w:proofErr w:type="spellStart"/>
        <w:r>
          <w:t>kế</w:t>
        </w:r>
        <w:proofErr w:type="spellEnd"/>
        <w:r>
          <w:t xml:space="preserve"> </w:t>
        </w:r>
        <w:proofErr w:type="spellStart"/>
        <w:r>
          <w:t>hoạch</w:t>
        </w:r>
        <w:proofErr w:type="spellEnd"/>
        <w:r>
          <w:t>.</w:t>
        </w:r>
      </w:ins>
    </w:p>
    <w:p w14:paraId="7EF5629C" w14:textId="77777777" w:rsidR="00BB0F55" w:rsidRDefault="00BB0F55" w:rsidP="00BB0F55">
      <w:pPr>
        <w:pStyle w:val="CTDT-Text"/>
        <w:rPr>
          <w:ins w:id="1437" w:author="Vũ Đức Thông (VinSOC-ANBM-ANBMOT)" w:date="2026-04-19T21:15:00Z"/>
        </w:rPr>
      </w:pPr>
      <w:proofErr w:type="spellStart"/>
      <w:ins w:id="1438" w:author="Vũ Đức Thông (VinSOC-ANBM-ANBMOT)" w:date="2026-04-19T21:15:00Z">
        <w:r>
          <w:t>Cơ</w:t>
        </w:r>
        <w:proofErr w:type="spellEnd"/>
        <w:r>
          <w:t xml:space="preserve"> </w:t>
        </w:r>
        <w:proofErr w:type="spellStart"/>
        <w:r>
          <w:t>cấu</w:t>
        </w:r>
        <w:proofErr w:type="spellEnd"/>
        <w:r>
          <w:t xml:space="preserve"> </w:t>
        </w:r>
        <w:proofErr w:type="spellStart"/>
        <w:r>
          <w:t>chấp</w:t>
        </w:r>
        <w:proofErr w:type="spellEnd"/>
        <w:r>
          <w:t xml:space="preserve"> </w:t>
        </w:r>
        <w:proofErr w:type="spellStart"/>
        <w:r>
          <w:t>hành</w:t>
        </w:r>
        <w:proofErr w:type="spellEnd"/>
        <w:r>
          <w:t xml:space="preserve"> (Tay/</w:t>
        </w:r>
        <w:proofErr w:type="spellStart"/>
        <w:r>
          <w:t>Chân</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như</w:t>
        </w:r>
        <w:proofErr w:type="spellEnd"/>
        <w:r>
          <w:t xml:space="preserve"> </w:t>
        </w:r>
        <w:proofErr w:type="spellStart"/>
        <w:r>
          <w:t>đóng</w:t>
        </w:r>
        <w:proofErr w:type="spellEnd"/>
        <w:r>
          <w:t xml:space="preserve"> van, </w:t>
        </w:r>
        <w:proofErr w:type="spellStart"/>
        <w:r>
          <w:t>bật</w:t>
        </w:r>
        <w:proofErr w:type="spellEnd"/>
        <w:r>
          <w:t xml:space="preserve"> </w:t>
        </w:r>
        <w:proofErr w:type="spellStart"/>
        <w:r>
          <w:t>máy</w:t>
        </w:r>
        <w:proofErr w:type="spellEnd"/>
        <w:r>
          <w:t>).</w:t>
        </w:r>
      </w:ins>
    </w:p>
    <w:p w14:paraId="26D4EA8B" w14:textId="35ECDDCF" w:rsidR="00BB0F55" w:rsidRDefault="00BB0F55" w:rsidP="00BB0F55">
      <w:pPr>
        <w:pStyle w:val="CTDT-Text"/>
        <w:rPr>
          <w:ins w:id="1439" w:author="Vũ Đức Thông (VinSOC-ANBM-ANBMOT)" w:date="2026-04-19T21:15:00Z"/>
        </w:rPr>
      </w:pPr>
      <w:ins w:id="1440" w:author="Vũ Đức Thông (VinSOC-ANBM-ANBMOT)" w:date="2026-04-19T21:15:00Z">
        <w:r>
          <w:t xml:space="preserve">Xu </w:t>
        </w:r>
        <w:proofErr w:type="spellStart"/>
        <w:r>
          <w:t>hướng</w:t>
        </w:r>
        <w:proofErr w:type="spellEnd"/>
        <w:r>
          <w:t xml:space="preserve">: </w:t>
        </w:r>
        <w:proofErr w:type="spellStart"/>
        <w:r>
          <w:t>Trước</w:t>
        </w:r>
        <w:proofErr w:type="spellEnd"/>
        <w:r>
          <w:t xml:space="preserve"> </w:t>
        </w:r>
        <w:proofErr w:type="spellStart"/>
        <w:r>
          <w:t>đây</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rất</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nhưng</w:t>
        </w:r>
        <w:proofErr w:type="spellEnd"/>
        <w:r>
          <w:t xml:space="preserve"> </w:t>
        </w:r>
        <w:proofErr w:type="spellStart"/>
        <w:r>
          <w:t>ngày</w:t>
        </w:r>
        <w:proofErr w:type="spellEnd"/>
        <w:r>
          <w:t xml:space="preserve"> nay </w:t>
        </w:r>
        <w:proofErr w:type="spellStart"/>
        <w:r>
          <w:t>chúng</w:t>
        </w:r>
        <w:proofErr w:type="spellEnd"/>
        <w:r>
          <w:t xml:space="preserve"> </w:t>
        </w:r>
        <w:proofErr w:type="spellStart"/>
        <w:r>
          <w:t>đang</w:t>
        </w:r>
        <w:proofErr w:type="spellEnd"/>
        <w:r>
          <w:t xml:space="preserve"> </w:t>
        </w:r>
        <w:proofErr w:type="spellStart"/>
        <w:r>
          <w:t>lai</w:t>
        </w:r>
        <w:proofErr w:type="spellEnd"/>
        <w:r>
          <w:t xml:space="preserve"> </w:t>
        </w:r>
        <w:proofErr w:type="spellStart"/>
        <w:r>
          <w:t>với</w:t>
        </w:r>
        <w:proofErr w:type="spellEnd"/>
        <w:r>
          <w:t xml:space="preserve"> </w:t>
        </w:r>
        <w:proofErr w:type="spellStart"/>
        <w:r>
          <w:t>nhau</w:t>
        </w:r>
        <w:proofErr w:type="spellEnd"/>
        <w:r>
          <w:t xml:space="preserve"> </w:t>
        </w:r>
        <w:proofErr w:type="spellStart"/>
        <w:r>
          <w:t>và</w:t>
        </w:r>
        <w:proofErr w:type="spellEnd"/>
        <w:r>
          <w:t xml:space="preserve"> </w:t>
        </w:r>
        <w:proofErr w:type="spellStart"/>
        <w:r>
          <w:t>trở</w:t>
        </w:r>
        <w:proofErr w:type="spellEnd"/>
        <w:r>
          <w:t xml:space="preserve"> </w:t>
        </w:r>
        <w:proofErr w:type="spellStart"/>
        <w:r>
          <w:t>nên</w:t>
        </w:r>
        <w:proofErr w:type="spellEnd"/>
        <w:r>
          <w:t xml:space="preserve"> </w:t>
        </w:r>
        <w:proofErr w:type="spellStart"/>
        <w:r>
          <w:t>giống</w:t>
        </w:r>
        <w:proofErr w:type="spellEnd"/>
        <w:r>
          <w:t xml:space="preserve"> </w:t>
        </w:r>
        <w:proofErr w:type="spellStart"/>
        <w:r>
          <w:t>nhau</w:t>
        </w:r>
        <w:proofErr w:type="spellEnd"/>
        <w:r>
          <w:t xml:space="preserve"> </w:t>
        </w:r>
        <w:proofErr w:type="spellStart"/>
        <w:r>
          <w:t>hơn</w:t>
        </w:r>
        <w:proofErr w:type="spellEnd"/>
        <w:r>
          <w:t xml:space="preserve">, </w:t>
        </w:r>
        <w:proofErr w:type="spellStart"/>
        <w:r>
          <w:t>nên</w:t>
        </w:r>
        <w:proofErr w:type="spellEnd"/>
        <w:r>
          <w:t xml:space="preserve"> </w:t>
        </w:r>
        <w:proofErr w:type="spellStart"/>
        <w:r>
          <w:t>người</w:t>
        </w:r>
        <w:proofErr w:type="spellEnd"/>
        <w:r>
          <w:t xml:space="preserve"> ta </w:t>
        </w:r>
        <w:proofErr w:type="spellStart"/>
        <w:r>
          <w:t>dùng</w:t>
        </w:r>
        <w:proofErr w:type="spellEnd"/>
        <w:r>
          <w:t xml:space="preserve"> </w:t>
        </w:r>
        <w:proofErr w:type="spellStart"/>
        <w:r>
          <w:t>tên</w:t>
        </w:r>
        <w:proofErr w:type="spellEnd"/>
        <w:r>
          <w:t xml:space="preserve"> </w:t>
        </w:r>
        <w:proofErr w:type="spellStart"/>
        <w:r>
          <w:t>chung</w:t>
        </w:r>
        <w:proofErr w:type="spellEnd"/>
        <w:r>
          <w:t xml:space="preserve"> </w:t>
        </w:r>
        <w:proofErr w:type="spellStart"/>
        <w:r>
          <w:t>là</w:t>
        </w:r>
        <w:proofErr w:type="spellEnd"/>
        <w:r>
          <w:t xml:space="preserve"> ICS </w:t>
        </w:r>
        <w:proofErr w:type="spellStart"/>
        <w:r>
          <w:t>cho</w:t>
        </w:r>
        <w:proofErr w:type="spellEnd"/>
        <w:r>
          <w:t xml:space="preserve"> </w:t>
        </w:r>
        <w:proofErr w:type="spellStart"/>
        <w:r>
          <w:t>đỡ</w:t>
        </w:r>
        <w:proofErr w:type="spellEnd"/>
        <w:r>
          <w:t xml:space="preserve"> </w:t>
        </w:r>
        <w:proofErr w:type="spellStart"/>
        <w:r>
          <w:t>nhầm</w:t>
        </w:r>
        <w:proofErr w:type="spellEnd"/>
        <w:r>
          <w:t xml:space="preserve"> </w:t>
        </w:r>
        <w:proofErr w:type="spellStart"/>
        <w:r>
          <w:t>lẫn</w:t>
        </w:r>
        <w:proofErr w:type="spellEnd"/>
        <w:r>
          <w:t>.</w:t>
        </w:r>
      </w:ins>
    </w:p>
    <w:p w14:paraId="623F3FA9" w14:textId="77777777" w:rsidR="00BB0F55" w:rsidRDefault="00BB0F55" w:rsidP="00BB0F55">
      <w:pPr>
        <w:pStyle w:val="CTDT-Text"/>
        <w:rPr>
          <w:ins w:id="1441" w:author="Vũ Đức Thông (VinSOC-ANBM-ANBMOT)" w:date="2026-04-19T21:12:00Z"/>
        </w:rPr>
      </w:pPr>
    </w:p>
    <w:p w14:paraId="5E596F40" w14:textId="06481812" w:rsidR="00DD16A2" w:rsidRDefault="00DD16A2">
      <w:pPr>
        <w:pStyle w:val="CTDT-Text"/>
        <w:rPr>
          <w:ins w:id="1442" w:author="Vũ Đức Thông (VinSOC-ANBM-ANBMOT)" w:date="2026-04-19T21:12:00Z"/>
          <w:sz w:val="27"/>
          <w:szCs w:val="27"/>
        </w:rPr>
        <w:pPrChange w:id="1443" w:author="Vũ Đức Thông (VinSOC-ANBM-ANBMOT)" w:date="2026-04-19T21:14:00Z">
          <w:pPr>
            <w:pStyle w:val="Heading3"/>
            <w:pBdr>
              <w:top w:val="single" w:sz="2" w:space="0" w:color="E5E7EB"/>
              <w:left w:val="single" w:sz="2" w:space="0" w:color="E5E7EB"/>
              <w:bottom w:val="single" w:sz="2" w:space="0" w:color="E5E7EB"/>
              <w:right w:val="single" w:sz="2" w:space="0" w:color="E5E7EB"/>
            </w:pBdr>
            <w:shd w:val="clear" w:color="auto" w:fill="252526"/>
          </w:pPr>
        </w:pPrChange>
      </w:pPr>
    </w:p>
    <w:tbl>
      <w:tblPr>
        <w:tblStyle w:val="TableGrid"/>
        <w:tblW w:w="0" w:type="auto"/>
        <w:tblLook w:val="04A0" w:firstRow="1" w:lastRow="0" w:firstColumn="1" w:lastColumn="0" w:noHBand="0" w:noVBand="1"/>
        <w:tblPrChange w:id="1444" w:author="Vũ Đức Thông (VinSOC-ANBM-ANBMOT)" w:date="2026-04-19T21:14:00Z">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PrChange>
      </w:tblPr>
      <w:tblGrid>
        <w:gridCol w:w="1451"/>
        <w:gridCol w:w="3691"/>
        <w:gridCol w:w="4316"/>
        <w:tblGridChange w:id="1445">
          <w:tblGrid>
            <w:gridCol w:w="1369"/>
            <w:gridCol w:w="3720"/>
            <w:gridCol w:w="4373"/>
          </w:tblGrid>
        </w:tblGridChange>
      </w:tblGrid>
      <w:tr w:rsidR="00DD16A2" w14:paraId="1CE53926" w14:textId="77777777" w:rsidTr="00BB0F55">
        <w:trPr>
          <w:ins w:id="1446" w:author="Vũ Đức Thông (VinSOC-ANBM-ANBMOT)" w:date="2026-04-19T21:12:00Z"/>
          <w:trPrChange w:id="1447" w:author="Vũ Đức Thông (VinSOC-ANBM-ANBMOT)" w:date="2026-04-19T21:14:00Z">
            <w:trPr>
              <w:tblHeader/>
              <w:tblCellSpacing w:w="15" w:type="dxa"/>
            </w:trPr>
          </w:trPrChange>
        </w:trPr>
        <w:tc>
          <w:tcPr>
            <w:tcW w:w="0" w:type="auto"/>
            <w:hideMark/>
            <w:tcPrChange w:id="1448" w:author="Vũ Đức Thông (VinSOC-ANBM-ANBMOT)" w:date="2026-04-19T21:14:00Z">
              <w:tcPr>
                <w:tcW w:w="0" w:type="auto"/>
                <w:tcBorders>
                  <w:top w:val="single" w:sz="2" w:space="0" w:color="auto"/>
                  <w:left w:val="single" w:sz="2" w:space="0" w:color="auto"/>
                  <w:bottom w:val="single" w:sz="6" w:space="0" w:color="auto"/>
                  <w:right w:val="single" w:sz="6" w:space="0" w:color="auto"/>
                </w:tcBorders>
                <w:vAlign w:val="center"/>
                <w:hideMark/>
              </w:tcPr>
            </w:tcPrChange>
          </w:tcPr>
          <w:p w14:paraId="280DC5D1" w14:textId="77777777" w:rsidR="00DD16A2" w:rsidRDefault="00DD16A2">
            <w:pPr>
              <w:rPr>
                <w:ins w:id="1449" w:author="Vũ Đức Thông (VinSOC-ANBM-ANBMOT)" w:date="2026-04-19T21:12:00Z"/>
                <w:rFonts w:cs="Times New Roman"/>
              </w:rPr>
            </w:pPr>
            <w:proofErr w:type="spellStart"/>
            <w:ins w:id="1450" w:author="Vũ Đức Thông (VinSOC-ANBM-ANBMOT)" w:date="2026-04-19T21:12:00Z">
              <w:r>
                <w:t>Đặc</w:t>
              </w:r>
              <w:proofErr w:type="spellEnd"/>
              <w:r>
                <w:t xml:space="preserve"> </w:t>
              </w:r>
              <w:proofErr w:type="spellStart"/>
              <w:r>
                <w:t>điểm</w:t>
              </w:r>
              <w:proofErr w:type="spellEnd"/>
            </w:ins>
          </w:p>
        </w:tc>
        <w:tc>
          <w:tcPr>
            <w:tcW w:w="0" w:type="auto"/>
            <w:hideMark/>
            <w:tcPrChange w:id="1451" w:author="Vũ Đức Thông (VinSOC-ANBM-ANBMOT)" w:date="2026-04-19T21:14:00Z">
              <w:tcPr>
                <w:tcW w:w="0" w:type="auto"/>
                <w:tcBorders>
                  <w:top w:val="single" w:sz="2" w:space="0" w:color="auto"/>
                  <w:left w:val="single" w:sz="6" w:space="0" w:color="auto"/>
                  <w:bottom w:val="single" w:sz="6" w:space="0" w:color="auto"/>
                  <w:right w:val="single" w:sz="6" w:space="0" w:color="auto"/>
                </w:tcBorders>
                <w:vAlign w:val="center"/>
                <w:hideMark/>
              </w:tcPr>
            </w:tcPrChange>
          </w:tcPr>
          <w:p w14:paraId="336AAC0F" w14:textId="77777777" w:rsidR="00DD16A2" w:rsidRDefault="00DD16A2">
            <w:pPr>
              <w:rPr>
                <w:ins w:id="1452" w:author="Vũ Đức Thông (VinSOC-ANBM-ANBMOT)" w:date="2026-04-19T21:12:00Z"/>
              </w:rPr>
            </w:pPr>
            <w:ins w:id="1453" w:author="Vũ Đức Thông (VinSOC-ANBM-ANBMOT)" w:date="2026-04-19T21:12:00Z">
              <w:r>
                <w:t xml:space="preserve">ICS </w:t>
              </w:r>
              <w:proofErr w:type="spellStart"/>
              <w:r>
                <w:t>truyền</w:t>
              </w:r>
              <w:proofErr w:type="spellEnd"/>
              <w:r>
                <w:t xml:space="preserve"> </w:t>
              </w:r>
              <w:proofErr w:type="spellStart"/>
              <w:r>
                <w:t>thống</w:t>
              </w:r>
              <w:proofErr w:type="spellEnd"/>
              <w:r>
                <w:t xml:space="preserve"> (</w:t>
              </w:r>
              <w:proofErr w:type="spellStart"/>
              <w:r>
                <w:t>Cũ</w:t>
              </w:r>
              <w:proofErr w:type="spellEnd"/>
              <w:r>
                <w:t>)</w:t>
              </w:r>
            </w:ins>
          </w:p>
        </w:tc>
        <w:tc>
          <w:tcPr>
            <w:tcW w:w="0" w:type="auto"/>
            <w:hideMark/>
            <w:tcPrChange w:id="1454" w:author="Vũ Đức Thông (VinSOC-ANBM-ANBMOT)" w:date="2026-04-19T21:14:00Z">
              <w:tcPr>
                <w:tcW w:w="0" w:type="auto"/>
                <w:tcBorders>
                  <w:top w:val="single" w:sz="2" w:space="0" w:color="auto"/>
                  <w:left w:val="single" w:sz="6" w:space="0" w:color="auto"/>
                  <w:bottom w:val="single" w:sz="6" w:space="0" w:color="auto"/>
                  <w:right w:val="single" w:sz="2" w:space="0" w:color="auto"/>
                </w:tcBorders>
                <w:vAlign w:val="center"/>
                <w:hideMark/>
              </w:tcPr>
            </w:tcPrChange>
          </w:tcPr>
          <w:p w14:paraId="1E5779B8" w14:textId="77777777" w:rsidR="00DD16A2" w:rsidRDefault="00DD16A2">
            <w:pPr>
              <w:rPr>
                <w:ins w:id="1455" w:author="Vũ Đức Thông (VinSOC-ANBM-ANBMOT)" w:date="2026-04-19T21:12:00Z"/>
              </w:rPr>
            </w:pPr>
            <w:ins w:id="1456" w:author="Vũ Đức Thông (VinSOC-ANBM-ANBMOT)" w:date="2026-04-19T21:12:00Z">
              <w:r>
                <w:t xml:space="preserve">ICS </w:t>
              </w:r>
              <w:proofErr w:type="spellStart"/>
              <w:r>
                <w:t>hiện</w:t>
              </w:r>
              <w:proofErr w:type="spellEnd"/>
              <w:r>
                <w:t xml:space="preserve"> </w:t>
              </w:r>
              <w:proofErr w:type="spellStart"/>
              <w:r>
                <w:t>đại</w:t>
              </w:r>
              <w:proofErr w:type="spellEnd"/>
              <w:r>
                <w:t xml:space="preserve"> (</w:t>
              </w:r>
              <w:proofErr w:type="spellStart"/>
              <w:r>
                <w:t>Mới</w:t>
              </w:r>
              <w:proofErr w:type="spellEnd"/>
              <w:r>
                <w:t>)</w:t>
              </w:r>
            </w:ins>
          </w:p>
        </w:tc>
      </w:tr>
      <w:tr w:rsidR="00DD16A2" w14:paraId="755F54F0" w14:textId="77777777" w:rsidTr="00BB0F55">
        <w:trPr>
          <w:ins w:id="1457" w:author="Vũ Đức Thông (VinSOC-ANBM-ANBMOT)" w:date="2026-04-19T21:12:00Z"/>
          <w:trPrChange w:id="1458" w:author="Vũ Đức Thông (VinSOC-ANBM-ANBMOT)" w:date="2026-04-19T21:14:00Z">
            <w:trPr>
              <w:tblCellSpacing w:w="15" w:type="dxa"/>
            </w:trPr>
          </w:trPrChange>
        </w:trPr>
        <w:tc>
          <w:tcPr>
            <w:tcW w:w="0" w:type="auto"/>
            <w:hideMark/>
            <w:tcPrChange w:id="1459" w:author="Vũ Đức Thông (VinSOC-ANBM-ANBMOT)" w:date="2026-04-19T21:14:00Z">
              <w:tcPr>
                <w:tcW w:w="0" w:type="auto"/>
                <w:tcBorders>
                  <w:top w:val="single" w:sz="6" w:space="0" w:color="auto"/>
                  <w:left w:val="single" w:sz="2" w:space="0" w:color="auto"/>
                  <w:bottom w:val="single" w:sz="6" w:space="0" w:color="auto"/>
                  <w:right w:val="single" w:sz="6" w:space="0" w:color="auto"/>
                </w:tcBorders>
                <w:vAlign w:val="center"/>
                <w:hideMark/>
              </w:tcPr>
            </w:tcPrChange>
          </w:tcPr>
          <w:p w14:paraId="20CE2E37" w14:textId="77777777" w:rsidR="00DD16A2" w:rsidRDefault="00DD16A2">
            <w:pPr>
              <w:rPr>
                <w:ins w:id="1460" w:author="Vũ Đức Thông (VinSOC-ANBM-ANBMOT)" w:date="2026-04-19T21:12:00Z"/>
              </w:rPr>
            </w:pPr>
            <w:proofErr w:type="spellStart"/>
            <w:ins w:id="1461" w:author="Vũ Đức Thông (VinSOC-ANBM-ANBMOT)" w:date="2026-04-19T21:12:00Z">
              <w:r>
                <w:rPr>
                  <w:rStyle w:val="Strong"/>
                  <w:bdr w:val="single" w:sz="2" w:space="0" w:color="E5E7EB" w:frame="1"/>
                </w:rPr>
                <w:t>Kết</w:t>
              </w:r>
              <w:proofErr w:type="spellEnd"/>
              <w:r>
                <w:rPr>
                  <w:rStyle w:val="Strong"/>
                  <w:bdr w:val="single" w:sz="2" w:space="0" w:color="E5E7EB" w:frame="1"/>
                </w:rPr>
                <w:t xml:space="preserve"> </w:t>
              </w:r>
              <w:proofErr w:type="spellStart"/>
              <w:r>
                <w:rPr>
                  <w:rStyle w:val="Strong"/>
                  <w:bdr w:val="single" w:sz="2" w:space="0" w:color="E5E7EB" w:frame="1"/>
                </w:rPr>
                <w:t>nối</w:t>
              </w:r>
              <w:proofErr w:type="spellEnd"/>
            </w:ins>
          </w:p>
        </w:tc>
        <w:tc>
          <w:tcPr>
            <w:tcW w:w="0" w:type="auto"/>
            <w:hideMark/>
            <w:tcPrChange w:id="1462" w:author="Vũ Đức Thông (VinSOC-ANBM-ANBMOT)" w:date="2026-04-19T21:14: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20CFAB6E" w14:textId="77777777" w:rsidR="00DD16A2" w:rsidRDefault="00DD16A2">
            <w:pPr>
              <w:rPr>
                <w:ins w:id="1463" w:author="Vũ Đức Thông (VinSOC-ANBM-ANBMOT)" w:date="2026-04-19T21:12:00Z"/>
              </w:rPr>
            </w:pPr>
            <w:proofErr w:type="spellStart"/>
            <w:ins w:id="1464" w:author="Vũ Đức Thông (VinSOC-ANBM-ANBMOT)" w:date="2026-04-19T21:12:00Z">
              <w:r>
                <w:t>Cô</w:t>
              </w:r>
              <w:proofErr w:type="spellEnd"/>
              <w:r>
                <w:t xml:space="preserve"> </w:t>
              </w:r>
              <w:proofErr w:type="spellStart"/>
              <w:r>
                <w:t>lập</w:t>
              </w:r>
              <w:proofErr w:type="spellEnd"/>
              <w:r>
                <w:t xml:space="preserve">, </w:t>
              </w:r>
              <w:proofErr w:type="spellStart"/>
              <w:r>
                <w:t>đi</w:t>
              </w:r>
              <w:proofErr w:type="spellEnd"/>
              <w:r>
                <w:t xml:space="preserve"> </w:t>
              </w:r>
              <w:proofErr w:type="spellStart"/>
              <w:r>
                <w:t>dây</w:t>
              </w:r>
              <w:proofErr w:type="spellEnd"/>
              <w:r>
                <w:t xml:space="preserve"> </w:t>
              </w:r>
              <w:proofErr w:type="spellStart"/>
              <w:r>
                <w:t>riêng</w:t>
              </w:r>
              <w:proofErr w:type="spellEnd"/>
              <w:r>
                <w:t xml:space="preserve"> </w:t>
              </w:r>
              <w:proofErr w:type="spellStart"/>
              <w:r>
                <w:t>biệt</w:t>
              </w:r>
              <w:proofErr w:type="spellEnd"/>
            </w:ins>
          </w:p>
        </w:tc>
        <w:tc>
          <w:tcPr>
            <w:tcW w:w="0" w:type="auto"/>
            <w:hideMark/>
            <w:tcPrChange w:id="1465" w:author="Vũ Đức Thông (VinSOC-ANBM-ANBMOT)" w:date="2026-04-19T21:14:00Z">
              <w:tcPr>
                <w:tcW w:w="0" w:type="auto"/>
                <w:tcBorders>
                  <w:top w:val="single" w:sz="6" w:space="0" w:color="auto"/>
                  <w:left w:val="single" w:sz="6" w:space="0" w:color="auto"/>
                  <w:bottom w:val="single" w:sz="6" w:space="0" w:color="auto"/>
                  <w:right w:val="single" w:sz="2" w:space="0" w:color="auto"/>
                </w:tcBorders>
                <w:vAlign w:val="center"/>
                <w:hideMark/>
              </w:tcPr>
            </w:tcPrChange>
          </w:tcPr>
          <w:p w14:paraId="59F05E52" w14:textId="77777777" w:rsidR="00DD16A2" w:rsidRDefault="00DD16A2">
            <w:pPr>
              <w:rPr>
                <w:ins w:id="1466" w:author="Vũ Đức Thông (VinSOC-ANBM-ANBMOT)" w:date="2026-04-19T21:12:00Z"/>
              </w:rPr>
            </w:pPr>
            <w:proofErr w:type="spellStart"/>
            <w:ins w:id="1467" w:author="Vũ Đức Thông (VinSOC-ANBM-ANBMOT)" w:date="2026-04-19T21:12:00Z">
              <w:r>
                <w:t>Kết</w:t>
              </w:r>
              <w:proofErr w:type="spellEnd"/>
              <w:r>
                <w:t xml:space="preserve"> </w:t>
              </w:r>
              <w:proofErr w:type="spellStart"/>
              <w:r>
                <w:t>nối</w:t>
              </w:r>
              <w:proofErr w:type="spellEnd"/>
              <w:r>
                <w:t xml:space="preserve"> </w:t>
              </w:r>
              <w:proofErr w:type="spellStart"/>
              <w:r>
                <w:t>mạng</w:t>
              </w:r>
              <w:proofErr w:type="spellEnd"/>
              <w:r>
                <w:t xml:space="preserve"> (Internet, Ethernet), </w:t>
              </w:r>
              <w:proofErr w:type="spellStart"/>
              <w:r>
                <w:t>không</w:t>
              </w:r>
              <w:proofErr w:type="spellEnd"/>
              <w:r>
                <w:t xml:space="preserve"> </w:t>
              </w:r>
              <w:proofErr w:type="spellStart"/>
              <w:r>
                <w:t>dây</w:t>
              </w:r>
              <w:proofErr w:type="spellEnd"/>
            </w:ins>
          </w:p>
        </w:tc>
      </w:tr>
      <w:tr w:rsidR="00DD16A2" w14:paraId="3D84A4C0" w14:textId="77777777" w:rsidTr="00BB0F55">
        <w:trPr>
          <w:ins w:id="1468" w:author="Vũ Đức Thông (VinSOC-ANBM-ANBMOT)" w:date="2026-04-19T21:12:00Z"/>
          <w:trPrChange w:id="1469" w:author="Vũ Đức Thông (VinSOC-ANBM-ANBMOT)" w:date="2026-04-19T21:14:00Z">
            <w:trPr>
              <w:tblCellSpacing w:w="15" w:type="dxa"/>
            </w:trPr>
          </w:trPrChange>
        </w:trPr>
        <w:tc>
          <w:tcPr>
            <w:tcW w:w="0" w:type="auto"/>
            <w:hideMark/>
            <w:tcPrChange w:id="1470" w:author="Vũ Đức Thông (VinSOC-ANBM-ANBMOT)" w:date="2026-04-19T21:14:00Z">
              <w:tcPr>
                <w:tcW w:w="0" w:type="auto"/>
                <w:tcBorders>
                  <w:top w:val="single" w:sz="6" w:space="0" w:color="auto"/>
                  <w:left w:val="single" w:sz="2" w:space="0" w:color="auto"/>
                  <w:bottom w:val="single" w:sz="6" w:space="0" w:color="auto"/>
                  <w:right w:val="single" w:sz="6" w:space="0" w:color="auto"/>
                </w:tcBorders>
                <w:vAlign w:val="center"/>
                <w:hideMark/>
              </w:tcPr>
            </w:tcPrChange>
          </w:tcPr>
          <w:p w14:paraId="654A83A1" w14:textId="77777777" w:rsidR="00DD16A2" w:rsidRDefault="00DD16A2">
            <w:pPr>
              <w:rPr>
                <w:ins w:id="1471" w:author="Vũ Đức Thông (VinSOC-ANBM-ANBMOT)" w:date="2026-04-19T21:12:00Z"/>
              </w:rPr>
            </w:pPr>
            <w:proofErr w:type="spellStart"/>
            <w:ins w:id="1472" w:author="Vũ Đức Thông (VinSOC-ANBM-ANBMOT)" w:date="2026-04-19T21:12:00Z">
              <w:r>
                <w:rPr>
                  <w:rStyle w:val="Strong"/>
                  <w:bdr w:val="single" w:sz="2" w:space="0" w:color="E5E7EB" w:frame="1"/>
                </w:rPr>
                <w:t>Thiết</w:t>
              </w:r>
              <w:proofErr w:type="spellEnd"/>
              <w:r>
                <w:rPr>
                  <w:rStyle w:val="Strong"/>
                  <w:bdr w:val="single" w:sz="2" w:space="0" w:color="E5E7EB" w:frame="1"/>
                </w:rPr>
                <w:t xml:space="preserve"> </w:t>
              </w:r>
              <w:proofErr w:type="spellStart"/>
              <w:r>
                <w:rPr>
                  <w:rStyle w:val="Strong"/>
                  <w:bdr w:val="single" w:sz="2" w:space="0" w:color="E5E7EB" w:frame="1"/>
                </w:rPr>
                <w:t>bị</w:t>
              </w:r>
              <w:proofErr w:type="spellEnd"/>
            </w:ins>
          </w:p>
        </w:tc>
        <w:tc>
          <w:tcPr>
            <w:tcW w:w="0" w:type="auto"/>
            <w:hideMark/>
            <w:tcPrChange w:id="1473" w:author="Vũ Đức Thông (VinSOC-ANBM-ANBMOT)" w:date="2026-04-19T21:14: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76A8AED9" w14:textId="77777777" w:rsidR="00DD16A2" w:rsidRDefault="00DD16A2">
            <w:pPr>
              <w:rPr>
                <w:ins w:id="1474" w:author="Vũ Đức Thông (VinSOC-ANBM-ANBMOT)" w:date="2026-04-19T21:12:00Z"/>
              </w:rPr>
            </w:pPr>
            <w:proofErr w:type="spellStart"/>
            <w:ins w:id="1475" w:author="Vũ Đức Thông (VinSOC-ANBM-ANBMOT)" w:date="2026-04-19T21:12:00Z">
              <w:r>
                <w:t>Chuyên</w:t>
              </w:r>
              <w:proofErr w:type="spellEnd"/>
              <w:r>
                <w:t xml:space="preserve"> </w:t>
              </w:r>
              <w:proofErr w:type="spellStart"/>
              <w:r>
                <w:t>biệt</w:t>
              </w:r>
              <w:proofErr w:type="spellEnd"/>
              <w:r>
                <w:t xml:space="preserve">, </w:t>
              </w:r>
              <w:proofErr w:type="spellStart"/>
              <w:r>
                <w:t>khó</w:t>
              </w:r>
              <w:proofErr w:type="spellEnd"/>
              <w:r>
                <w:t xml:space="preserve"> </w:t>
              </w:r>
              <w:proofErr w:type="spellStart"/>
              <w:r>
                <w:t>thay</w:t>
              </w:r>
              <w:proofErr w:type="spellEnd"/>
              <w:r>
                <w:t xml:space="preserve"> </w:t>
              </w:r>
              <w:proofErr w:type="spellStart"/>
              <w:r>
                <w:t>thế</w:t>
              </w:r>
              <w:proofErr w:type="spellEnd"/>
            </w:ins>
          </w:p>
        </w:tc>
        <w:tc>
          <w:tcPr>
            <w:tcW w:w="0" w:type="auto"/>
            <w:hideMark/>
            <w:tcPrChange w:id="1476" w:author="Vũ Đức Thông (VinSOC-ANBM-ANBMOT)" w:date="2026-04-19T21:14:00Z">
              <w:tcPr>
                <w:tcW w:w="0" w:type="auto"/>
                <w:tcBorders>
                  <w:top w:val="single" w:sz="6" w:space="0" w:color="auto"/>
                  <w:left w:val="single" w:sz="6" w:space="0" w:color="auto"/>
                  <w:bottom w:val="single" w:sz="6" w:space="0" w:color="auto"/>
                  <w:right w:val="single" w:sz="2" w:space="0" w:color="auto"/>
                </w:tcBorders>
                <w:vAlign w:val="center"/>
                <w:hideMark/>
              </w:tcPr>
            </w:tcPrChange>
          </w:tcPr>
          <w:p w14:paraId="4048A23C" w14:textId="77777777" w:rsidR="00DD16A2" w:rsidRDefault="00DD16A2">
            <w:pPr>
              <w:rPr>
                <w:ins w:id="1477" w:author="Vũ Đức Thông (VinSOC-ANBM-ANBMOT)" w:date="2026-04-19T21:12:00Z"/>
              </w:rPr>
            </w:pPr>
            <w:proofErr w:type="spellStart"/>
            <w:ins w:id="1478" w:author="Vũ Đức Thông (VinSOC-ANBM-ANBMOT)" w:date="2026-04-19T21:12:00Z">
              <w:r>
                <w:t>Dùng</w:t>
              </w:r>
              <w:proofErr w:type="spellEnd"/>
              <w:r>
                <w:t xml:space="preserve"> </w:t>
              </w:r>
              <w:proofErr w:type="spellStart"/>
              <w:r>
                <w:t>các</w:t>
              </w:r>
              <w:proofErr w:type="spellEnd"/>
              <w:r>
                <w:t xml:space="preserve"> </w:t>
              </w:r>
              <w:proofErr w:type="spellStart"/>
              <w:r>
                <w:t>chuẩn</w:t>
              </w:r>
              <w:proofErr w:type="spellEnd"/>
              <w:r>
                <w:t xml:space="preserve"> </w:t>
              </w:r>
              <w:proofErr w:type="spellStart"/>
              <w:r>
                <w:t>chung</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hơn</w:t>
              </w:r>
              <w:proofErr w:type="spellEnd"/>
            </w:ins>
          </w:p>
        </w:tc>
      </w:tr>
      <w:tr w:rsidR="00DD16A2" w14:paraId="16F1364F" w14:textId="77777777" w:rsidTr="00BB0F55">
        <w:trPr>
          <w:ins w:id="1479" w:author="Vũ Đức Thông (VinSOC-ANBM-ANBMOT)" w:date="2026-04-19T21:12:00Z"/>
          <w:trPrChange w:id="1480" w:author="Vũ Đức Thông (VinSOC-ANBM-ANBMOT)" w:date="2026-04-19T21:14:00Z">
            <w:trPr>
              <w:tblCellSpacing w:w="15" w:type="dxa"/>
            </w:trPr>
          </w:trPrChange>
        </w:trPr>
        <w:tc>
          <w:tcPr>
            <w:tcW w:w="0" w:type="auto"/>
            <w:hideMark/>
            <w:tcPrChange w:id="1481" w:author="Vũ Đức Thông (VinSOC-ANBM-ANBMOT)" w:date="2026-04-19T21:14:00Z">
              <w:tcPr>
                <w:tcW w:w="0" w:type="auto"/>
                <w:tcBorders>
                  <w:top w:val="single" w:sz="6" w:space="0" w:color="auto"/>
                  <w:left w:val="single" w:sz="2" w:space="0" w:color="auto"/>
                  <w:bottom w:val="single" w:sz="6" w:space="0" w:color="auto"/>
                  <w:right w:val="single" w:sz="6" w:space="0" w:color="auto"/>
                </w:tcBorders>
                <w:vAlign w:val="center"/>
                <w:hideMark/>
              </w:tcPr>
            </w:tcPrChange>
          </w:tcPr>
          <w:p w14:paraId="24B12222" w14:textId="77777777" w:rsidR="00DD16A2" w:rsidRDefault="00DD16A2">
            <w:pPr>
              <w:rPr>
                <w:ins w:id="1482" w:author="Vũ Đức Thông (VinSOC-ANBM-ANBMOT)" w:date="2026-04-19T21:12:00Z"/>
              </w:rPr>
            </w:pPr>
            <w:proofErr w:type="spellStart"/>
            <w:ins w:id="1483" w:author="Vũ Đức Thông (VinSOC-ANBM-ANBMOT)" w:date="2026-04-19T21:12:00Z">
              <w:r>
                <w:rPr>
                  <w:rStyle w:val="Strong"/>
                  <w:bdr w:val="single" w:sz="2" w:space="0" w:color="E5E7EB" w:frame="1"/>
                </w:rPr>
                <w:lastRenderedPageBreak/>
                <w:t>Sự</w:t>
              </w:r>
              <w:proofErr w:type="spellEnd"/>
              <w:r>
                <w:rPr>
                  <w:rStyle w:val="Strong"/>
                  <w:bdr w:val="single" w:sz="2" w:space="0" w:color="E5E7EB" w:frame="1"/>
                </w:rPr>
                <w:t xml:space="preserve"> </w:t>
              </w:r>
              <w:proofErr w:type="spellStart"/>
              <w:r>
                <w:rPr>
                  <w:rStyle w:val="Strong"/>
                  <w:bdr w:val="single" w:sz="2" w:space="0" w:color="E5E7EB" w:frame="1"/>
                </w:rPr>
                <w:t>khác</w:t>
              </w:r>
              <w:proofErr w:type="spellEnd"/>
              <w:r>
                <w:rPr>
                  <w:rStyle w:val="Strong"/>
                  <w:bdr w:val="single" w:sz="2" w:space="0" w:color="E5E7EB" w:frame="1"/>
                </w:rPr>
                <w:t xml:space="preserve"> </w:t>
              </w:r>
              <w:proofErr w:type="spellStart"/>
              <w:r>
                <w:rPr>
                  <w:rStyle w:val="Strong"/>
                  <w:bdr w:val="single" w:sz="2" w:space="0" w:color="E5E7EB" w:frame="1"/>
                </w:rPr>
                <w:t>biệt</w:t>
              </w:r>
              <w:proofErr w:type="spellEnd"/>
            </w:ins>
          </w:p>
        </w:tc>
        <w:tc>
          <w:tcPr>
            <w:tcW w:w="0" w:type="auto"/>
            <w:hideMark/>
            <w:tcPrChange w:id="1484" w:author="Vũ Đức Thông (VinSOC-ANBM-ANBMOT)" w:date="2026-04-19T21:14:00Z">
              <w:tcPr>
                <w:tcW w:w="0" w:type="auto"/>
                <w:tcBorders>
                  <w:top w:val="single" w:sz="6" w:space="0" w:color="auto"/>
                  <w:left w:val="single" w:sz="6" w:space="0" w:color="auto"/>
                  <w:bottom w:val="single" w:sz="6" w:space="0" w:color="auto"/>
                  <w:right w:val="single" w:sz="6" w:space="0" w:color="auto"/>
                </w:tcBorders>
                <w:vAlign w:val="center"/>
                <w:hideMark/>
              </w:tcPr>
            </w:tcPrChange>
          </w:tcPr>
          <w:p w14:paraId="3A7737A9" w14:textId="77777777" w:rsidR="00DD16A2" w:rsidRDefault="00DD16A2">
            <w:pPr>
              <w:rPr>
                <w:ins w:id="1485" w:author="Vũ Đức Thông (VinSOC-ANBM-ANBMOT)" w:date="2026-04-19T21:12:00Z"/>
              </w:rPr>
            </w:pPr>
            <w:proofErr w:type="spellStart"/>
            <w:ins w:id="1486" w:author="Vũ Đức Thông (VinSOC-ANBM-ANBMOT)" w:date="2026-04-19T21:12:00Z">
              <w:r>
                <w:t>Phân</w:t>
              </w:r>
              <w:proofErr w:type="spellEnd"/>
              <w:r>
                <w:t xml:space="preserve"> chia </w:t>
              </w:r>
              <w:proofErr w:type="spellStart"/>
              <w:r>
                <w:t>rõ</w:t>
              </w:r>
              <w:proofErr w:type="spellEnd"/>
              <w:r>
                <w:t xml:space="preserve"> </w:t>
              </w:r>
              <w:proofErr w:type="spellStart"/>
              <w:r>
                <w:t>rệt</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hệ</w:t>
              </w:r>
              <w:proofErr w:type="spellEnd"/>
              <w:r>
                <w:t xml:space="preserve"> </w:t>
              </w:r>
              <w:proofErr w:type="spellStart"/>
              <w:r>
                <w:t>thống</w:t>
              </w:r>
              <w:proofErr w:type="spellEnd"/>
            </w:ins>
          </w:p>
        </w:tc>
        <w:tc>
          <w:tcPr>
            <w:tcW w:w="0" w:type="auto"/>
            <w:hideMark/>
            <w:tcPrChange w:id="1487" w:author="Vũ Đức Thông (VinSOC-ANBM-ANBMOT)" w:date="2026-04-19T21:14:00Z">
              <w:tcPr>
                <w:tcW w:w="0" w:type="auto"/>
                <w:tcBorders>
                  <w:top w:val="single" w:sz="6" w:space="0" w:color="auto"/>
                  <w:left w:val="single" w:sz="6" w:space="0" w:color="auto"/>
                  <w:bottom w:val="single" w:sz="6" w:space="0" w:color="auto"/>
                  <w:right w:val="single" w:sz="2" w:space="0" w:color="auto"/>
                </w:tcBorders>
                <w:vAlign w:val="center"/>
                <w:hideMark/>
              </w:tcPr>
            </w:tcPrChange>
          </w:tcPr>
          <w:p w14:paraId="0A9F28E9" w14:textId="77777777" w:rsidR="00DD16A2" w:rsidRDefault="00DD16A2">
            <w:pPr>
              <w:rPr>
                <w:ins w:id="1488" w:author="Vũ Đức Thông (VinSOC-ANBM-ANBMOT)" w:date="2026-04-19T21:12:00Z"/>
              </w:rPr>
            </w:pPr>
            <w:proofErr w:type="spellStart"/>
            <w:ins w:id="1489" w:author="Vũ Đức Thông (VinSOC-ANBM-ANBMOT)" w:date="2026-04-19T21:12:00Z">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đang</w:t>
              </w:r>
              <w:proofErr w:type="spellEnd"/>
              <w:r>
                <w:t xml:space="preserve"> </w:t>
              </w:r>
              <w:proofErr w:type="spellStart"/>
              <w:r>
                <w:t>dần</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về</w:t>
              </w:r>
              <w:proofErr w:type="spellEnd"/>
              <w:r>
                <w:t xml:space="preserve"> </w:t>
              </w:r>
              <w:proofErr w:type="spellStart"/>
              <w:r>
                <w:t>tính</w:t>
              </w:r>
              <w:proofErr w:type="spellEnd"/>
              <w:r>
                <w:t xml:space="preserve"> </w:t>
              </w:r>
              <w:proofErr w:type="spellStart"/>
              <w:r>
                <w:t>năng</w:t>
              </w:r>
              <w:proofErr w:type="spellEnd"/>
            </w:ins>
          </w:p>
        </w:tc>
      </w:tr>
      <w:tr w:rsidR="00DD16A2" w14:paraId="34A09EB6" w14:textId="77777777" w:rsidTr="00BB0F55">
        <w:trPr>
          <w:ins w:id="1490" w:author="Vũ Đức Thông (VinSOC-ANBM-ANBMOT)" w:date="2026-04-19T21:12:00Z"/>
          <w:trPrChange w:id="1491" w:author="Vũ Đức Thông (VinSOC-ANBM-ANBMOT)" w:date="2026-04-19T21:14:00Z">
            <w:trPr>
              <w:tblCellSpacing w:w="15" w:type="dxa"/>
            </w:trPr>
          </w:trPrChange>
        </w:trPr>
        <w:tc>
          <w:tcPr>
            <w:tcW w:w="0" w:type="auto"/>
            <w:hideMark/>
            <w:tcPrChange w:id="1492" w:author="Vũ Đức Thông (VinSOC-ANBM-ANBMOT)" w:date="2026-04-19T21:14:00Z">
              <w:tcPr>
                <w:tcW w:w="0" w:type="auto"/>
                <w:tcBorders>
                  <w:top w:val="single" w:sz="6" w:space="0" w:color="auto"/>
                  <w:left w:val="single" w:sz="2" w:space="0" w:color="auto"/>
                  <w:bottom w:val="single" w:sz="2" w:space="0" w:color="auto"/>
                  <w:right w:val="single" w:sz="6" w:space="0" w:color="auto"/>
                </w:tcBorders>
                <w:vAlign w:val="center"/>
                <w:hideMark/>
              </w:tcPr>
            </w:tcPrChange>
          </w:tcPr>
          <w:p w14:paraId="3EBD2900" w14:textId="77777777" w:rsidR="00DD16A2" w:rsidRDefault="00DD16A2">
            <w:pPr>
              <w:rPr>
                <w:ins w:id="1493" w:author="Vũ Đức Thông (VinSOC-ANBM-ANBMOT)" w:date="2026-04-19T21:12:00Z"/>
              </w:rPr>
            </w:pPr>
            <w:proofErr w:type="spellStart"/>
            <w:ins w:id="1494" w:author="Vũ Đức Thông (VinSOC-ANBM-ANBMOT)" w:date="2026-04-19T21:12:00Z">
              <w:r>
                <w:rPr>
                  <w:rStyle w:val="Strong"/>
                  <w:bdr w:val="single" w:sz="2" w:space="0" w:color="E5E7EB" w:frame="1"/>
                </w:rPr>
                <w:t>Bảo</w:t>
              </w:r>
              <w:proofErr w:type="spellEnd"/>
              <w:r>
                <w:rPr>
                  <w:rStyle w:val="Strong"/>
                  <w:bdr w:val="single" w:sz="2" w:space="0" w:color="E5E7EB" w:frame="1"/>
                </w:rPr>
                <w:t xml:space="preserve"> </w:t>
              </w:r>
              <w:proofErr w:type="spellStart"/>
              <w:r>
                <w:rPr>
                  <w:rStyle w:val="Strong"/>
                  <w:bdr w:val="single" w:sz="2" w:space="0" w:color="E5E7EB" w:frame="1"/>
                </w:rPr>
                <w:t>mật</w:t>
              </w:r>
              <w:proofErr w:type="spellEnd"/>
            </w:ins>
          </w:p>
        </w:tc>
        <w:tc>
          <w:tcPr>
            <w:tcW w:w="0" w:type="auto"/>
            <w:hideMark/>
            <w:tcPrChange w:id="1495" w:author="Vũ Đức Thông (VinSOC-ANBM-ANBMOT)" w:date="2026-04-19T21:14:00Z">
              <w:tcPr>
                <w:tcW w:w="0" w:type="auto"/>
                <w:tcBorders>
                  <w:top w:val="single" w:sz="6" w:space="0" w:color="auto"/>
                  <w:left w:val="single" w:sz="6" w:space="0" w:color="auto"/>
                  <w:bottom w:val="single" w:sz="2" w:space="0" w:color="auto"/>
                  <w:right w:val="single" w:sz="6" w:space="0" w:color="auto"/>
                </w:tcBorders>
                <w:vAlign w:val="center"/>
                <w:hideMark/>
              </w:tcPr>
            </w:tcPrChange>
          </w:tcPr>
          <w:p w14:paraId="79DAB698" w14:textId="77777777" w:rsidR="00DD16A2" w:rsidRDefault="00DD16A2">
            <w:pPr>
              <w:rPr>
                <w:ins w:id="1496" w:author="Vũ Đức Thông (VinSOC-ANBM-ANBMOT)" w:date="2026-04-19T21:12:00Z"/>
              </w:rPr>
            </w:pPr>
            <w:proofErr w:type="gramStart"/>
            <w:ins w:id="1497" w:author="Vũ Đức Thông (VinSOC-ANBM-ANBMOT)" w:date="2026-04-19T21:12:00Z">
              <w:r>
                <w:t>An</w:t>
              </w:r>
              <w:proofErr w:type="gramEnd"/>
              <w:r>
                <w:t xml:space="preserve"> </w:t>
              </w:r>
              <w:proofErr w:type="spellStart"/>
              <w:r>
                <w:t>toàn</w:t>
              </w:r>
              <w:proofErr w:type="spellEnd"/>
              <w:r>
                <w:t xml:space="preserve"> </w:t>
              </w:r>
              <w:proofErr w:type="spellStart"/>
              <w:r>
                <w:t>vì</w:t>
              </w:r>
              <w:proofErr w:type="spellEnd"/>
              <w:r>
                <w:t xml:space="preserve"> </w:t>
              </w:r>
              <w:proofErr w:type="spellStart"/>
              <w:r>
                <w:t>không</w:t>
              </w:r>
              <w:proofErr w:type="spellEnd"/>
              <w:r>
                <w:t xml:space="preserve"> ai </w:t>
              </w:r>
              <w:proofErr w:type="spellStart"/>
              <w:r>
                <w:t>kết</w:t>
              </w:r>
              <w:proofErr w:type="spellEnd"/>
              <w:r>
                <w:t xml:space="preserve"> </w:t>
              </w:r>
              <w:proofErr w:type="spellStart"/>
              <w:r>
                <w:t>nối</w:t>
              </w:r>
              <w:proofErr w:type="spellEnd"/>
              <w:r>
                <w:t xml:space="preserve"> </w:t>
              </w:r>
              <w:proofErr w:type="spellStart"/>
              <w:r>
                <w:t>tới</w:t>
              </w:r>
              <w:proofErr w:type="spellEnd"/>
            </w:ins>
          </w:p>
        </w:tc>
        <w:tc>
          <w:tcPr>
            <w:tcW w:w="0" w:type="auto"/>
            <w:hideMark/>
            <w:tcPrChange w:id="1498" w:author="Vũ Đức Thông (VinSOC-ANBM-ANBMOT)" w:date="2026-04-19T21:14:00Z">
              <w:tcPr>
                <w:tcW w:w="0" w:type="auto"/>
                <w:tcBorders>
                  <w:top w:val="single" w:sz="6" w:space="0" w:color="auto"/>
                  <w:left w:val="single" w:sz="6" w:space="0" w:color="auto"/>
                  <w:bottom w:val="single" w:sz="2" w:space="0" w:color="auto"/>
                  <w:right w:val="single" w:sz="2" w:space="0" w:color="auto"/>
                </w:tcBorders>
                <w:vAlign w:val="center"/>
                <w:hideMark/>
              </w:tcPr>
            </w:tcPrChange>
          </w:tcPr>
          <w:p w14:paraId="569BDE01" w14:textId="77777777" w:rsidR="00DD16A2" w:rsidRDefault="00DD16A2">
            <w:pPr>
              <w:rPr>
                <w:ins w:id="1499" w:author="Vũ Đức Thông (VinSOC-ANBM-ANBMOT)" w:date="2026-04-19T21:12:00Z"/>
              </w:rPr>
            </w:pPr>
            <w:proofErr w:type="spellStart"/>
            <w:ins w:id="1500" w:author="Vũ Đức Thông (VinSOC-ANBM-ANBMOT)" w:date="2026-04-19T21:12:00Z">
              <w:r>
                <w:t>Rủi</w:t>
              </w:r>
              <w:proofErr w:type="spellEnd"/>
              <w:r>
                <w:t xml:space="preserve"> </w:t>
              </w:r>
              <w:proofErr w:type="spellStart"/>
              <w:r>
                <w:t>ro</w:t>
              </w:r>
              <w:proofErr w:type="spellEnd"/>
              <w:r>
                <w:t xml:space="preserve"> </w:t>
              </w:r>
              <w:proofErr w:type="spellStart"/>
              <w:r>
                <w:t>cao</w:t>
              </w:r>
              <w:proofErr w:type="spellEnd"/>
              <w:r>
                <w:t xml:space="preserve"> </w:t>
              </w:r>
              <w:proofErr w:type="spellStart"/>
              <w:r>
                <w:t>vì</w:t>
              </w:r>
              <w:proofErr w:type="spellEnd"/>
              <w:r>
                <w:t xml:space="preserve"> </w:t>
              </w:r>
              <w:proofErr w:type="spellStart"/>
              <w:r>
                <w:t>dễ</w:t>
              </w:r>
              <w:proofErr w:type="spellEnd"/>
              <w:r>
                <w:t xml:space="preserve"> </w:t>
              </w:r>
              <w:proofErr w:type="spellStart"/>
              <w:r>
                <w:t>bị</w:t>
              </w:r>
              <w:proofErr w:type="spellEnd"/>
              <w:r>
                <w:t xml:space="preserve"> </w:t>
              </w:r>
              <w:proofErr w:type="spellStart"/>
              <w:r>
                <w:t>tấn</w:t>
              </w:r>
              <w:proofErr w:type="spellEnd"/>
              <w:r>
                <w:t xml:space="preserve"> </w:t>
              </w:r>
              <w:proofErr w:type="spellStart"/>
              <w:r>
                <w:t>công</w:t>
              </w:r>
              <w:proofErr w:type="spellEnd"/>
              <w:r>
                <w:t xml:space="preserve"> qua </w:t>
              </w:r>
              <w:proofErr w:type="spellStart"/>
              <w:r>
                <w:t>mạng</w:t>
              </w:r>
              <w:proofErr w:type="spellEnd"/>
            </w:ins>
          </w:p>
        </w:tc>
      </w:tr>
    </w:tbl>
    <w:p w14:paraId="17B0C0AB" w14:textId="77777777" w:rsidR="00DD16A2" w:rsidRPr="00982371" w:rsidRDefault="00DD16A2">
      <w:pPr>
        <w:pStyle w:val="CTDT-Text"/>
        <w:rPr>
          <w:ins w:id="1501" w:author="Vũ Đức Thông (VinSOC-ANBM-ANBMOT)" w:date="2026-04-19T20:26:00Z"/>
          <w:rPrChange w:id="1502" w:author="Vũ Đức Thông (VinSOC-ANBM-ANBMOT)" w:date="2026-04-19T20:35:00Z">
            <w:rPr>
              <w:ins w:id="1503" w:author="Vũ Đức Thông (VinSOC-ANBM-ANBMOT)" w:date="2026-04-19T20:26:00Z"/>
            </w:rPr>
          </w:rPrChange>
        </w:rPr>
        <w:pPrChange w:id="1504" w:author="Vũ Đức Thông (VinSOC-ANBM-ANBMOT)" w:date="2026-04-19T21:10:00Z">
          <w:pPr>
            <w:pStyle w:val="CTDT-Hinh"/>
          </w:pPr>
        </w:pPrChange>
      </w:pPr>
    </w:p>
    <w:p w14:paraId="24804D4F" w14:textId="7CD7B76B" w:rsidR="000023AA" w:rsidRDefault="00BB0F55" w:rsidP="00BB0F55">
      <w:pPr>
        <w:pStyle w:val="CTDT-Bang"/>
        <w:rPr>
          <w:ins w:id="1505" w:author="Vũ Đức Thông (VinSOC-ANBM-ANBMOT)" w:date="2026-04-19T21:16:00Z"/>
        </w:rPr>
      </w:pPr>
      <w:bookmarkStart w:id="1506" w:name="_Toc227579082"/>
      <w:ins w:id="1507" w:author="Vũ Đức Thông (VinSOC-ANBM-ANBMOT)" w:date="2026-04-19T21:15:00Z">
        <w:r w:rsidRPr="00BB0F55">
          <w:t xml:space="preserve">So </w:t>
        </w:r>
        <w:proofErr w:type="spellStart"/>
        <w:r w:rsidRPr="00BB0F55">
          <w:t>sánh</w:t>
        </w:r>
        <w:proofErr w:type="spellEnd"/>
        <w:r w:rsidRPr="00BB0F55">
          <w:t xml:space="preserve"> </w:t>
        </w:r>
        <w:proofErr w:type="spellStart"/>
        <w:r w:rsidRPr="00BB0F55">
          <w:t>nhanh</w:t>
        </w:r>
        <w:proofErr w:type="spellEnd"/>
        <w:r w:rsidRPr="00BB0F55">
          <w:t xml:space="preserve">: ICS </w:t>
        </w:r>
        <w:proofErr w:type="spellStart"/>
        <w:r w:rsidRPr="00BB0F55">
          <w:t>ngày</w:t>
        </w:r>
        <w:proofErr w:type="spellEnd"/>
        <w:r w:rsidRPr="00BB0F55">
          <w:t xml:space="preserve"> </w:t>
        </w:r>
        <w:proofErr w:type="spellStart"/>
        <w:r w:rsidRPr="00BB0F55">
          <w:t>xưa</w:t>
        </w:r>
        <w:proofErr w:type="spellEnd"/>
        <w:r w:rsidRPr="00BB0F55">
          <w:t xml:space="preserve"> </w:t>
        </w:r>
        <w:proofErr w:type="spellStart"/>
        <w:r w:rsidRPr="00BB0F55">
          <w:t>và</w:t>
        </w:r>
        <w:proofErr w:type="spellEnd"/>
        <w:r w:rsidRPr="00BB0F55">
          <w:t xml:space="preserve"> ICS </w:t>
        </w:r>
        <w:proofErr w:type="spellStart"/>
        <w:r w:rsidRPr="00BB0F55">
          <w:t>ngày</w:t>
        </w:r>
        <w:proofErr w:type="spellEnd"/>
        <w:r w:rsidRPr="00BB0F55">
          <w:t xml:space="preserve"> nay</w:t>
        </w:r>
      </w:ins>
      <w:bookmarkEnd w:id="1506"/>
    </w:p>
    <w:p w14:paraId="7AA47862" w14:textId="7B5B2B5B" w:rsidR="00BB0F55" w:rsidRDefault="00BB0F55" w:rsidP="00BB0F55">
      <w:pPr>
        <w:pStyle w:val="CTDT-H2"/>
        <w:rPr>
          <w:ins w:id="1508" w:author="Vũ Đức Thông (VinSOC-ANBM-ANBMOT)" w:date="2026-04-19T21:17:00Z"/>
        </w:rPr>
      </w:pPr>
      <w:bookmarkStart w:id="1509" w:name="_Toc227579008"/>
      <w:ins w:id="1510" w:author="Vũ Đức Thông (VinSOC-ANBM-ANBMOT)" w:date="2026-04-19T21:17:00Z">
        <w:r>
          <w:t xml:space="preserve">Supervisor Control &amp; Data Acquisition </w:t>
        </w:r>
        <w:proofErr w:type="gramStart"/>
        <w:r>
          <w:t>( SCADA</w:t>
        </w:r>
        <w:proofErr w:type="gramEnd"/>
        <w:r>
          <w:t xml:space="preserve">) (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bookmarkEnd w:id="1509"/>
        <w:proofErr w:type="spellEnd"/>
        <w:r>
          <w:t xml:space="preserve"> </w:t>
        </w:r>
      </w:ins>
    </w:p>
    <w:p w14:paraId="739B4900" w14:textId="274C8A73" w:rsidR="00BB0F55" w:rsidRDefault="00BB0F55" w:rsidP="00BB0F55">
      <w:pPr>
        <w:pStyle w:val="CTDT-Text"/>
        <w:rPr>
          <w:ins w:id="1511" w:author="Vũ Đức Thông (VinSOC-ANBM-ANBMOT)" w:date="2026-04-19T21:20:00Z"/>
        </w:rPr>
      </w:pPr>
    </w:p>
    <w:p w14:paraId="08C34B41" w14:textId="3139506E" w:rsidR="00BB0F55" w:rsidRDefault="00BB0F55" w:rsidP="00BB0F55">
      <w:pPr>
        <w:pStyle w:val="CTDT-Text"/>
        <w:rPr>
          <w:ins w:id="1512" w:author="Vũ Đức Thông (VinSOC-ANBM-ANBMOT)" w:date="2026-04-19T21:21:00Z"/>
        </w:rPr>
      </w:pPr>
      <w:ins w:id="1513" w:author="Vũ Đức Thông (VinSOC-ANBM-ANBMOT)" w:date="2026-04-19T21:21:00Z">
        <w:r>
          <w:t xml:space="preserve">SCADA:   </w:t>
        </w:r>
        <w:proofErr w:type="spellStart"/>
        <w:r>
          <w:t>Là</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từ</w:t>
        </w:r>
        <w:proofErr w:type="spellEnd"/>
        <w:r>
          <w:t xml:space="preserve"> </w:t>
        </w:r>
        <w:proofErr w:type="spellStart"/>
        <w:r>
          <w:t>xa</w:t>
        </w:r>
        <w:proofErr w:type="spellEnd"/>
        <w:r>
          <w:t xml:space="preserve"> </w:t>
        </w:r>
        <w:proofErr w:type="spellStart"/>
        <w:r>
          <w:t>cho</w:t>
        </w:r>
        <w:proofErr w:type="spellEnd"/>
        <w:r>
          <w:t xml:space="preserve"> </w:t>
        </w:r>
        <w:proofErr w:type="spellStart"/>
        <w:r>
          <w:t>những</w:t>
        </w:r>
        <w:proofErr w:type="spellEnd"/>
        <w:r>
          <w:t xml:space="preserve"> </w:t>
        </w:r>
        <w:proofErr w:type="spellStart"/>
        <w:r>
          <w:t>khu</w:t>
        </w:r>
        <w:proofErr w:type="spellEnd"/>
        <w:r>
          <w:t xml:space="preserve"> </w:t>
        </w:r>
        <w:proofErr w:type="spellStart"/>
        <w:r>
          <w:t>vực</w:t>
        </w:r>
        <w:proofErr w:type="spellEnd"/>
        <w:r>
          <w:t xml:space="preserve"> </w:t>
        </w:r>
        <w:proofErr w:type="spellStart"/>
        <w:r>
          <w:t>cực</w:t>
        </w:r>
        <w:proofErr w:type="spellEnd"/>
        <w:r>
          <w:t xml:space="preserve"> </w:t>
        </w:r>
        <w:proofErr w:type="spellStart"/>
        <w:r>
          <w:t>kỳ</w:t>
        </w:r>
        <w:proofErr w:type="spellEnd"/>
        <w:r>
          <w:t xml:space="preserve"> </w:t>
        </w:r>
        <w:proofErr w:type="spellStart"/>
        <w:r>
          <w:t>rộng</w:t>
        </w:r>
        <w:proofErr w:type="spellEnd"/>
        <w:r>
          <w:t xml:space="preserve"> </w:t>
        </w:r>
        <w:proofErr w:type="spellStart"/>
        <w:r>
          <w:t>lớn</w:t>
        </w:r>
        <w:proofErr w:type="spellEnd"/>
        <w:r>
          <w:t xml:space="preserve"> (</w:t>
        </w:r>
        <w:proofErr w:type="spellStart"/>
        <w:r>
          <w:t>như</w:t>
        </w:r>
        <w:proofErr w:type="spellEnd"/>
        <w:r>
          <w:t xml:space="preserve"> </w:t>
        </w:r>
        <w:proofErr w:type="spellStart"/>
        <w:r>
          <w:t>lưới</w:t>
        </w:r>
        <w:proofErr w:type="spellEnd"/>
        <w:r>
          <w:t xml:space="preserve"> </w:t>
        </w:r>
        <w:proofErr w:type="spellStart"/>
        <w:r>
          <w:t>điện</w:t>
        </w:r>
        <w:proofErr w:type="spellEnd"/>
        <w:r>
          <w:t xml:space="preserve"> </w:t>
        </w:r>
        <w:proofErr w:type="spellStart"/>
        <w:r>
          <w:t>quốc</w:t>
        </w:r>
        <w:proofErr w:type="spellEnd"/>
        <w:r>
          <w:t xml:space="preserve"> </w:t>
        </w:r>
        <w:proofErr w:type="spellStart"/>
        <w:r>
          <w:t>gia</w:t>
        </w:r>
        <w:proofErr w:type="spellEnd"/>
        <w:r>
          <w:t xml:space="preserve">, </w:t>
        </w:r>
        <w:proofErr w:type="spellStart"/>
        <w:r>
          <w:t>đường</w:t>
        </w:r>
        <w:proofErr w:type="spellEnd"/>
        <w:r>
          <w:t xml:space="preserve"> </w:t>
        </w:r>
        <w:proofErr w:type="spellStart"/>
        <w:r>
          <w:t>ống</w:t>
        </w:r>
        <w:proofErr w:type="spellEnd"/>
        <w:r>
          <w:t xml:space="preserve"> </w:t>
        </w:r>
        <w:proofErr w:type="spellStart"/>
        <w:r>
          <w:t>dẫn</w:t>
        </w:r>
        <w:proofErr w:type="spellEnd"/>
        <w:r>
          <w:t xml:space="preserve"> </w:t>
        </w:r>
        <w:proofErr w:type="spellStart"/>
        <w:r>
          <w:t>dầu</w:t>
        </w:r>
        <w:proofErr w:type="spellEnd"/>
        <w:r>
          <w:t xml:space="preserve"> </w:t>
        </w:r>
        <w:proofErr w:type="spellStart"/>
        <w:r>
          <w:t>xuyên</w:t>
        </w:r>
        <w:proofErr w:type="spellEnd"/>
        <w:r>
          <w:t xml:space="preserve"> </w:t>
        </w:r>
        <w:proofErr w:type="spellStart"/>
        <w:r>
          <w:t>lục</w:t>
        </w:r>
        <w:proofErr w:type="spellEnd"/>
        <w:r>
          <w:t xml:space="preserve"> </w:t>
        </w:r>
        <w:proofErr w:type="spellStart"/>
        <w:r>
          <w:t>địa</w:t>
        </w:r>
        <w:proofErr w:type="spellEnd"/>
        <w:r>
          <w:t>).</w:t>
        </w:r>
      </w:ins>
    </w:p>
    <w:p w14:paraId="472ABA34" w14:textId="77777777" w:rsidR="00BB0F55" w:rsidRDefault="00BB0F55" w:rsidP="00BB0F55">
      <w:pPr>
        <w:pStyle w:val="CTDT-Text"/>
        <w:rPr>
          <w:ins w:id="1514" w:author="Vũ Đức Thông (VinSOC-ANBM-ANBMOT)" w:date="2026-04-19T21:21:00Z"/>
        </w:rPr>
      </w:pPr>
      <w:proofErr w:type="spellStart"/>
      <w:ins w:id="1515" w:author="Vũ Đức Thông (VinSOC-ANBM-ANBMOT)" w:date="2026-04-19T21:21:00Z">
        <w:r>
          <w:t>Chức</w:t>
        </w:r>
        <w:proofErr w:type="spellEnd"/>
        <w:r>
          <w:t xml:space="preserve"> </w:t>
        </w:r>
        <w:proofErr w:type="spellStart"/>
        <w:r>
          <w:t>năng</w:t>
        </w:r>
        <w:proofErr w:type="spellEnd"/>
        <w:r>
          <w:t xml:space="preserve"> </w:t>
        </w:r>
        <w:proofErr w:type="spellStart"/>
        <w:r>
          <w:t>chính</w:t>
        </w:r>
        <w:proofErr w:type="spellEnd"/>
        <w:r>
          <w:t xml:space="preserve">: Thu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xa</w:t>
        </w:r>
        <w:proofErr w:type="spellEnd"/>
        <w:r>
          <w:t xml:space="preserve"> -&gt; </w:t>
        </w:r>
        <w:proofErr w:type="spellStart"/>
        <w:r>
          <w:t>Gửi</w:t>
        </w:r>
        <w:proofErr w:type="spellEnd"/>
        <w:r>
          <w:t xml:space="preserve"> </w:t>
        </w:r>
        <w:proofErr w:type="spellStart"/>
        <w:r>
          <w:t>về</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để</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theo</w:t>
        </w:r>
        <w:proofErr w:type="spellEnd"/>
        <w:r>
          <w:t xml:space="preserve"> </w:t>
        </w:r>
        <w:proofErr w:type="spellStart"/>
        <w:r>
          <w:t>dõi</w:t>
        </w:r>
        <w:proofErr w:type="spellEnd"/>
        <w:r>
          <w:t xml:space="preserve"> -&gt; Ra </w:t>
        </w:r>
        <w:proofErr w:type="spellStart"/>
        <w:r>
          <w:t>lệnh</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ngược</w:t>
        </w:r>
        <w:proofErr w:type="spellEnd"/>
        <w:r>
          <w:t xml:space="preserve"> </w:t>
        </w:r>
        <w:proofErr w:type="spellStart"/>
        <w:r>
          <w:t>lại</w:t>
        </w:r>
        <w:proofErr w:type="spellEnd"/>
        <w:r>
          <w:t>.</w:t>
        </w:r>
      </w:ins>
    </w:p>
    <w:p w14:paraId="3E682496" w14:textId="72F7699E" w:rsidR="00BB0F55" w:rsidRDefault="00BB0F55" w:rsidP="00BB0F55">
      <w:pPr>
        <w:pStyle w:val="CTDT-Text"/>
        <w:rPr>
          <w:ins w:id="1516" w:author="Vũ Đức Thông (VinSOC-ANBM-ANBMOT)" w:date="2026-04-19T21:21:00Z"/>
        </w:rPr>
      </w:pPr>
      <w:proofErr w:type="spellStart"/>
      <w:ins w:id="1517" w:author="Vũ Đức Thông (VinSOC-ANBM-ANBMOT)" w:date="2026-04-19T21:21:00Z">
        <w:r>
          <w:t>Đặc</w:t>
        </w:r>
        <w:proofErr w:type="spellEnd"/>
        <w:r>
          <w:t xml:space="preserve"> </w:t>
        </w:r>
        <w:proofErr w:type="spellStart"/>
        <w:r>
          <w:t>điểm</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Tính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cao</w:t>
        </w:r>
        <w:proofErr w:type="spellEnd"/>
        <w:r>
          <w:t xml:space="preserve">.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hãng</w:t>
        </w:r>
        <w:proofErr w:type="spellEnd"/>
        <w:r>
          <w:t xml:space="preserve"> A </w:t>
        </w:r>
        <w:proofErr w:type="spellStart"/>
        <w:r>
          <w:t>điều</w:t>
        </w:r>
        <w:proofErr w:type="spellEnd"/>
        <w:r>
          <w:t xml:space="preserve"> </w:t>
        </w:r>
        <w:proofErr w:type="spellStart"/>
        <w:r>
          <w:t>khiển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hãng</w:t>
        </w:r>
        <w:proofErr w:type="spellEnd"/>
        <w:r>
          <w:t xml:space="preserve"> B) </w:t>
        </w:r>
        <w:proofErr w:type="spellStart"/>
        <w:r>
          <w:t>miễn</w:t>
        </w:r>
        <w:proofErr w:type="spellEnd"/>
        <w:r>
          <w:t xml:space="preserve"> </w:t>
        </w:r>
        <w:proofErr w:type="spellStart"/>
        <w:r>
          <w:t>là</w:t>
        </w:r>
        <w:proofErr w:type="spellEnd"/>
        <w:r>
          <w:t xml:space="preserve"> </w:t>
        </w:r>
        <w:proofErr w:type="spellStart"/>
        <w:r>
          <w:t>chúng</w:t>
        </w:r>
        <w:proofErr w:type="spellEnd"/>
        <w:r>
          <w:t xml:space="preserve"> </w:t>
        </w:r>
        <w:proofErr w:type="spellStart"/>
        <w:r>
          <w:t>nói</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giao</w:t>
        </w:r>
        <w:proofErr w:type="spellEnd"/>
        <w:r>
          <w:t xml:space="preserve"> </w:t>
        </w:r>
        <w:proofErr w:type="spellStart"/>
        <w:r>
          <w:t>thức</w:t>
        </w:r>
        <w:proofErr w:type="spellEnd"/>
        <w:r>
          <w:t>).</w:t>
        </w:r>
      </w:ins>
    </w:p>
    <w:p w14:paraId="189BD1A1" w14:textId="4EDC4426" w:rsidR="00BB0F55" w:rsidDel="00BB0F55" w:rsidRDefault="00BB0F55" w:rsidP="00EB171A">
      <w:pPr>
        <w:pStyle w:val="CTDT-Text"/>
        <w:rPr>
          <w:del w:id="1518" w:author="Vũ Đức Thông (VinSOC-ANBM-ANBMOT)" w:date="2026-04-19T21:23:00Z"/>
        </w:rPr>
      </w:pPr>
    </w:p>
    <w:p w14:paraId="732F3D3E" w14:textId="764D72C0" w:rsidR="00BB0F55" w:rsidRDefault="00BB0F55" w:rsidP="00BB0F55">
      <w:pPr>
        <w:pStyle w:val="CTDT-Text"/>
        <w:rPr>
          <w:ins w:id="1519" w:author="Vũ Đức Thông (VinSOC-ANBM-ANBMOT)" w:date="2026-04-19T21:23:00Z"/>
        </w:rPr>
      </w:pPr>
    </w:p>
    <w:tbl>
      <w:tblPr>
        <w:tblStyle w:val="TableGrid"/>
        <w:tblW w:w="9360" w:type="dxa"/>
        <w:tblLook w:val="04A0" w:firstRow="1" w:lastRow="0" w:firstColumn="1" w:lastColumn="0" w:noHBand="0" w:noVBand="1"/>
        <w:tblPrChange w:id="1520" w:author="Vũ Đức Thông (VinSOC-ANBM-ANBMOT)" w:date="2026-04-19T21:23:00Z">
          <w:tblPr>
            <w:tblW w:w="9360" w:type="dxa"/>
            <w:tblLook w:val="04A0" w:firstRow="1" w:lastRow="0" w:firstColumn="1" w:lastColumn="0" w:noHBand="0" w:noVBand="1"/>
          </w:tblPr>
        </w:tblPrChange>
      </w:tblPr>
      <w:tblGrid>
        <w:gridCol w:w="1383"/>
        <w:gridCol w:w="3551"/>
        <w:gridCol w:w="4426"/>
        <w:tblGridChange w:id="1521">
          <w:tblGrid>
            <w:gridCol w:w="1383"/>
            <w:gridCol w:w="3551"/>
            <w:gridCol w:w="4426"/>
          </w:tblGrid>
        </w:tblGridChange>
      </w:tblGrid>
      <w:tr w:rsidR="00BB0F55" w:rsidRPr="00BB0F55" w14:paraId="2566E34B" w14:textId="77777777" w:rsidTr="00BB0F55">
        <w:trPr>
          <w:trHeight w:val="660"/>
          <w:ins w:id="1522" w:author="Vũ Đức Thông (VinSOC-ANBM-ANBMOT)" w:date="2026-04-19T21:23:00Z"/>
          <w:trPrChange w:id="1523" w:author="Vũ Đức Thông (VinSOC-ANBM-ANBMOT)" w:date="2026-04-19T21:23:00Z">
            <w:trPr>
              <w:trHeight w:val="660"/>
            </w:trPr>
          </w:trPrChange>
        </w:trPr>
        <w:tc>
          <w:tcPr>
            <w:tcW w:w="1383" w:type="dxa"/>
            <w:noWrap/>
            <w:hideMark/>
            <w:tcPrChange w:id="1524" w:author="Vũ Đức Thông (VinSOC-ANBM-ANBMOT)" w:date="2026-04-19T21:23:00Z">
              <w:tcPr>
                <w:tcW w:w="1383" w:type="dxa"/>
                <w:tcBorders>
                  <w:top w:val="nil"/>
                  <w:left w:val="nil"/>
                  <w:bottom w:val="nil"/>
                  <w:right w:val="nil"/>
                </w:tcBorders>
                <w:shd w:val="clear" w:color="auto" w:fill="auto"/>
                <w:noWrap/>
                <w:vAlign w:val="center"/>
                <w:hideMark/>
              </w:tcPr>
            </w:tcPrChange>
          </w:tcPr>
          <w:p w14:paraId="0A75A1E5" w14:textId="77777777" w:rsidR="00BB0F55" w:rsidRPr="00BB0F55" w:rsidRDefault="00BB0F55" w:rsidP="00BB0F55">
            <w:pPr>
              <w:spacing w:after="0" w:line="240" w:lineRule="auto"/>
              <w:rPr>
                <w:ins w:id="1525" w:author="Vũ Đức Thông (VinSOC-ANBM-ANBMOT)" w:date="2026-04-19T21:23:00Z"/>
                <w:rFonts w:eastAsia="Times New Roman" w:cs="Times New Roman"/>
                <w:color w:val="000000"/>
                <w:sz w:val="26"/>
                <w:szCs w:val="26"/>
                <w:lang w:val="en-US"/>
              </w:rPr>
            </w:pPr>
            <w:proofErr w:type="spellStart"/>
            <w:ins w:id="1526" w:author="Vũ Đức Thông (VinSOC-ANBM-ANBMOT)" w:date="2026-04-19T21:23:00Z">
              <w:r w:rsidRPr="00BB0F55">
                <w:rPr>
                  <w:rFonts w:eastAsia="Times New Roman" w:cs="Times New Roman"/>
                  <w:color w:val="000000"/>
                  <w:sz w:val="26"/>
                  <w:szCs w:val="26"/>
                </w:rPr>
                <w:t>Đặc</w:t>
              </w:r>
              <w:proofErr w:type="spellEnd"/>
              <w:r w:rsidRPr="00BB0F55">
                <w:rPr>
                  <w:rFonts w:eastAsia="Times New Roman" w:cs="Times New Roman"/>
                  <w:color w:val="000000"/>
                  <w:sz w:val="26"/>
                  <w:szCs w:val="26"/>
                </w:rPr>
                <w:t xml:space="preserve"> </w:t>
              </w:r>
              <w:proofErr w:type="spellStart"/>
              <w:r w:rsidRPr="00BB0F55">
                <w:rPr>
                  <w:rFonts w:eastAsia="Times New Roman" w:cs="Times New Roman"/>
                  <w:color w:val="000000"/>
                  <w:sz w:val="26"/>
                  <w:szCs w:val="26"/>
                </w:rPr>
                <w:t>điểm</w:t>
              </w:r>
              <w:proofErr w:type="spellEnd"/>
            </w:ins>
          </w:p>
        </w:tc>
        <w:tc>
          <w:tcPr>
            <w:tcW w:w="3551" w:type="dxa"/>
            <w:noWrap/>
            <w:hideMark/>
            <w:tcPrChange w:id="1527" w:author="Vũ Đức Thông (VinSOC-ANBM-ANBMOT)" w:date="2026-04-19T21:23:00Z">
              <w:tcPr>
                <w:tcW w:w="3551" w:type="dxa"/>
                <w:tcBorders>
                  <w:top w:val="nil"/>
                  <w:left w:val="nil"/>
                  <w:bottom w:val="nil"/>
                  <w:right w:val="nil"/>
                </w:tcBorders>
                <w:shd w:val="clear" w:color="auto" w:fill="auto"/>
                <w:noWrap/>
                <w:vAlign w:val="center"/>
                <w:hideMark/>
              </w:tcPr>
            </w:tcPrChange>
          </w:tcPr>
          <w:p w14:paraId="5DD07ED2" w14:textId="77777777" w:rsidR="00BB0F55" w:rsidRPr="00BB0F55" w:rsidRDefault="00BB0F55" w:rsidP="00BB0F55">
            <w:pPr>
              <w:spacing w:after="0" w:line="240" w:lineRule="auto"/>
              <w:rPr>
                <w:ins w:id="1528" w:author="Vũ Đức Thông (VinSOC-ANBM-ANBMOT)" w:date="2026-04-19T21:23:00Z"/>
                <w:rFonts w:eastAsia="Times New Roman" w:cs="Times New Roman"/>
                <w:color w:val="000000"/>
                <w:sz w:val="26"/>
                <w:szCs w:val="26"/>
                <w:lang w:val="en-US"/>
              </w:rPr>
            </w:pPr>
            <w:ins w:id="1529" w:author="Vũ Đức Thông (VinSOC-ANBM-ANBMOT)" w:date="2026-04-19T21:23:00Z">
              <w:r w:rsidRPr="00BB0F55">
                <w:rPr>
                  <w:rFonts w:eastAsia="Times New Roman" w:cs="Times New Roman"/>
                  <w:color w:val="000000"/>
                  <w:sz w:val="26"/>
                  <w:szCs w:val="26"/>
                  <w:lang w:val="en-US"/>
                </w:rPr>
                <w:t xml:space="preserve">SCADA </w:t>
              </w:r>
              <w:proofErr w:type="spellStart"/>
              <w:r w:rsidRPr="00BB0F55">
                <w:rPr>
                  <w:rFonts w:eastAsia="Times New Roman" w:cs="Times New Roman"/>
                  <w:color w:val="000000"/>
                  <w:sz w:val="26"/>
                  <w:szCs w:val="26"/>
                  <w:lang w:val="en-US"/>
                </w:rPr>
                <w:t>truyền</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thống</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Xưa</w:t>
              </w:r>
              <w:proofErr w:type="spellEnd"/>
              <w:r w:rsidRPr="00BB0F55">
                <w:rPr>
                  <w:rFonts w:eastAsia="Times New Roman" w:cs="Times New Roman"/>
                  <w:color w:val="000000"/>
                  <w:sz w:val="26"/>
                  <w:szCs w:val="26"/>
                  <w:lang w:val="en-US"/>
                </w:rPr>
                <w:t>)</w:t>
              </w:r>
            </w:ins>
          </w:p>
        </w:tc>
        <w:tc>
          <w:tcPr>
            <w:tcW w:w="4426" w:type="dxa"/>
            <w:noWrap/>
            <w:hideMark/>
            <w:tcPrChange w:id="1530" w:author="Vũ Đức Thông (VinSOC-ANBM-ANBMOT)" w:date="2026-04-19T21:23:00Z">
              <w:tcPr>
                <w:tcW w:w="4426" w:type="dxa"/>
                <w:tcBorders>
                  <w:top w:val="nil"/>
                  <w:left w:val="nil"/>
                  <w:bottom w:val="nil"/>
                  <w:right w:val="nil"/>
                </w:tcBorders>
                <w:shd w:val="clear" w:color="auto" w:fill="auto"/>
                <w:noWrap/>
                <w:vAlign w:val="center"/>
                <w:hideMark/>
              </w:tcPr>
            </w:tcPrChange>
          </w:tcPr>
          <w:p w14:paraId="229E13B6" w14:textId="77777777" w:rsidR="00BB0F55" w:rsidRPr="00BB0F55" w:rsidRDefault="00BB0F55" w:rsidP="00BB0F55">
            <w:pPr>
              <w:spacing w:after="0" w:line="240" w:lineRule="auto"/>
              <w:rPr>
                <w:ins w:id="1531" w:author="Vũ Đức Thông (VinSOC-ANBM-ANBMOT)" w:date="2026-04-19T21:23:00Z"/>
                <w:rFonts w:eastAsia="Times New Roman" w:cs="Times New Roman"/>
                <w:color w:val="000000"/>
                <w:sz w:val="26"/>
                <w:szCs w:val="26"/>
                <w:lang w:val="en-US"/>
              </w:rPr>
            </w:pPr>
            <w:ins w:id="1532" w:author="Vũ Đức Thông (VinSOC-ANBM-ANBMOT)" w:date="2026-04-19T21:23:00Z">
              <w:r w:rsidRPr="00BB0F55">
                <w:rPr>
                  <w:rFonts w:eastAsia="Times New Roman" w:cs="Times New Roman"/>
                  <w:color w:val="000000"/>
                  <w:sz w:val="26"/>
                  <w:szCs w:val="26"/>
                  <w:lang w:val="en-US"/>
                </w:rPr>
                <w:t xml:space="preserve">SCADA </w:t>
              </w:r>
              <w:proofErr w:type="spellStart"/>
              <w:r w:rsidRPr="00BB0F55">
                <w:rPr>
                  <w:rFonts w:eastAsia="Times New Roman" w:cs="Times New Roman"/>
                  <w:color w:val="000000"/>
                  <w:sz w:val="26"/>
                  <w:szCs w:val="26"/>
                  <w:lang w:val="en-US"/>
                </w:rPr>
                <w:t>hiện</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đại</w:t>
              </w:r>
              <w:proofErr w:type="spellEnd"/>
              <w:r w:rsidRPr="00BB0F55">
                <w:rPr>
                  <w:rFonts w:eastAsia="Times New Roman" w:cs="Times New Roman"/>
                  <w:color w:val="000000"/>
                  <w:sz w:val="26"/>
                  <w:szCs w:val="26"/>
                  <w:lang w:val="en-US"/>
                </w:rPr>
                <w:t xml:space="preserve"> (Nay)</w:t>
              </w:r>
            </w:ins>
          </w:p>
        </w:tc>
      </w:tr>
      <w:tr w:rsidR="00BB0F55" w:rsidRPr="00BB0F55" w14:paraId="1B4FFBF3" w14:textId="77777777" w:rsidTr="00BB0F55">
        <w:trPr>
          <w:trHeight w:val="990"/>
          <w:ins w:id="1533" w:author="Vũ Đức Thông (VinSOC-ANBM-ANBMOT)" w:date="2026-04-19T21:23:00Z"/>
          <w:trPrChange w:id="1534" w:author="Vũ Đức Thông (VinSOC-ANBM-ANBMOT)" w:date="2026-04-19T21:23:00Z">
            <w:trPr>
              <w:trHeight w:val="990"/>
            </w:trPr>
          </w:trPrChange>
        </w:trPr>
        <w:tc>
          <w:tcPr>
            <w:tcW w:w="1383" w:type="dxa"/>
            <w:noWrap/>
            <w:hideMark/>
            <w:tcPrChange w:id="1535" w:author="Vũ Đức Thông (VinSOC-ANBM-ANBMOT)" w:date="2026-04-19T21:23:00Z">
              <w:tcPr>
                <w:tcW w:w="1383" w:type="dxa"/>
                <w:tcBorders>
                  <w:top w:val="nil"/>
                  <w:left w:val="nil"/>
                  <w:bottom w:val="nil"/>
                  <w:right w:val="nil"/>
                </w:tcBorders>
                <w:shd w:val="clear" w:color="auto" w:fill="auto"/>
                <w:noWrap/>
                <w:vAlign w:val="center"/>
                <w:hideMark/>
              </w:tcPr>
            </w:tcPrChange>
          </w:tcPr>
          <w:p w14:paraId="772A743B" w14:textId="77777777" w:rsidR="00BB0F55" w:rsidRPr="00BB0F55" w:rsidRDefault="00BB0F55" w:rsidP="00BB0F55">
            <w:pPr>
              <w:spacing w:after="0" w:line="240" w:lineRule="auto"/>
              <w:rPr>
                <w:ins w:id="1536" w:author="Vũ Đức Thông (VinSOC-ANBM-ANBMOT)" w:date="2026-04-19T21:23:00Z"/>
                <w:rFonts w:eastAsia="Times New Roman" w:cs="Times New Roman"/>
                <w:color w:val="000000"/>
                <w:sz w:val="26"/>
                <w:szCs w:val="26"/>
                <w:lang w:val="en-US"/>
              </w:rPr>
            </w:pPr>
            <w:proofErr w:type="spellStart"/>
            <w:ins w:id="1537" w:author="Vũ Đức Thông (VinSOC-ANBM-ANBMOT)" w:date="2026-04-19T21:23:00Z">
              <w:r w:rsidRPr="00BB0F55">
                <w:rPr>
                  <w:rFonts w:eastAsia="Times New Roman" w:cs="Times New Roman"/>
                  <w:color w:val="000000"/>
                  <w:sz w:val="26"/>
                  <w:szCs w:val="26"/>
                </w:rPr>
                <w:t>Khoảng</w:t>
              </w:r>
              <w:proofErr w:type="spellEnd"/>
              <w:r w:rsidRPr="00BB0F55">
                <w:rPr>
                  <w:rFonts w:eastAsia="Times New Roman" w:cs="Times New Roman"/>
                  <w:color w:val="000000"/>
                  <w:sz w:val="26"/>
                  <w:szCs w:val="26"/>
                </w:rPr>
                <w:t xml:space="preserve"> </w:t>
              </w:r>
              <w:proofErr w:type="spellStart"/>
              <w:r w:rsidRPr="00BB0F55">
                <w:rPr>
                  <w:rFonts w:eastAsia="Times New Roman" w:cs="Times New Roman"/>
                  <w:color w:val="000000"/>
                  <w:sz w:val="26"/>
                  <w:szCs w:val="26"/>
                </w:rPr>
                <w:t>cách</w:t>
              </w:r>
              <w:proofErr w:type="spellEnd"/>
            </w:ins>
          </w:p>
        </w:tc>
        <w:tc>
          <w:tcPr>
            <w:tcW w:w="3551" w:type="dxa"/>
            <w:noWrap/>
            <w:hideMark/>
            <w:tcPrChange w:id="1538" w:author="Vũ Đức Thông (VinSOC-ANBM-ANBMOT)" w:date="2026-04-19T21:23:00Z">
              <w:tcPr>
                <w:tcW w:w="3551" w:type="dxa"/>
                <w:tcBorders>
                  <w:top w:val="nil"/>
                  <w:left w:val="nil"/>
                  <w:bottom w:val="nil"/>
                  <w:right w:val="nil"/>
                </w:tcBorders>
                <w:shd w:val="clear" w:color="auto" w:fill="auto"/>
                <w:noWrap/>
                <w:vAlign w:val="center"/>
                <w:hideMark/>
              </w:tcPr>
            </w:tcPrChange>
          </w:tcPr>
          <w:p w14:paraId="32BA0048" w14:textId="77777777" w:rsidR="00BB0F55" w:rsidRPr="00BB0F55" w:rsidRDefault="00BB0F55" w:rsidP="00BB0F55">
            <w:pPr>
              <w:spacing w:after="0" w:line="240" w:lineRule="auto"/>
              <w:rPr>
                <w:ins w:id="1539" w:author="Vũ Đức Thông (VinSOC-ANBM-ANBMOT)" w:date="2026-04-19T21:23:00Z"/>
                <w:rFonts w:eastAsia="Times New Roman" w:cs="Times New Roman"/>
                <w:color w:val="000000"/>
                <w:sz w:val="26"/>
                <w:szCs w:val="26"/>
                <w:lang w:val="en-US"/>
              </w:rPr>
            </w:pPr>
            <w:proofErr w:type="spellStart"/>
            <w:ins w:id="1540" w:author="Vũ Đức Thông (VinSOC-ANBM-ANBMOT)" w:date="2026-04-19T21:23:00Z">
              <w:r w:rsidRPr="00BB0F55">
                <w:rPr>
                  <w:rFonts w:eastAsia="Times New Roman" w:cs="Times New Roman"/>
                  <w:color w:val="000000"/>
                  <w:sz w:val="26"/>
                  <w:szCs w:val="26"/>
                  <w:lang w:val="en-US"/>
                </w:rPr>
                <w:t>Bị</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hạn</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chế</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cần</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nhiều</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bộ</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lặp</w:t>
              </w:r>
              <w:proofErr w:type="spellEnd"/>
              <w:r w:rsidRPr="00BB0F55">
                <w:rPr>
                  <w:rFonts w:eastAsia="Times New Roman" w:cs="Times New Roman"/>
                  <w:color w:val="000000"/>
                  <w:sz w:val="26"/>
                  <w:szCs w:val="26"/>
                  <w:lang w:val="en-US"/>
                </w:rPr>
                <w:t>)</w:t>
              </w:r>
            </w:ins>
          </w:p>
        </w:tc>
        <w:tc>
          <w:tcPr>
            <w:tcW w:w="4426" w:type="dxa"/>
            <w:noWrap/>
            <w:hideMark/>
            <w:tcPrChange w:id="1541" w:author="Vũ Đức Thông (VinSOC-ANBM-ANBMOT)" w:date="2026-04-19T21:23:00Z">
              <w:tcPr>
                <w:tcW w:w="4426" w:type="dxa"/>
                <w:tcBorders>
                  <w:top w:val="nil"/>
                  <w:left w:val="nil"/>
                  <w:bottom w:val="nil"/>
                  <w:right w:val="nil"/>
                </w:tcBorders>
                <w:shd w:val="clear" w:color="auto" w:fill="auto"/>
                <w:noWrap/>
                <w:vAlign w:val="center"/>
                <w:hideMark/>
              </w:tcPr>
            </w:tcPrChange>
          </w:tcPr>
          <w:p w14:paraId="24A9A5F2" w14:textId="77777777" w:rsidR="00BB0F55" w:rsidRPr="00BB0F55" w:rsidRDefault="00BB0F55" w:rsidP="00BB0F55">
            <w:pPr>
              <w:spacing w:after="0" w:line="240" w:lineRule="auto"/>
              <w:rPr>
                <w:ins w:id="1542" w:author="Vũ Đức Thông (VinSOC-ANBM-ANBMOT)" w:date="2026-04-19T21:23:00Z"/>
                <w:rFonts w:eastAsia="Times New Roman" w:cs="Times New Roman"/>
                <w:color w:val="000000"/>
                <w:sz w:val="26"/>
                <w:szCs w:val="26"/>
                <w:lang w:val="en-US"/>
              </w:rPr>
            </w:pPr>
            <w:proofErr w:type="spellStart"/>
            <w:ins w:id="1543" w:author="Vũ Đức Thông (VinSOC-ANBM-ANBMOT)" w:date="2026-04-19T21:23:00Z">
              <w:r w:rsidRPr="00BB0F55">
                <w:rPr>
                  <w:rFonts w:eastAsia="Times New Roman" w:cs="Times New Roman"/>
                  <w:color w:val="000000"/>
                  <w:sz w:val="26"/>
                  <w:szCs w:val="26"/>
                  <w:lang w:val="en-US"/>
                </w:rPr>
                <w:t>Rất</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xa</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toàn</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cầu</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nhờ</w:t>
              </w:r>
              <w:proofErr w:type="spellEnd"/>
              <w:r w:rsidRPr="00BB0F55">
                <w:rPr>
                  <w:rFonts w:eastAsia="Times New Roman" w:cs="Times New Roman"/>
                  <w:color w:val="000000"/>
                  <w:sz w:val="26"/>
                  <w:szCs w:val="26"/>
                  <w:lang w:val="en-US"/>
                </w:rPr>
                <w:t xml:space="preserve"> Internet/</w:t>
              </w:r>
              <w:proofErr w:type="spellStart"/>
              <w:r w:rsidRPr="00BB0F55">
                <w:rPr>
                  <w:rFonts w:eastAsia="Times New Roman" w:cs="Times New Roman"/>
                  <w:color w:val="000000"/>
                  <w:sz w:val="26"/>
                  <w:szCs w:val="26"/>
                  <w:lang w:val="en-US"/>
                </w:rPr>
                <w:t>Vệ</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tinh</w:t>
              </w:r>
              <w:proofErr w:type="spellEnd"/>
              <w:r w:rsidRPr="00BB0F55">
                <w:rPr>
                  <w:rFonts w:eastAsia="Times New Roman" w:cs="Times New Roman"/>
                  <w:color w:val="000000"/>
                  <w:sz w:val="26"/>
                  <w:szCs w:val="26"/>
                  <w:lang w:val="en-US"/>
                </w:rPr>
                <w:t>)</w:t>
              </w:r>
            </w:ins>
          </w:p>
        </w:tc>
      </w:tr>
      <w:tr w:rsidR="00BB0F55" w:rsidRPr="00BB0F55" w14:paraId="738CD7A5" w14:textId="77777777" w:rsidTr="00BB0F55">
        <w:trPr>
          <w:trHeight w:val="660"/>
          <w:ins w:id="1544" w:author="Vũ Đức Thông (VinSOC-ANBM-ANBMOT)" w:date="2026-04-19T21:23:00Z"/>
          <w:trPrChange w:id="1545" w:author="Vũ Đức Thông (VinSOC-ANBM-ANBMOT)" w:date="2026-04-19T21:23:00Z">
            <w:trPr>
              <w:trHeight w:val="660"/>
            </w:trPr>
          </w:trPrChange>
        </w:trPr>
        <w:tc>
          <w:tcPr>
            <w:tcW w:w="1383" w:type="dxa"/>
            <w:noWrap/>
            <w:hideMark/>
            <w:tcPrChange w:id="1546" w:author="Vũ Đức Thông (VinSOC-ANBM-ANBMOT)" w:date="2026-04-19T21:23:00Z">
              <w:tcPr>
                <w:tcW w:w="1383" w:type="dxa"/>
                <w:tcBorders>
                  <w:top w:val="nil"/>
                  <w:left w:val="nil"/>
                  <w:bottom w:val="nil"/>
                  <w:right w:val="nil"/>
                </w:tcBorders>
                <w:shd w:val="clear" w:color="auto" w:fill="auto"/>
                <w:noWrap/>
                <w:vAlign w:val="center"/>
                <w:hideMark/>
              </w:tcPr>
            </w:tcPrChange>
          </w:tcPr>
          <w:p w14:paraId="6681543E" w14:textId="77777777" w:rsidR="00BB0F55" w:rsidRPr="00BB0F55" w:rsidRDefault="00BB0F55" w:rsidP="00BB0F55">
            <w:pPr>
              <w:spacing w:after="0" w:line="240" w:lineRule="auto"/>
              <w:rPr>
                <w:ins w:id="1547" w:author="Vũ Đức Thông (VinSOC-ANBM-ANBMOT)" w:date="2026-04-19T21:23:00Z"/>
                <w:rFonts w:eastAsia="Times New Roman" w:cs="Times New Roman"/>
                <w:color w:val="000000"/>
                <w:sz w:val="26"/>
                <w:szCs w:val="26"/>
                <w:lang w:val="en-US"/>
              </w:rPr>
            </w:pPr>
            <w:proofErr w:type="spellStart"/>
            <w:ins w:id="1548" w:author="Vũ Đức Thông (VinSOC-ANBM-ANBMOT)" w:date="2026-04-19T21:23:00Z">
              <w:r w:rsidRPr="00BB0F55">
                <w:rPr>
                  <w:rFonts w:eastAsia="Times New Roman" w:cs="Times New Roman"/>
                  <w:color w:val="000000"/>
                  <w:sz w:val="26"/>
                  <w:szCs w:val="26"/>
                </w:rPr>
                <w:t>Tốc</w:t>
              </w:r>
              <w:proofErr w:type="spellEnd"/>
              <w:r w:rsidRPr="00BB0F55">
                <w:rPr>
                  <w:rFonts w:eastAsia="Times New Roman" w:cs="Times New Roman"/>
                  <w:color w:val="000000"/>
                  <w:sz w:val="26"/>
                  <w:szCs w:val="26"/>
                </w:rPr>
                <w:t xml:space="preserve"> </w:t>
              </w:r>
              <w:proofErr w:type="spellStart"/>
              <w:r w:rsidRPr="00BB0F55">
                <w:rPr>
                  <w:rFonts w:eastAsia="Times New Roman" w:cs="Times New Roman"/>
                  <w:color w:val="000000"/>
                  <w:sz w:val="26"/>
                  <w:szCs w:val="26"/>
                </w:rPr>
                <w:t>độ</w:t>
              </w:r>
              <w:proofErr w:type="spellEnd"/>
              <w:r w:rsidRPr="00BB0F55">
                <w:rPr>
                  <w:rFonts w:eastAsia="Times New Roman" w:cs="Times New Roman"/>
                  <w:color w:val="000000"/>
                  <w:sz w:val="26"/>
                  <w:szCs w:val="26"/>
                </w:rPr>
                <w:t xml:space="preserve"> </w:t>
              </w:r>
              <w:proofErr w:type="spellStart"/>
              <w:r w:rsidRPr="00BB0F55">
                <w:rPr>
                  <w:rFonts w:eastAsia="Times New Roman" w:cs="Times New Roman"/>
                  <w:color w:val="000000"/>
                  <w:sz w:val="26"/>
                  <w:szCs w:val="26"/>
                </w:rPr>
                <w:t>truyền</w:t>
              </w:r>
              <w:proofErr w:type="spellEnd"/>
            </w:ins>
          </w:p>
        </w:tc>
        <w:tc>
          <w:tcPr>
            <w:tcW w:w="3551" w:type="dxa"/>
            <w:noWrap/>
            <w:hideMark/>
            <w:tcPrChange w:id="1549" w:author="Vũ Đức Thông (VinSOC-ANBM-ANBMOT)" w:date="2026-04-19T21:23:00Z">
              <w:tcPr>
                <w:tcW w:w="3551" w:type="dxa"/>
                <w:tcBorders>
                  <w:top w:val="nil"/>
                  <w:left w:val="nil"/>
                  <w:bottom w:val="nil"/>
                  <w:right w:val="nil"/>
                </w:tcBorders>
                <w:shd w:val="clear" w:color="auto" w:fill="auto"/>
                <w:noWrap/>
                <w:vAlign w:val="center"/>
                <w:hideMark/>
              </w:tcPr>
            </w:tcPrChange>
          </w:tcPr>
          <w:p w14:paraId="0A89CCDB" w14:textId="77777777" w:rsidR="00BB0F55" w:rsidRPr="00BB0F55" w:rsidRDefault="00BB0F55" w:rsidP="00BB0F55">
            <w:pPr>
              <w:spacing w:after="0" w:line="240" w:lineRule="auto"/>
              <w:rPr>
                <w:ins w:id="1550" w:author="Vũ Đức Thông (VinSOC-ANBM-ANBMOT)" w:date="2026-04-19T21:23:00Z"/>
                <w:rFonts w:eastAsia="Times New Roman" w:cs="Times New Roman"/>
                <w:color w:val="000000"/>
                <w:sz w:val="26"/>
                <w:szCs w:val="26"/>
                <w:lang w:val="en-US"/>
              </w:rPr>
            </w:pPr>
            <w:proofErr w:type="spellStart"/>
            <w:ins w:id="1551" w:author="Vũ Đức Thông (VinSOC-ANBM-ANBMOT)" w:date="2026-04-19T21:23:00Z">
              <w:r w:rsidRPr="00BB0F55">
                <w:rPr>
                  <w:rFonts w:eastAsia="Times New Roman" w:cs="Times New Roman"/>
                  <w:color w:val="000000"/>
                  <w:sz w:val="26"/>
                  <w:szCs w:val="26"/>
                  <w:lang w:val="en-US"/>
                </w:rPr>
                <w:t>Rất</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chậm</w:t>
              </w:r>
              <w:proofErr w:type="spellEnd"/>
              <w:r w:rsidRPr="00BB0F55">
                <w:rPr>
                  <w:rFonts w:eastAsia="Times New Roman" w:cs="Times New Roman"/>
                  <w:color w:val="000000"/>
                  <w:sz w:val="26"/>
                  <w:szCs w:val="26"/>
                  <w:lang w:val="en-US"/>
                </w:rPr>
                <w:t xml:space="preserve"> (9.600 bps - </w:t>
              </w:r>
              <w:proofErr w:type="spellStart"/>
              <w:r w:rsidRPr="00BB0F55">
                <w:rPr>
                  <w:rFonts w:eastAsia="Times New Roman" w:cs="Times New Roman"/>
                  <w:color w:val="000000"/>
                  <w:sz w:val="26"/>
                  <w:szCs w:val="26"/>
                  <w:lang w:val="en-US"/>
                </w:rPr>
                <w:t>như</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rùa</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bò</w:t>
              </w:r>
              <w:proofErr w:type="spellEnd"/>
              <w:r w:rsidRPr="00BB0F55">
                <w:rPr>
                  <w:rFonts w:eastAsia="Times New Roman" w:cs="Times New Roman"/>
                  <w:color w:val="000000"/>
                  <w:sz w:val="26"/>
                  <w:szCs w:val="26"/>
                  <w:lang w:val="en-US"/>
                </w:rPr>
                <w:t>)</w:t>
              </w:r>
            </w:ins>
          </w:p>
        </w:tc>
        <w:tc>
          <w:tcPr>
            <w:tcW w:w="4426" w:type="dxa"/>
            <w:noWrap/>
            <w:hideMark/>
            <w:tcPrChange w:id="1552" w:author="Vũ Đức Thông (VinSOC-ANBM-ANBMOT)" w:date="2026-04-19T21:23:00Z">
              <w:tcPr>
                <w:tcW w:w="4426" w:type="dxa"/>
                <w:tcBorders>
                  <w:top w:val="nil"/>
                  <w:left w:val="nil"/>
                  <w:bottom w:val="nil"/>
                  <w:right w:val="nil"/>
                </w:tcBorders>
                <w:shd w:val="clear" w:color="auto" w:fill="auto"/>
                <w:noWrap/>
                <w:vAlign w:val="center"/>
                <w:hideMark/>
              </w:tcPr>
            </w:tcPrChange>
          </w:tcPr>
          <w:p w14:paraId="6384AA79" w14:textId="77777777" w:rsidR="00BB0F55" w:rsidRPr="00BB0F55" w:rsidRDefault="00BB0F55" w:rsidP="00BB0F55">
            <w:pPr>
              <w:spacing w:after="0" w:line="240" w:lineRule="auto"/>
              <w:rPr>
                <w:ins w:id="1553" w:author="Vũ Đức Thông (VinSOC-ANBM-ANBMOT)" w:date="2026-04-19T21:23:00Z"/>
                <w:rFonts w:eastAsia="Times New Roman" w:cs="Times New Roman"/>
                <w:color w:val="000000"/>
                <w:sz w:val="26"/>
                <w:szCs w:val="26"/>
                <w:lang w:val="en-US"/>
              </w:rPr>
            </w:pPr>
            <w:proofErr w:type="spellStart"/>
            <w:ins w:id="1554" w:author="Vũ Đức Thông (VinSOC-ANBM-ANBMOT)" w:date="2026-04-19T21:23:00Z">
              <w:r w:rsidRPr="00BB0F55">
                <w:rPr>
                  <w:rFonts w:eastAsia="Times New Roman" w:cs="Times New Roman"/>
                  <w:color w:val="000000"/>
                  <w:sz w:val="26"/>
                  <w:szCs w:val="26"/>
                  <w:lang w:val="en-US"/>
                </w:rPr>
                <w:t>Rất</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nhanh</w:t>
              </w:r>
              <w:proofErr w:type="spellEnd"/>
              <w:r w:rsidRPr="00BB0F55">
                <w:rPr>
                  <w:rFonts w:eastAsia="Times New Roman" w:cs="Times New Roman"/>
                  <w:color w:val="000000"/>
                  <w:sz w:val="26"/>
                  <w:szCs w:val="26"/>
                  <w:lang w:val="en-US"/>
                </w:rPr>
                <w:t xml:space="preserve"> (Gbps - </w:t>
              </w:r>
              <w:proofErr w:type="spellStart"/>
              <w:r w:rsidRPr="00BB0F55">
                <w:rPr>
                  <w:rFonts w:eastAsia="Times New Roman" w:cs="Times New Roman"/>
                  <w:color w:val="000000"/>
                  <w:sz w:val="26"/>
                  <w:szCs w:val="26"/>
                  <w:lang w:val="en-US"/>
                </w:rPr>
                <w:t>tốc</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độ</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ánh</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sáng</w:t>
              </w:r>
              <w:proofErr w:type="spellEnd"/>
              <w:r w:rsidRPr="00BB0F55">
                <w:rPr>
                  <w:rFonts w:eastAsia="Times New Roman" w:cs="Times New Roman"/>
                  <w:color w:val="000000"/>
                  <w:sz w:val="26"/>
                  <w:szCs w:val="26"/>
                  <w:lang w:val="en-US"/>
                </w:rPr>
                <w:t>)</w:t>
              </w:r>
            </w:ins>
          </w:p>
        </w:tc>
      </w:tr>
      <w:tr w:rsidR="00BB0F55" w:rsidRPr="00BB0F55" w14:paraId="3323DE50" w14:textId="77777777" w:rsidTr="00BB0F55">
        <w:trPr>
          <w:trHeight w:val="660"/>
          <w:ins w:id="1555" w:author="Vũ Đức Thông (VinSOC-ANBM-ANBMOT)" w:date="2026-04-19T21:23:00Z"/>
          <w:trPrChange w:id="1556" w:author="Vũ Đức Thông (VinSOC-ANBM-ANBMOT)" w:date="2026-04-19T21:23:00Z">
            <w:trPr>
              <w:trHeight w:val="660"/>
            </w:trPr>
          </w:trPrChange>
        </w:trPr>
        <w:tc>
          <w:tcPr>
            <w:tcW w:w="1383" w:type="dxa"/>
            <w:noWrap/>
            <w:hideMark/>
            <w:tcPrChange w:id="1557" w:author="Vũ Đức Thông (VinSOC-ANBM-ANBMOT)" w:date="2026-04-19T21:23:00Z">
              <w:tcPr>
                <w:tcW w:w="1383" w:type="dxa"/>
                <w:tcBorders>
                  <w:top w:val="nil"/>
                  <w:left w:val="nil"/>
                  <w:bottom w:val="nil"/>
                  <w:right w:val="nil"/>
                </w:tcBorders>
                <w:shd w:val="clear" w:color="auto" w:fill="auto"/>
                <w:noWrap/>
                <w:vAlign w:val="center"/>
                <w:hideMark/>
              </w:tcPr>
            </w:tcPrChange>
          </w:tcPr>
          <w:p w14:paraId="7D39C029" w14:textId="77777777" w:rsidR="00BB0F55" w:rsidRPr="00BB0F55" w:rsidRDefault="00BB0F55" w:rsidP="00BB0F55">
            <w:pPr>
              <w:spacing w:after="0" w:line="240" w:lineRule="auto"/>
              <w:rPr>
                <w:ins w:id="1558" w:author="Vũ Đức Thông (VinSOC-ANBM-ANBMOT)" w:date="2026-04-19T21:23:00Z"/>
                <w:rFonts w:eastAsia="Times New Roman" w:cs="Times New Roman"/>
                <w:color w:val="000000"/>
                <w:sz w:val="26"/>
                <w:szCs w:val="26"/>
                <w:lang w:val="en-US"/>
              </w:rPr>
            </w:pPr>
            <w:proofErr w:type="spellStart"/>
            <w:ins w:id="1559" w:author="Vũ Đức Thông (VinSOC-ANBM-ANBMOT)" w:date="2026-04-19T21:23:00Z">
              <w:r w:rsidRPr="00BB0F55">
                <w:rPr>
                  <w:rFonts w:eastAsia="Times New Roman" w:cs="Times New Roman"/>
                  <w:color w:val="000000"/>
                  <w:sz w:val="26"/>
                  <w:szCs w:val="26"/>
                </w:rPr>
                <w:t>Kết</w:t>
              </w:r>
              <w:proofErr w:type="spellEnd"/>
              <w:r w:rsidRPr="00BB0F55">
                <w:rPr>
                  <w:rFonts w:eastAsia="Times New Roman" w:cs="Times New Roman"/>
                  <w:color w:val="000000"/>
                  <w:sz w:val="26"/>
                  <w:szCs w:val="26"/>
                </w:rPr>
                <w:t xml:space="preserve"> </w:t>
              </w:r>
              <w:proofErr w:type="spellStart"/>
              <w:r w:rsidRPr="00BB0F55">
                <w:rPr>
                  <w:rFonts w:eastAsia="Times New Roman" w:cs="Times New Roman"/>
                  <w:color w:val="000000"/>
                  <w:sz w:val="26"/>
                  <w:szCs w:val="26"/>
                </w:rPr>
                <w:t>nối</w:t>
              </w:r>
              <w:proofErr w:type="spellEnd"/>
            </w:ins>
          </w:p>
        </w:tc>
        <w:tc>
          <w:tcPr>
            <w:tcW w:w="3551" w:type="dxa"/>
            <w:noWrap/>
            <w:hideMark/>
            <w:tcPrChange w:id="1560" w:author="Vũ Đức Thông (VinSOC-ANBM-ANBMOT)" w:date="2026-04-19T21:23:00Z">
              <w:tcPr>
                <w:tcW w:w="3551" w:type="dxa"/>
                <w:tcBorders>
                  <w:top w:val="nil"/>
                  <w:left w:val="nil"/>
                  <w:bottom w:val="nil"/>
                  <w:right w:val="nil"/>
                </w:tcBorders>
                <w:shd w:val="clear" w:color="auto" w:fill="auto"/>
                <w:noWrap/>
                <w:vAlign w:val="center"/>
                <w:hideMark/>
              </w:tcPr>
            </w:tcPrChange>
          </w:tcPr>
          <w:p w14:paraId="2B8DE267" w14:textId="77777777" w:rsidR="00BB0F55" w:rsidRPr="00BB0F55" w:rsidRDefault="00BB0F55" w:rsidP="00BB0F55">
            <w:pPr>
              <w:spacing w:after="0" w:line="240" w:lineRule="auto"/>
              <w:rPr>
                <w:ins w:id="1561" w:author="Vũ Đức Thông (VinSOC-ANBM-ANBMOT)" w:date="2026-04-19T21:23:00Z"/>
                <w:rFonts w:eastAsia="Times New Roman" w:cs="Times New Roman"/>
                <w:color w:val="000000"/>
                <w:sz w:val="26"/>
                <w:szCs w:val="26"/>
                <w:lang w:val="en-US"/>
              </w:rPr>
            </w:pPr>
            <w:proofErr w:type="spellStart"/>
            <w:ins w:id="1562" w:author="Vũ Đức Thông (VinSOC-ANBM-ANBMOT)" w:date="2026-04-19T21:23:00Z">
              <w:r w:rsidRPr="00BB0F55">
                <w:rPr>
                  <w:rFonts w:eastAsia="Times New Roman" w:cs="Times New Roman"/>
                  <w:color w:val="000000"/>
                  <w:sz w:val="26"/>
                  <w:szCs w:val="26"/>
                  <w:lang w:val="en-US"/>
                </w:rPr>
                <w:t>Dây</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nối</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tiếp</w:t>
              </w:r>
              <w:proofErr w:type="spellEnd"/>
              <w:r w:rsidRPr="00BB0F55">
                <w:rPr>
                  <w:rFonts w:eastAsia="Times New Roman" w:cs="Times New Roman"/>
                  <w:color w:val="000000"/>
                  <w:sz w:val="26"/>
                  <w:szCs w:val="26"/>
                  <w:lang w:val="en-US"/>
                </w:rPr>
                <w:t xml:space="preserve"> (Serial RS232)</w:t>
              </w:r>
            </w:ins>
          </w:p>
        </w:tc>
        <w:tc>
          <w:tcPr>
            <w:tcW w:w="4426" w:type="dxa"/>
            <w:noWrap/>
            <w:hideMark/>
            <w:tcPrChange w:id="1563" w:author="Vũ Đức Thông (VinSOC-ANBM-ANBMOT)" w:date="2026-04-19T21:23:00Z">
              <w:tcPr>
                <w:tcW w:w="4426" w:type="dxa"/>
                <w:tcBorders>
                  <w:top w:val="nil"/>
                  <w:left w:val="nil"/>
                  <w:bottom w:val="nil"/>
                  <w:right w:val="nil"/>
                </w:tcBorders>
                <w:shd w:val="clear" w:color="auto" w:fill="auto"/>
                <w:noWrap/>
                <w:vAlign w:val="center"/>
                <w:hideMark/>
              </w:tcPr>
            </w:tcPrChange>
          </w:tcPr>
          <w:p w14:paraId="7D33467B" w14:textId="77777777" w:rsidR="00BB0F55" w:rsidRPr="00BB0F55" w:rsidRDefault="00BB0F55" w:rsidP="00BB0F55">
            <w:pPr>
              <w:spacing w:after="0" w:line="240" w:lineRule="auto"/>
              <w:rPr>
                <w:ins w:id="1564" w:author="Vũ Đức Thông (VinSOC-ANBM-ANBMOT)" w:date="2026-04-19T21:23:00Z"/>
                <w:rFonts w:eastAsia="Times New Roman" w:cs="Times New Roman"/>
                <w:color w:val="000000"/>
                <w:sz w:val="26"/>
                <w:szCs w:val="26"/>
                <w:lang w:val="en-US"/>
              </w:rPr>
            </w:pPr>
            <w:proofErr w:type="spellStart"/>
            <w:ins w:id="1565" w:author="Vũ Đức Thông (VinSOC-ANBM-ANBMOT)" w:date="2026-04-19T21:23:00Z">
              <w:r w:rsidRPr="00BB0F55">
                <w:rPr>
                  <w:rFonts w:eastAsia="Times New Roman" w:cs="Times New Roman"/>
                  <w:color w:val="000000"/>
                  <w:sz w:val="26"/>
                  <w:szCs w:val="26"/>
                  <w:lang w:val="en-US"/>
                </w:rPr>
                <w:t>Mạng</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kỹ</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thuật</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số</w:t>
              </w:r>
              <w:proofErr w:type="spellEnd"/>
              <w:r w:rsidRPr="00BB0F55">
                <w:rPr>
                  <w:rFonts w:eastAsia="Times New Roman" w:cs="Times New Roman"/>
                  <w:color w:val="000000"/>
                  <w:sz w:val="26"/>
                  <w:szCs w:val="26"/>
                  <w:lang w:val="en-US"/>
                </w:rPr>
                <w:t xml:space="preserve"> (Ethernet, IP)</w:t>
              </w:r>
            </w:ins>
          </w:p>
        </w:tc>
      </w:tr>
      <w:tr w:rsidR="00BB0F55" w:rsidRPr="00BB0F55" w14:paraId="28E3AC71" w14:textId="77777777" w:rsidTr="00BB0F55">
        <w:trPr>
          <w:trHeight w:val="660"/>
          <w:ins w:id="1566" w:author="Vũ Đức Thông (VinSOC-ANBM-ANBMOT)" w:date="2026-04-19T21:23:00Z"/>
          <w:trPrChange w:id="1567" w:author="Vũ Đức Thông (VinSOC-ANBM-ANBMOT)" w:date="2026-04-19T21:23:00Z">
            <w:trPr>
              <w:trHeight w:val="660"/>
            </w:trPr>
          </w:trPrChange>
        </w:trPr>
        <w:tc>
          <w:tcPr>
            <w:tcW w:w="1383" w:type="dxa"/>
            <w:noWrap/>
            <w:hideMark/>
            <w:tcPrChange w:id="1568" w:author="Vũ Đức Thông (VinSOC-ANBM-ANBMOT)" w:date="2026-04-19T21:23:00Z">
              <w:tcPr>
                <w:tcW w:w="1383" w:type="dxa"/>
                <w:tcBorders>
                  <w:top w:val="nil"/>
                  <w:left w:val="nil"/>
                  <w:bottom w:val="nil"/>
                  <w:right w:val="nil"/>
                </w:tcBorders>
                <w:shd w:val="clear" w:color="auto" w:fill="auto"/>
                <w:noWrap/>
                <w:vAlign w:val="center"/>
                <w:hideMark/>
              </w:tcPr>
            </w:tcPrChange>
          </w:tcPr>
          <w:p w14:paraId="02145FD5" w14:textId="77777777" w:rsidR="00BB0F55" w:rsidRPr="00BB0F55" w:rsidRDefault="00BB0F55" w:rsidP="00BB0F55">
            <w:pPr>
              <w:spacing w:after="0" w:line="240" w:lineRule="auto"/>
              <w:rPr>
                <w:ins w:id="1569" w:author="Vũ Đức Thông (VinSOC-ANBM-ANBMOT)" w:date="2026-04-19T21:23:00Z"/>
                <w:rFonts w:eastAsia="Times New Roman" w:cs="Times New Roman"/>
                <w:color w:val="000000"/>
                <w:sz w:val="26"/>
                <w:szCs w:val="26"/>
                <w:lang w:val="en-US"/>
              </w:rPr>
            </w:pPr>
            <w:proofErr w:type="spellStart"/>
            <w:ins w:id="1570" w:author="Vũ Đức Thông (VinSOC-ANBM-ANBMOT)" w:date="2026-04-19T21:23:00Z">
              <w:r w:rsidRPr="00BB0F55">
                <w:rPr>
                  <w:rFonts w:eastAsia="Times New Roman" w:cs="Times New Roman"/>
                  <w:color w:val="000000"/>
                  <w:sz w:val="26"/>
                  <w:szCs w:val="26"/>
                </w:rPr>
                <w:t>Bảo</w:t>
              </w:r>
              <w:proofErr w:type="spellEnd"/>
              <w:r w:rsidRPr="00BB0F55">
                <w:rPr>
                  <w:rFonts w:eastAsia="Times New Roman" w:cs="Times New Roman"/>
                  <w:color w:val="000000"/>
                  <w:sz w:val="26"/>
                  <w:szCs w:val="26"/>
                </w:rPr>
                <w:t xml:space="preserve"> </w:t>
              </w:r>
              <w:proofErr w:type="spellStart"/>
              <w:r w:rsidRPr="00BB0F55">
                <w:rPr>
                  <w:rFonts w:eastAsia="Times New Roman" w:cs="Times New Roman"/>
                  <w:color w:val="000000"/>
                  <w:sz w:val="26"/>
                  <w:szCs w:val="26"/>
                </w:rPr>
                <w:t>mật</w:t>
              </w:r>
              <w:proofErr w:type="spellEnd"/>
            </w:ins>
          </w:p>
        </w:tc>
        <w:tc>
          <w:tcPr>
            <w:tcW w:w="3551" w:type="dxa"/>
            <w:noWrap/>
            <w:hideMark/>
            <w:tcPrChange w:id="1571" w:author="Vũ Đức Thông (VinSOC-ANBM-ANBMOT)" w:date="2026-04-19T21:23:00Z">
              <w:tcPr>
                <w:tcW w:w="3551" w:type="dxa"/>
                <w:tcBorders>
                  <w:top w:val="nil"/>
                  <w:left w:val="nil"/>
                  <w:bottom w:val="nil"/>
                  <w:right w:val="nil"/>
                </w:tcBorders>
                <w:shd w:val="clear" w:color="auto" w:fill="auto"/>
                <w:noWrap/>
                <w:vAlign w:val="center"/>
                <w:hideMark/>
              </w:tcPr>
            </w:tcPrChange>
          </w:tcPr>
          <w:p w14:paraId="62AD2DC4" w14:textId="77777777" w:rsidR="00BB0F55" w:rsidRPr="00BB0F55" w:rsidRDefault="00BB0F55" w:rsidP="00BB0F55">
            <w:pPr>
              <w:spacing w:after="0" w:line="240" w:lineRule="auto"/>
              <w:rPr>
                <w:ins w:id="1572" w:author="Vũ Đức Thông (VinSOC-ANBM-ANBMOT)" w:date="2026-04-19T21:23:00Z"/>
                <w:rFonts w:eastAsia="Times New Roman" w:cs="Times New Roman"/>
                <w:color w:val="000000"/>
                <w:sz w:val="26"/>
                <w:szCs w:val="26"/>
                <w:lang w:val="en-US"/>
              </w:rPr>
            </w:pPr>
            <w:proofErr w:type="spellStart"/>
            <w:ins w:id="1573" w:author="Vũ Đức Thông (VinSOC-ANBM-ANBMOT)" w:date="2026-04-19T21:23:00Z">
              <w:r w:rsidRPr="00BB0F55">
                <w:rPr>
                  <w:rFonts w:eastAsia="Times New Roman" w:cs="Times New Roman"/>
                  <w:color w:val="000000"/>
                  <w:sz w:val="26"/>
                  <w:szCs w:val="26"/>
                  <w:lang w:val="en-US"/>
                </w:rPr>
                <w:t>Khá</w:t>
              </w:r>
              <w:proofErr w:type="spellEnd"/>
              <w:r w:rsidRPr="00BB0F55">
                <w:rPr>
                  <w:rFonts w:eastAsia="Times New Roman" w:cs="Times New Roman"/>
                  <w:color w:val="000000"/>
                  <w:sz w:val="26"/>
                  <w:szCs w:val="26"/>
                  <w:lang w:val="en-US"/>
                </w:rPr>
                <w:t xml:space="preserve"> an </w:t>
              </w:r>
              <w:proofErr w:type="spellStart"/>
              <w:r w:rsidRPr="00BB0F55">
                <w:rPr>
                  <w:rFonts w:eastAsia="Times New Roman" w:cs="Times New Roman"/>
                  <w:color w:val="000000"/>
                  <w:sz w:val="26"/>
                  <w:szCs w:val="26"/>
                  <w:lang w:val="en-US"/>
                </w:rPr>
                <w:t>toàn</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vì</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không</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kết</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nối</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mạng</w:t>
              </w:r>
              <w:proofErr w:type="spellEnd"/>
              <w:r w:rsidRPr="00BB0F55">
                <w:rPr>
                  <w:rFonts w:eastAsia="Times New Roman" w:cs="Times New Roman"/>
                  <w:color w:val="000000"/>
                  <w:sz w:val="26"/>
                  <w:szCs w:val="26"/>
                  <w:lang w:val="en-US"/>
                </w:rPr>
                <w:t>)</w:t>
              </w:r>
            </w:ins>
          </w:p>
        </w:tc>
        <w:tc>
          <w:tcPr>
            <w:tcW w:w="4426" w:type="dxa"/>
            <w:noWrap/>
            <w:hideMark/>
            <w:tcPrChange w:id="1574" w:author="Vũ Đức Thông (VinSOC-ANBM-ANBMOT)" w:date="2026-04-19T21:23:00Z">
              <w:tcPr>
                <w:tcW w:w="4426" w:type="dxa"/>
                <w:tcBorders>
                  <w:top w:val="nil"/>
                  <w:left w:val="nil"/>
                  <w:bottom w:val="nil"/>
                  <w:right w:val="nil"/>
                </w:tcBorders>
                <w:shd w:val="clear" w:color="auto" w:fill="auto"/>
                <w:noWrap/>
                <w:vAlign w:val="center"/>
                <w:hideMark/>
              </w:tcPr>
            </w:tcPrChange>
          </w:tcPr>
          <w:p w14:paraId="28C1ABAC" w14:textId="77777777" w:rsidR="00BB0F55" w:rsidRPr="00BB0F55" w:rsidRDefault="00BB0F55" w:rsidP="00BB0F55">
            <w:pPr>
              <w:spacing w:after="0" w:line="240" w:lineRule="auto"/>
              <w:rPr>
                <w:ins w:id="1575" w:author="Vũ Đức Thông (VinSOC-ANBM-ANBMOT)" w:date="2026-04-19T21:23:00Z"/>
                <w:rFonts w:eastAsia="Times New Roman" w:cs="Times New Roman"/>
                <w:color w:val="000000"/>
                <w:sz w:val="26"/>
                <w:szCs w:val="26"/>
                <w:lang w:val="en-US"/>
              </w:rPr>
            </w:pPr>
            <w:proofErr w:type="spellStart"/>
            <w:ins w:id="1576" w:author="Vũ Đức Thông (VinSOC-ANBM-ANBMOT)" w:date="2026-04-19T21:23:00Z">
              <w:r w:rsidRPr="00BB0F55">
                <w:rPr>
                  <w:rFonts w:eastAsia="Times New Roman" w:cs="Times New Roman"/>
                  <w:color w:val="000000"/>
                  <w:sz w:val="26"/>
                  <w:szCs w:val="26"/>
                  <w:lang w:val="en-US"/>
                </w:rPr>
                <w:t>Nguy</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cơ</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cao</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dễ</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bị</w:t>
              </w:r>
              <w:proofErr w:type="spellEnd"/>
              <w:r w:rsidRPr="00BB0F55">
                <w:rPr>
                  <w:rFonts w:eastAsia="Times New Roman" w:cs="Times New Roman"/>
                  <w:color w:val="000000"/>
                  <w:sz w:val="26"/>
                  <w:szCs w:val="26"/>
                  <w:lang w:val="en-US"/>
                </w:rPr>
                <w:t xml:space="preserve"> tin </w:t>
              </w:r>
              <w:proofErr w:type="spellStart"/>
              <w:r w:rsidRPr="00BB0F55">
                <w:rPr>
                  <w:rFonts w:eastAsia="Times New Roman" w:cs="Times New Roman"/>
                  <w:color w:val="000000"/>
                  <w:sz w:val="26"/>
                  <w:szCs w:val="26"/>
                  <w:lang w:val="en-US"/>
                </w:rPr>
                <w:t>tặc</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tấn</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công</w:t>
              </w:r>
              <w:proofErr w:type="spellEnd"/>
              <w:r w:rsidRPr="00BB0F55">
                <w:rPr>
                  <w:rFonts w:eastAsia="Times New Roman" w:cs="Times New Roman"/>
                  <w:color w:val="000000"/>
                  <w:sz w:val="26"/>
                  <w:szCs w:val="26"/>
                  <w:lang w:val="en-US"/>
                </w:rPr>
                <w:t>)</w:t>
              </w:r>
            </w:ins>
          </w:p>
        </w:tc>
      </w:tr>
      <w:tr w:rsidR="00BB0F55" w:rsidRPr="00BB0F55" w14:paraId="79C9E578" w14:textId="77777777" w:rsidTr="00BB0F55">
        <w:trPr>
          <w:trHeight w:val="990"/>
          <w:ins w:id="1577" w:author="Vũ Đức Thông (VinSOC-ANBM-ANBMOT)" w:date="2026-04-19T21:23:00Z"/>
          <w:trPrChange w:id="1578" w:author="Vũ Đức Thông (VinSOC-ANBM-ANBMOT)" w:date="2026-04-19T21:23:00Z">
            <w:trPr>
              <w:trHeight w:val="990"/>
            </w:trPr>
          </w:trPrChange>
        </w:trPr>
        <w:tc>
          <w:tcPr>
            <w:tcW w:w="1383" w:type="dxa"/>
            <w:noWrap/>
            <w:hideMark/>
            <w:tcPrChange w:id="1579" w:author="Vũ Đức Thông (VinSOC-ANBM-ANBMOT)" w:date="2026-04-19T21:23:00Z">
              <w:tcPr>
                <w:tcW w:w="1383" w:type="dxa"/>
                <w:tcBorders>
                  <w:top w:val="nil"/>
                  <w:left w:val="nil"/>
                  <w:bottom w:val="nil"/>
                  <w:right w:val="nil"/>
                </w:tcBorders>
                <w:shd w:val="clear" w:color="auto" w:fill="auto"/>
                <w:noWrap/>
                <w:vAlign w:val="center"/>
                <w:hideMark/>
              </w:tcPr>
            </w:tcPrChange>
          </w:tcPr>
          <w:p w14:paraId="415B456A" w14:textId="77777777" w:rsidR="00BB0F55" w:rsidRPr="00BB0F55" w:rsidRDefault="00BB0F55" w:rsidP="00BB0F55">
            <w:pPr>
              <w:spacing w:after="0" w:line="240" w:lineRule="auto"/>
              <w:rPr>
                <w:ins w:id="1580" w:author="Vũ Đức Thông (VinSOC-ANBM-ANBMOT)" w:date="2026-04-19T21:23:00Z"/>
                <w:rFonts w:eastAsia="Times New Roman" w:cs="Times New Roman"/>
                <w:color w:val="000000"/>
                <w:sz w:val="26"/>
                <w:szCs w:val="26"/>
                <w:lang w:val="en-US"/>
              </w:rPr>
            </w:pPr>
            <w:proofErr w:type="spellStart"/>
            <w:ins w:id="1581" w:author="Vũ Đức Thông (VinSOC-ANBM-ANBMOT)" w:date="2026-04-19T21:23:00Z">
              <w:r w:rsidRPr="00BB0F55">
                <w:rPr>
                  <w:rFonts w:eastAsia="Times New Roman" w:cs="Times New Roman"/>
                  <w:color w:val="000000"/>
                  <w:sz w:val="26"/>
                  <w:szCs w:val="26"/>
                </w:rPr>
                <w:t>Tính</w:t>
              </w:r>
              <w:proofErr w:type="spellEnd"/>
              <w:r w:rsidRPr="00BB0F55">
                <w:rPr>
                  <w:rFonts w:eastAsia="Times New Roman" w:cs="Times New Roman"/>
                  <w:color w:val="000000"/>
                  <w:sz w:val="26"/>
                  <w:szCs w:val="26"/>
                </w:rPr>
                <w:t xml:space="preserve"> </w:t>
              </w:r>
              <w:proofErr w:type="spellStart"/>
              <w:r w:rsidRPr="00BB0F55">
                <w:rPr>
                  <w:rFonts w:eastAsia="Times New Roman" w:cs="Times New Roman"/>
                  <w:color w:val="000000"/>
                  <w:sz w:val="26"/>
                  <w:szCs w:val="26"/>
                </w:rPr>
                <w:t>linh</w:t>
              </w:r>
              <w:proofErr w:type="spellEnd"/>
              <w:r w:rsidRPr="00BB0F55">
                <w:rPr>
                  <w:rFonts w:eastAsia="Times New Roman" w:cs="Times New Roman"/>
                  <w:color w:val="000000"/>
                  <w:sz w:val="26"/>
                  <w:szCs w:val="26"/>
                </w:rPr>
                <w:t xml:space="preserve"> </w:t>
              </w:r>
              <w:proofErr w:type="spellStart"/>
              <w:r w:rsidRPr="00BB0F55">
                <w:rPr>
                  <w:rFonts w:eastAsia="Times New Roman" w:cs="Times New Roman"/>
                  <w:color w:val="000000"/>
                  <w:sz w:val="26"/>
                  <w:szCs w:val="26"/>
                </w:rPr>
                <w:t>hoạt</w:t>
              </w:r>
              <w:proofErr w:type="spellEnd"/>
            </w:ins>
          </w:p>
        </w:tc>
        <w:tc>
          <w:tcPr>
            <w:tcW w:w="3551" w:type="dxa"/>
            <w:noWrap/>
            <w:hideMark/>
            <w:tcPrChange w:id="1582" w:author="Vũ Đức Thông (VinSOC-ANBM-ANBMOT)" w:date="2026-04-19T21:23:00Z">
              <w:tcPr>
                <w:tcW w:w="3551" w:type="dxa"/>
                <w:tcBorders>
                  <w:top w:val="nil"/>
                  <w:left w:val="nil"/>
                  <w:bottom w:val="nil"/>
                  <w:right w:val="nil"/>
                </w:tcBorders>
                <w:shd w:val="clear" w:color="auto" w:fill="auto"/>
                <w:noWrap/>
                <w:vAlign w:val="center"/>
                <w:hideMark/>
              </w:tcPr>
            </w:tcPrChange>
          </w:tcPr>
          <w:p w14:paraId="6582CF98" w14:textId="77777777" w:rsidR="00BB0F55" w:rsidRPr="00BB0F55" w:rsidRDefault="00BB0F55" w:rsidP="00BB0F55">
            <w:pPr>
              <w:spacing w:after="0" w:line="240" w:lineRule="auto"/>
              <w:rPr>
                <w:ins w:id="1583" w:author="Vũ Đức Thông (VinSOC-ANBM-ANBMOT)" w:date="2026-04-19T21:23:00Z"/>
                <w:rFonts w:eastAsia="Times New Roman" w:cs="Times New Roman"/>
                <w:color w:val="000000"/>
                <w:sz w:val="26"/>
                <w:szCs w:val="26"/>
                <w:lang w:val="en-US"/>
              </w:rPr>
            </w:pPr>
            <w:proofErr w:type="spellStart"/>
            <w:ins w:id="1584" w:author="Vũ Đức Thông (VinSOC-ANBM-ANBMOT)" w:date="2026-04-19T21:23:00Z">
              <w:r w:rsidRPr="00BB0F55">
                <w:rPr>
                  <w:rFonts w:eastAsia="Times New Roman" w:cs="Times New Roman"/>
                  <w:color w:val="000000"/>
                  <w:sz w:val="26"/>
                  <w:szCs w:val="26"/>
                  <w:lang w:val="en-US"/>
                </w:rPr>
                <w:t>Khó</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thay</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thế</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thiết</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bị</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khác</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hãng</w:t>
              </w:r>
              <w:proofErr w:type="spellEnd"/>
            </w:ins>
          </w:p>
        </w:tc>
        <w:tc>
          <w:tcPr>
            <w:tcW w:w="4426" w:type="dxa"/>
            <w:noWrap/>
            <w:hideMark/>
            <w:tcPrChange w:id="1585" w:author="Vũ Đức Thông (VinSOC-ANBM-ANBMOT)" w:date="2026-04-19T21:23:00Z">
              <w:tcPr>
                <w:tcW w:w="4426" w:type="dxa"/>
                <w:tcBorders>
                  <w:top w:val="nil"/>
                  <w:left w:val="nil"/>
                  <w:bottom w:val="nil"/>
                  <w:right w:val="nil"/>
                </w:tcBorders>
                <w:shd w:val="clear" w:color="auto" w:fill="auto"/>
                <w:noWrap/>
                <w:vAlign w:val="center"/>
                <w:hideMark/>
              </w:tcPr>
            </w:tcPrChange>
          </w:tcPr>
          <w:p w14:paraId="6662DD1F" w14:textId="77777777" w:rsidR="00BB0F55" w:rsidRPr="00BB0F55" w:rsidRDefault="00BB0F55" w:rsidP="00BB0F55">
            <w:pPr>
              <w:spacing w:after="0" w:line="240" w:lineRule="auto"/>
              <w:rPr>
                <w:ins w:id="1586" w:author="Vũ Đức Thông (VinSOC-ANBM-ANBMOT)" w:date="2026-04-19T21:23:00Z"/>
                <w:rFonts w:eastAsia="Times New Roman" w:cs="Times New Roman"/>
                <w:color w:val="000000"/>
                <w:sz w:val="26"/>
                <w:szCs w:val="26"/>
                <w:lang w:val="en-US"/>
              </w:rPr>
            </w:pPr>
            <w:proofErr w:type="spellStart"/>
            <w:ins w:id="1587" w:author="Vũ Đức Thông (VinSOC-ANBM-ANBMOT)" w:date="2026-04-19T21:23:00Z">
              <w:r w:rsidRPr="00BB0F55">
                <w:rPr>
                  <w:rFonts w:eastAsia="Times New Roman" w:cs="Times New Roman"/>
                  <w:color w:val="000000"/>
                  <w:sz w:val="26"/>
                  <w:szCs w:val="26"/>
                  <w:lang w:val="en-US"/>
                </w:rPr>
                <w:t>Dễ</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dàng</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kết</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hợp</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nhiều</w:t>
              </w:r>
              <w:proofErr w:type="spellEnd"/>
              <w:r w:rsidRPr="00BB0F55">
                <w:rPr>
                  <w:rFonts w:eastAsia="Times New Roman" w:cs="Times New Roman"/>
                  <w:color w:val="000000"/>
                  <w:sz w:val="26"/>
                  <w:szCs w:val="26"/>
                  <w:lang w:val="en-US"/>
                </w:rPr>
                <w:t xml:space="preserve"> </w:t>
              </w:r>
              <w:proofErr w:type="spellStart"/>
              <w:r w:rsidRPr="00BB0F55">
                <w:rPr>
                  <w:rFonts w:eastAsia="Times New Roman" w:cs="Times New Roman"/>
                  <w:color w:val="000000"/>
                  <w:sz w:val="26"/>
                  <w:szCs w:val="26"/>
                  <w:lang w:val="en-US"/>
                </w:rPr>
                <w:t>hãng</w:t>
              </w:r>
              <w:proofErr w:type="spellEnd"/>
              <w:r w:rsidRPr="00BB0F55">
                <w:rPr>
                  <w:rFonts w:eastAsia="Times New Roman" w:cs="Times New Roman"/>
                  <w:color w:val="000000"/>
                  <w:sz w:val="26"/>
                  <w:szCs w:val="26"/>
                  <w:lang w:val="en-US"/>
                </w:rPr>
                <w:t xml:space="preserve"> (Interoperability)</w:t>
              </w:r>
            </w:ins>
          </w:p>
        </w:tc>
      </w:tr>
    </w:tbl>
    <w:p w14:paraId="14381A14" w14:textId="77777777" w:rsidR="00BB0F55" w:rsidRPr="000023AA" w:rsidRDefault="00BB0F55">
      <w:pPr>
        <w:pStyle w:val="CTDT-Text"/>
        <w:rPr>
          <w:ins w:id="1588" w:author="Vũ Đức Thông (VinSOC-ANBM-ANBMOT)" w:date="2026-04-19T21:23:00Z"/>
        </w:rPr>
      </w:pPr>
    </w:p>
    <w:p w14:paraId="6C84DB26" w14:textId="45831DFE" w:rsidR="00BC3289" w:rsidDel="00027AEE" w:rsidRDefault="00027AEE">
      <w:pPr>
        <w:pStyle w:val="CTDT-H3"/>
        <w:rPr>
          <w:del w:id="1589" w:author="Vũ Đức Thông (VinSOC-ANBM-ANBMOT)" w:date="2026-04-19T21:23:00Z"/>
        </w:rPr>
      </w:pPr>
      <w:bookmarkStart w:id="1590" w:name="_Toc227579009"/>
      <w:proofErr w:type="spellStart"/>
      <w:ins w:id="1591" w:author="Vũ Đức Thông (VinSOC-ANBM-ANBMOT)" w:date="2026-04-19T21:34:00Z">
        <w:r>
          <w:t>Kiến</w:t>
        </w:r>
        <w:proofErr w:type="spellEnd"/>
        <w:r>
          <w:t xml:space="preserve"> </w:t>
        </w:r>
        <w:proofErr w:type="spellStart"/>
        <w:r>
          <w:t>trúc</w:t>
        </w:r>
        <w:proofErr w:type="spellEnd"/>
        <w:r>
          <w:t xml:space="preserve"> Scada</w:t>
        </w:r>
      </w:ins>
      <w:bookmarkEnd w:id="1590"/>
    </w:p>
    <w:p w14:paraId="3EFD259F" w14:textId="77777777" w:rsidR="00027AEE" w:rsidRDefault="00027AEE">
      <w:pPr>
        <w:pStyle w:val="CTDT-H3"/>
        <w:rPr>
          <w:ins w:id="1592" w:author="Vũ Đức Thông (VinSOC-ANBM-ANBMOT)" w:date="2026-04-19T21:33:00Z"/>
        </w:rPr>
      </w:pPr>
      <w:bookmarkStart w:id="1593" w:name="_Toc227579010"/>
      <w:bookmarkEnd w:id="1593"/>
    </w:p>
    <w:p w14:paraId="6B39C3B4" w14:textId="77777777" w:rsidR="00027AEE" w:rsidRDefault="00027AEE">
      <w:pPr>
        <w:pStyle w:val="CTDT-Text"/>
        <w:rPr>
          <w:ins w:id="1594" w:author="Vũ Đức Thông (VinSOC-ANBM-ANBMOT)" w:date="2026-04-19T21:27:00Z"/>
        </w:rPr>
        <w:pPrChange w:id="1595" w:author="Vũ Đức Thông (VinSOC-ANBM-ANBMOT)" w:date="2026-04-19T21:33:00Z">
          <w:pPr>
            <w:pStyle w:val="CTDT-H3"/>
          </w:pPr>
        </w:pPrChange>
      </w:pPr>
    </w:p>
    <w:p w14:paraId="0A817B84" w14:textId="75E608C9" w:rsidR="00027AEE" w:rsidRDefault="00027AEE" w:rsidP="00027AEE">
      <w:pPr>
        <w:pStyle w:val="CTDT-Text"/>
        <w:rPr>
          <w:ins w:id="1596" w:author="Vũ Đức Thông (VinSOC-ANBM-ANBMOT)" w:date="2026-04-19T21:27:00Z"/>
        </w:rPr>
      </w:pPr>
      <w:proofErr w:type="spellStart"/>
      <w:ins w:id="1597" w:author="Vũ Đức Thông (VinSOC-ANBM-ANBMOT)" w:date="2026-04-19T21:27:00Z">
        <w:r w:rsidRPr="00027AEE">
          <w:t>Hệ</w:t>
        </w:r>
        <w:proofErr w:type="spellEnd"/>
        <w:r w:rsidRPr="00027AEE">
          <w:t xml:space="preserve"> </w:t>
        </w:r>
        <w:proofErr w:type="spellStart"/>
        <w:r w:rsidRPr="00027AEE">
          <w:t>thống</w:t>
        </w:r>
        <w:proofErr w:type="spellEnd"/>
        <w:r w:rsidRPr="00027AEE">
          <w:t xml:space="preserve"> SCADA </w:t>
        </w:r>
        <w:proofErr w:type="spellStart"/>
        <w:r w:rsidRPr="00027AEE">
          <w:t>luôn</w:t>
        </w:r>
        <w:proofErr w:type="spellEnd"/>
        <w:r w:rsidRPr="00027AEE">
          <w:t xml:space="preserve"> </w:t>
        </w:r>
        <w:proofErr w:type="spellStart"/>
        <w:r w:rsidRPr="00027AEE">
          <w:t>có</w:t>
        </w:r>
        <w:proofErr w:type="spellEnd"/>
        <w:r w:rsidRPr="00027AEE">
          <w:t xml:space="preserve"> </w:t>
        </w:r>
        <w:proofErr w:type="spellStart"/>
        <w:r w:rsidRPr="00027AEE">
          <w:t>sự</w:t>
        </w:r>
        <w:proofErr w:type="spellEnd"/>
        <w:r w:rsidRPr="00027AEE">
          <w:t xml:space="preserve"> </w:t>
        </w:r>
        <w:proofErr w:type="spellStart"/>
        <w:r w:rsidRPr="00027AEE">
          <w:t>ngăn</w:t>
        </w:r>
        <w:proofErr w:type="spellEnd"/>
        <w:r w:rsidRPr="00027AEE">
          <w:t xml:space="preserve"> </w:t>
        </w:r>
        <w:proofErr w:type="spellStart"/>
        <w:r w:rsidRPr="00027AEE">
          <w:t>cách</w:t>
        </w:r>
        <w:proofErr w:type="spellEnd"/>
        <w:r w:rsidRPr="00027AEE">
          <w:t xml:space="preserve"> </w:t>
        </w:r>
        <w:proofErr w:type="spellStart"/>
        <w:r w:rsidRPr="00027AEE">
          <w:t>rõ</w:t>
        </w:r>
        <w:proofErr w:type="spellEnd"/>
        <w:r w:rsidRPr="00027AEE">
          <w:t xml:space="preserve"> </w:t>
        </w:r>
        <w:proofErr w:type="spellStart"/>
        <w:r w:rsidRPr="00027AEE">
          <w:t>ràng</w:t>
        </w:r>
        <w:proofErr w:type="spellEnd"/>
        <w:r w:rsidRPr="00027AEE">
          <w:t xml:space="preserve"> </w:t>
        </w:r>
        <w:proofErr w:type="spellStart"/>
        <w:r w:rsidRPr="00027AEE">
          <w:t>giữa</w:t>
        </w:r>
        <w:proofErr w:type="spellEnd"/>
        <w:r w:rsidRPr="00027AEE">
          <w:t xml:space="preserve"> </w:t>
        </w:r>
        <w:proofErr w:type="spellStart"/>
        <w:r w:rsidRPr="00027AEE">
          <w:t>mạng</w:t>
        </w:r>
        <w:proofErr w:type="spellEnd"/>
        <w:r w:rsidRPr="00027AEE">
          <w:t xml:space="preserve"> </w:t>
        </w:r>
        <w:proofErr w:type="spellStart"/>
        <w:r w:rsidRPr="00027AEE">
          <w:t>văn</w:t>
        </w:r>
        <w:proofErr w:type="spellEnd"/>
        <w:r w:rsidRPr="00027AEE">
          <w:t xml:space="preserve"> </w:t>
        </w:r>
        <w:proofErr w:type="spellStart"/>
        <w:r w:rsidRPr="00027AEE">
          <w:t>phòng</w:t>
        </w:r>
        <w:proofErr w:type="spellEnd"/>
        <w:r w:rsidRPr="00027AEE">
          <w:t xml:space="preserve"> (IT) </w:t>
        </w:r>
        <w:proofErr w:type="spellStart"/>
        <w:r w:rsidRPr="00027AEE">
          <w:t>và</w:t>
        </w:r>
        <w:proofErr w:type="spellEnd"/>
        <w:r w:rsidRPr="00027AEE">
          <w:t xml:space="preserve"> </w:t>
        </w:r>
        <w:proofErr w:type="spellStart"/>
        <w:r w:rsidRPr="00027AEE">
          <w:t>mạng</w:t>
        </w:r>
        <w:proofErr w:type="spellEnd"/>
        <w:r w:rsidRPr="00027AEE">
          <w:t xml:space="preserve"> </w:t>
        </w:r>
        <w:proofErr w:type="spellStart"/>
        <w:r w:rsidRPr="00027AEE">
          <w:t>điều</w:t>
        </w:r>
        <w:proofErr w:type="spellEnd"/>
        <w:r w:rsidRPr="00027AEE">
          <w:t xml:space="preserve"> </w:t>
        </w:r>
        <w:proofErr w:type="spellStart"/>
        <w:r w:rsidRPr="00027AEE">
          <w:t>khiển</w:t>
        </w:r>
        <w:proofErr w:type="spellEnd"/>
        <w:r w:rsidRPr="00027AEE">
          <w:t xml:space="preserve"> </w:t>
        </w:r>
        <w:proofErr w:type="spellStart"/>
        <w:r w:rsidRPr="00027AEE">
          <w:t>dưới</w:t>
        </w:r>
        <w:proofErr w:type="spellEnd"/>
        <w:r w:rsidRPr="00027AEE">
          <w:t xml:space="preserve"> </w:t>
        </w:r>
        <w:proofErr w:type="spellStart"/>
        <w:r w:rsidRPr="00027AEE">
          <w:t>nhà</w:t>
        </w:r>
        <w:proofErr w:type="spellEnd"/>
        <w:r w:rsidRPr="00027AEE">
          <w:t xml:space="preserve"> </w:t>
        </w:r>
        <w:proofErr w:type="spellStart"/>
        <w:r w:rsidRPr="00027AEE">
          <w:t>máy</w:t>
        </w:r>
        <w:proofErr w:type="spellEnd"/>
        <w:r w:rsidRPr="00027AEE">
          <w:t xml:space="preserve"> (OT) </w:t>
        </w:r>
        <w:proofErr w:type="spellStart"/>
        <w:r w:rsidRPr="00027AEE">
          <w:t>để</w:t>
        </w:r>
        <w:proofErr w:type="spellEnd"/>
        <w:r w:rsidRPr="00027AEE">
          <w:t xml:space="preserve"> </w:t>
        </w:r>
        <w:proofErr w:type="spellStart"/>
        <w:r w:rsidRPr="00027AEE">
          <w:t>đảm</w:t>
        </w:r>
        <w:proofErr w:type="spellEnd"/>
        <w:r w:rsidRPr="00027AEE">
          <w:t xml:space="preserve"> </w:t>
        </w:r>
        <w:proofErr w:type="spellStart"/>
        <w:r w:rsidRPr="00027AEE">
          <w:t>bảo</w:t>
        </w:r>
        <w:proofErr w:type="spellEnd"/>
        <w:r w:rsidRPr="00027AEE">
          <w:t xml:space="preserve"> an </w:t>
        </w:r>
        <w:proofErr w:type="spellStart"/>
        <w:r w:rsidRPr="00027AEE">
          <w:t>ninh</w:t>
        </w:r>
        <w:proofErr w:type="spellEnd"/>
      </w:ins>
    </w:p>
    <w:p w14:paraId="14EBF65E" w14:textId="2165C823" w:rsidR="00027AEE" w:rsidRDefault="00027AEE" w:rsidP="00027AEE">
      <w:pPr>
        <w:pStyle w:val="CTDT-Text"/>
        <w:rPr>
          <w:ins w:id="1598" w:author="Vũ Đức Thông (VinSOC-ANBM-ANBMOT)" w:date="2026-04-19T21:27:00Z"/>
        </w:rPr>
      </w:pPr>
      <w:ins w:id="1599" w:author="Vũ Đức Thông (VinSOC-ANBM-ANBMOT)" w:date="2026-04-19T21:27:00Z">
        <w:r w:rsidRPr="00027AEE">
          <w:t xml:space="preserve">SCADA </w:t>
        </w:r>
        <w:proofErr w:type="spellStart"/>
        <w:r w:rsidRPr="00027AEE">
          <w:t>chuyên</w:t>
        </w:r>
        <w:proofErr w:type="spellEnd"/>
        <w:r w:rsidRPr="00027AEE">
          <w:t xml:space="preserve"> </w:t>
        </w:r>
        <w:proofErr w:type="spellStart"/>
        <w:r w:rsidRPr="00027AEE">
          <w:t>dùng</w:t>
        </w:r>
        <w:proofErr w:type="spellEnd"/>
        <w:r w:rsidRPr="00027AEE">
          <w:t xml:space="preserve"> </w:t>
        </w:r>
        <w:proofErr w:type="spellStart"/>
        <w:r w:rsidRPr="00027AEE">
          <w:t>cho</w:t>
        </w:r>
        <w:proofErr w:type="spellEnd"/>
        <w:r w:rsidRPr="00027AEE">
          <w:t xml:space="preserve"> </w:t>
        </w:r>
        <w:proofErr w:type="spellStart"/>
        <w:r w:rsidRPr="00027AEE">
          <w:t>các</w:t>
        </w:r>
        <w:proofErr w:type="spellEnd"/>
        <w:r w:rsidRPr="00027AEE">
          <w:t xml:space="preserve"> </w:t>
        </w:r>
        <w:proofErr w:type="spellStart"/>
        <w:r w:rsidRPr="00027AEE">
          <w:t>hệ</w:t>
        </w:r>
        <w:proofErr w:type="spellEnd"/>
        <w:r w:rsidRPr="00027AEE">
          <w:t xml:space="preserve"> </w:t>
        </w:r>
        <w:proofErr w:type="spellStart"/>
        <w:r w:rsidRPr="00027AEE">
          <w:t>thống</w:t>
        </w:r>
        <w:proofErr w:type="spellEnd"/>
        <w:r w:rsidRPr="00027AEE">
          <w:t xml:space="preserve"> </w:t>
        </w:r>
        <w:proofErr w:type="spellStart"/>
        <w:r w:rsidRPr="00027AEE">
          <w:t>có</w:t>
        </w:r>
        <w:proofErr w:type="spellEnd"/>
        <w:r w:rsidRPr="00027AEE">
          <w:t xml:space="preserve"> </w:t>
        </w:r>
        <w:proofErr w:type="spellStart"/>
        <w:r w:rsidRPr="00027AEE">
          <w:t>quy</w:t>
        </w:r>
        <w:proofErr w:type="spellEnd"/>
        <w:r w:rsidRPr="00027AEE">
          <w:t xml:space="preserve"> </w:t>
        </w:r>
        <w:proofErr w:type="spellStart"/>
        <w:r w:rsidRPr="00027AEE">
          <w:t>mô</w:t>
        </w:r>
        <w:proofErr w:type="spellEnd"/>
        <w:r w:rsidRPr="00027AEE">
          <w:t xml:space="preserve"> </w:t>
        </w:r>
        <w:proofErr w:type="spellStart"/>
        <w:r w:rsidRPr="00027AEE">
          <w:t>cực</w:t>
        </w:r>
        <w:proofErr w:type="spellEnd"/>
        <w:r w:rsidRPr="00027AEE">
          <w:t xml:space="preserve"> </w:t>
        </w:r>
        <w:proofErr w:type="spellStart"/>
        <w:r w:rsidRPr="00027AEE">
          <w:t>lớn</w:t>
        </w:r>
        <w:proofErr w:type="spellEnd"/>
        <w:r w:rsidRPr="00027AEE">
          <w:t xml:space="preserve">, </w:t>
        </w:r>
        <w:proofErr w:type="spellStart"/>
        <w:r w:rsidRPr="00027AEE">
          <w:t>trải</w:t>
        </w:r>
        <w:proofErr w:type="spellEnd"/>
        <w:r w:rsidRPr="00027AEE">
          <w:t xml:space="preserve"> </w:t>
        </w:r>
        <w:proofErr w:type="spellStart"/>
        <w:r w:rsidRPr="00027AEE">
          <w:t>dài</w:t>
        </w:r>
        <w:proofErr w:type="spellEnd"/>
        <w:r w:rsidRPr="00027AEE">
          <w:t xml:space="preserve"> </w:t>
        </w:r>
        <w:proofErr w:type="spellStart"/>
        <w:r w:rsidRPr="00027AEE">
          <w:t>trên</w:t>
        </w:r>
        <w:proofErr w:type="spellEnd"/>
        <w:r w:rsidRPr="00027AEE">
          <w:t xml:space="preserve"> </w:t>
        </w:r>
        <w:proofErr w:type="spellStart"/>
        <w:r w:rsidRPr="00027AEE">
          <w:t>nhiều</w:t>
        </w:r>
        <w:proofErr w:type="spellEnd"/>
        <w:r w:rsidRPr="00027AEE">
          <w:t xml:space="preserve"> </w:t>
        </w:r>
        <w:proofErr w:type="spellStart"/>
        <w:r w:rsidRPr="00027AEE">
          <w:t>vùng</w:t>
        </w:r>
        <w:proofErr w:type="spellEnd"/>
        <w:r w:rsidRPr="00027AEE">
          <w:t xml:space="preserve"> </w:t>
        </w:r>
        <w:proofErr w:type="spellStart"/>
        <w:r w:rsidRPr="00027AEE">
          <w:t>miền</w:t>
        </w:r>
        <w:proofErr w:type="spellEnd"/>
        <w:r w:rsidRPr="00027AEE">
          <w:t xml:space="preserve"> (</w:t>
        </w:r>
        <w:proofErr w:type="spellStart"/>
        <w:r w:rsidRPr="00027AEE">
          <w:t>như</w:t>
        </w:r>
        <w:proofErr w:type="spellEnd"/>
        <w:r w:rsidRPr="00027AEE">
          <w:t xml:space="preserve"> </w:t>
        </w:r>
        <w:proofErr w:type="spellStart"/>
        <w:r w:rsidRPr="00027AEE">
          <w:t>lưới</w:t>
        </w:r>
        <w:proofErr w:type="spellEnd"/>
        <w:r w:rsidRPr="00027AEE">
          <w:t xml:space="preserve"> </w:t>
        </w:r>
        <w:proofErr w:type="spellStart"/>
        <w:r w:rsidRPr="00027AEE">
          <w:t>điện</w:t>
        </w:r>
        <w:proofErr w:type="spellEnd"/>
        <w:r w:rsidRPr="00027AEE">
          <w:t xml:space="preserve"> </w:t>
        </w:r>
        <w:proofErr w:type="spellStart"/>
        <w:r w:rsidRPr="00027AEE">
          <w:t>quốc</w:t>
        </w:r>
        <w:proofErr w:type="spellEnd"/>
        <w:r w:rsidRPr="00027AEE">
          <w:t xml:space="preserve"> </w:t>
        </w:r>
        <w:proofErr w:type="spellStart"/>
        <w:r w:rsidRPr="00027AEE">
          <w:t>gia</w:t>
        </w:r>
        <w:proofErr w:type="spellEnd"/>
        <w:r w:rsidRPr="00027AEE">
          <w:t xml:space="preserve"> </w:t>
        </w:r>
        <w:proofErr w:type="spellStart"/>
        <w:r w:rsidRPr="00027AEE">
          <w:t>hoặc</w:t>
        </w:r>
        <w:proofErr w:type="spellEnd"/>
        <w:r w:rsidRPr="00027AEE">
          <w:t xml:space="preserve"> </w:t>
        </w:r>
        <w:proofErr w:type="spellStart"/>
        <w:r w:rsidRPr="00027AEE">
          <w:t>đường</w:t>
        </w:r>
        <w:proofErr w:type="spellEnd"/>
        <w:r w:rsidRPr="00027AEE">
          <w:t xml:space="preserve"> </w:t>
        </w:r>
        <w:proofErr w:type="spellStart"/>
        <w:r w:rsidRPr="00027AEE">
          <w:t>ống</w:t>
        </w:r>
        <w:proofErr w:type="spellEnd"/>
        <w:r w:rsidRPr="00027AEE">
          <w:t xml:space="preserve"> </w:t>
        </w:r>
        <w:proofErr w:type="spellStart"/>
        <w:r w:rsidRPr="00027AEE">
          <w:t>dẫn</w:t>
        </w:r>
        <w:proofErr w:type="spellEnd"/>
        <w:r w:rsidRPr="00027AEE">
          <w:t xml:space="preserve"> </w:t>
        </w:r>
        <w:proofErr w:type="spellStart"/>
        <w:r w:rsidRPr="00027AEE">
          <w:t>dầu</w:t>
        </w:r>
        <w:proofErr w:type="spellEnd"/>
        <w:r w:rsidRPr="00027AEE">
          <w:t>)</w:t>
        </w:r>
      </w:ins>
    </w:p>
    <w:p w14:paraId="58BBBAC9" w14:textId="4735494F" w:rsidR="00027AEE" w:rsidRDefault="00027AEE" w:rsidP="00027AEE">
      <w:pPr>
        <w:pStyle w:val="CTDT-Text"/>
        <w:rPr>
          <w:ins w:id="1600" w:author="Vũ Đức Thông (VinSOC-ANBM-ANBMOT)" w:date="2026-04-19T21:27:00Z"/>
        </w:rPr>
      </w:pPr>
      <w:proofErr w:type="spellStart"/>
      <w:ins w:id="1601" w:author="Vũ Đức Thông (VinSOC-ANBM-ANBMOT)" w:date="2026-04-19T21:27:00Z">
        <w:r w:rsidRPr="00027AEE">
          <w:lastRenderedPageBreak/>
          <w:t>Chuyên</w:t>
        </w:r>
        <w:proofErr w:type="spellEnd"/>
        <w:r w:rsidRPr="00027AEE">
          <w:t xml:space="preserve"> </w:t>
        </w:r>
        <w:proofErr w:type="spellStart"/>
        <w:r w:rsidRPr="00027AEE">
          <w:t>về</w:t>
        </w:r>
        <w:proofErr w:type="spellEnd"/>
        <w:r w:rsidRPr="00027AEE">
          <w:t xml:space="preserve"> </w:t>
        </w:r>
        <w:proofErr w:type="spellStart"/>
        <w:r w:rsidRPr="00027AEE">
          <w:t>nhiệm</w:t>
        </w:r>
        <w:proofErr w:type="spellEnd"/>
        <w:r w:rsidRPr="00027AEE">
          <w:t xml:space="preserve"> </w:t>
        </w:r>
        <w:proofErr w:type="spellStart"/>
        <w:proofErr w:type="gramStart"/>
        <w:r w:rsidRPr="00027AEE">
          <w:t>vụ</w:t>
        </w:r>
        <w:proofErr w:type="spellEnd"/>
        <w:r w:rsidRPr="00027AEE">
          <w:t xml:space="preserve"> </w:t>
        </w:r>
        <w:r>
          <w:t xml:space="preserve"> </w:t>
        </w:r>
        <w:proofErr w:type="spellStart"/>
        <w:r w:rsidRPr="00027AEE">
          <w:t>Truyền</w:t>
        </w:r>
        <w:proofErr w:type="spellEnd"/>
        <w:proofErr w:type="gramEnd"/>
        <w:r w:rsidRPr="00027AEE">
          <w:t xml:space="preserve"> </w:t>
        </w:r>
        <w:proofErr w:type="spellStart"/>
        <w:r w:rsidRPr="00027AEE">
          <w:t>tải</w:t>
        </w:r>
        <w:proofErr w:type="spellEnd"/>
        <w:r w:rsidRPr="00027AEE">
          <w:t xml:space="preserve"> </w:t>
        </w:r>
        <w:proofErr w:type="spellStart"/>
        <w:r w:rsidRPr="00027AEE">
          <w:t>và</w:t>
        </w:r>
        <w:proofErr w:type="spellEnd"/>
        <w:r w:rsidRPr="00027AEE">
          <w:t xml:space="preserve"> </w:t>
        </w:r>
        <w:proofErr w:type="spellStart"/>
        <w:r w:rsidRPr="00027AEE">
          <w:t>Phân</w:t>
        </w:r>
        <w:proofErr w:type="spellEnd"/>
        <w:r w:rsidRPr="00027AEE">
          <w:t xml:space="preserve"> </w:t>
        </w:r>
        <w:proofErr w:type="spellStart"/>
        <w:r w:rsidRPr="00027AEE">
          <w:t>phối</w:t>
        </w:r>
        <w:proofErr w:type="spellEnd"/>
        <w:r w:rsidRPr="00027AEE">
          <w:t xml:space="preserve"> </w:t>
        </w:r>
        <w:r>
          <w:t xml:space="preserve"> </w:t>
        </w:r>
        <w:proofErr w:type="spellStart"/>
        <w:r w:rsidRPr="00027AEE">
          <w:t>sản</w:t>
        </w:r>
        <w:proofErr w:type="spellEnd"/>
        <w:r w:rsidRPr="00027AEE">
          <w:t xml:space="preserve"> </w:t>
        </w:r>
        <w:proofErr w:type="spellStart"/>
        <w:r w:rsidRPr="00027AEE">
          <w:t>phẩm</w:t>
        </w:r>
        <w:proofErr w:type="spellEnd"/>
        <w:r w:rsidRPr="00027AEE">
          <w:t xml:space="preserve"> </w:t>
        </w:r>
        <w:proofErr w:type="spellStart"/>
        <w:r w:rsidRPr="00027AEE">
          <w:t>đi</w:t>
        </w:r>
        <w:proofErr w:type="spellEnd"/>
        <w:r w:rsidRPr="00027AEE">
          <w:t xml:space="preserve"> </w:t>
        </w:r>
        <w:proofErr w:type="spellStart"/>
        <w:r w:rsidRPr="00027AEE">
          <w:t>khắp</w:t>
        </w:r>
        <w:proofErr w:type="spellEnd"/>
        <w:r w:rsidRPr="00027AEE">
          <w:t xml:space="preserve"> </w:t>
        </w:r>
        <w:proofErr w:type="spellStart"/>
        <w:r w:rsidRPr="00027AEE">
          <w:t>nơi</w:t>
        </w:r>
        <w:proofErr w:type="spellEnd"/>
      </w:ins>
    </w:p>
    <w:p w14:paraId="624A3E22" w14:textId="77777777" w:rsidR="00027AEE" w:rsidRDefault="00027AEE">
      <w:pPr>
        <w:pStyle w:val="CTDT-Text"/>
        <w:rPr>
          <w:ins w:id="1602" w:author="Vũ Đức Thông (VinSOC-ANBM-ANBMOT)" w:date="2026-04-19T21:25:00Z"/>
        </w:rPr>
      </w:pPr>
    </w:p>
    <w:p w14:paraId="0C82B415" w14:textId="5FCCC93D" w:rsidR="00FD1067" w:rsidRDefault="00027AEE" w:rsidP="00027AEE">
      <w:pPr>
        <w:pStyle w:val="CTDT-Text"/>
        <w:rPr>
          <w:ins w:id="1603" w:author="Vũ Đức Thông (VinSOC-ANBM-ANBMOT)" w:date="2026-04-19T21:26:00Z"/>
        </w:rPr>
      </w:pPr>
      <w:ins w:id="1604" w:author="Vũ Đức Thông (VinSOC-ANBM-ANBMOT)" w:date="2026-04-19T21:26:00Z">
        <w:r w:rsidRPr="00027AEE">
          <w:rPr>
            <w:noProof/>
          </w:rPr>
          <w:drawing>
            <wp:inline distT="0" distB="0" distL="0" distR="0" wp14:anchorId="4FD77E8E" wp14:editId="495BBF75">
              <wp:extent cx="6012180" cy="3062605"/>
              <wp:effectExtent l="0" t="0" r="762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2180" cy="3062605"/>
                      </a:xfrm>
                      <a:prstGeom prst="rect">
                        <a:avLst/>
                      </a:prstGeom>
                    </pic:spPr>
                  </pic:pic>
                </a:graphicData>
              </a:graphic>
            </wp:inline>
          </w:drawing>
        </w:r>
      </w:ins>
    </w:p>
    <w:p w14:paraId="4E510BEA" w14:textId="1FA81C85" w:rsidR="00027AEE" w:rsidRDefault="00027AEE" w:rsidP="00027AEE">
      <w:pPr>
        <w:pStyle w:val="CTDT-Hinh"/>
        <w:rPr>
          <w:ins w:id="1605" w:author="Vũ Đức Thông (VinSOC-ANBM-ANBMOT)" w:date="2026-04-19T21:26:00Z"/>
        </w:rPr>
      </w:pPr>
      <w:bookmarkStart w:id="1606" w:name="_Toc227579050"/>
      <w:proofErr w:type="spellStart"/>
      <w:ins w:id="1607" w:author="Vũ Đức Thông (VinSOC-ANBM-ANBMOT)" w:date="2026-04-19T21:26:00Z">
        <w:r>
          <w:t>Kiến</w:t>
        </w:r>
        <w:proofErr w:type="spellEnd"/>
        <w:r>
          <w:t xml:space="preserve"> </w:t>
        </w:r>
        <w:proofErr w:type="spellStart"/>
        <w:r>
          <w:t>trúc</w:t>
        </w:r>
        <w:proofErr w:type="spellEnd"/>
        <w:r>
          <w:t xml:space="preserve"> SCADA</w:t>
        </w:r>
        <w:bookmarkEnd w:id="1606"/>
      </w:ins>
    </w:p>
    <w:p w14:paraId="0F5ADBE2" w14:textId="07622731" w:rsidR="00027AEE" w:rsidRDefault="00027AEE">
      <w:pPr>
        <w:pStyle w:val="CTDT-H2"/>
        <w:rPr>
          <w:ins w:id="1608" w:author="Vũ Đức Thông (VinSOC-ANBM-ANBMOT)" w:date="2026-04-19T21:28:00Z"/>
        </w:rPr>
        <w:pPrChange w:id="1609" w:author="Vũ Đức Thông (VinSOC-ANBM-ANBMOT)" w:date="2026-04-19T21:35:00Z">
          <w:pPr>
            <w:pStyle w:val="CTDT-H3"/>
          </w:pPr>
        </w:pPrChange>
      </w:pPr>
      <w:bookmarkStart w:id="1610" w:name="_Toc227579011"/>
      <w:ins w:id="1611" w:author="Vũ Đức Thông (VinSOC-ANBM-ANBMOT)" w:date="2026-04-19T21:28:00Z">
        <w:r>
          <w:t xml:space="preserve">Distributed Control System </w:t>
        </w:r>
        <w:proofErr w:type="gramStart"/>
        <w:r>
          <w:t>( DCS</w:t>
        </w:r>
        <w:proofErr w:type="gram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phân</w:t>
        </w:r>
        <w:proofErr w:type="spellEnd"/>
        <w:r>
          <w:t xml:space="preserve"> </w:t>
        </w:r>
        <w:proofErr w:type="spellStart"/>
        <w:r>
          <w:t>tán</w:t>
        </w:r>
        <w:bookmarkEnd w:id="1610"/>
        <w:proofErr w:type="spellEnd"/>
      </w:ins>
    </w:p>
    <w:p w14:paraId="5B86305B" w14:textId="78815C17" w:rsidR="00027AEE" w:rsidRDefault="00027AEE">
      <w:pPr>
        <w:pStyle w:val="CTDT-Text"/>
        <w:rPr>
          <w:ins w:id="1612" w:author="Vũ Đức Thông (VinSOC-ANBM-ANBMOT)" w:date="2026-04-19T21:28:00Z"/>
        </w:rPr>
        <w:pPrChange w:id="1613" w:author="Vũ Đức Thông (VinSOC-ANBM-ANBMOT)" w:date="2026-04-19T21:28:00Z">
          <w:pPr>
            <w:pStyle w:val="CTDT-H3"/>
          </w:pPr>
        </w:pPrChange>
      </w:pPr>
      <w:proofErr w:type="spellStart"/>
      <w:ins w:id="1614" w:author="Vũ Đức Thông (VinSOC-ANBM-ANBMOT)" w:date="2026-04-19T21:30:00Z">
        <w:r w:rsidRPr="00027AEE">
          <w:t>Là</w:t>
        </w:r>
        <w:proofErr w:type="spellEnd"/>
        <w:r w:rsidRPr="00027AEE">
          <w:t xml:space="preserve"> </w:t>
        </w:r>
        <w:proofErr w:type="spellStart"/>
        <w:r w:rsidRPr="00027AEE">
          <w:t>hệ</w:t>
        </w:r>
        <w:proofErr w:type="spellEnd"/>
        <w:r w:rsidRPr="00027AEE">
          <w:t xml:space="preserve"> </w:t>
        </w:r>
        <w:proofErr w:type="spellStart"/>
        <w:proofErr w:type="gramStart"/>
        <w:r w:rsidRPr="00027AEE">
          <w:t>thống</w:t>
        </w:r>
        <w:proofErr w:type="spellEnd"/>
        <w:r w:rsidRPr="00027AEE">
          <w:t xml:space="preserve"> </w:t>
        </w:r>
      </w:ins>
      <w:ins w:id="1615" w:author="Vũ Đức Thông (VinSOC-ANBM-ANBMOT)" w:date="2026-04-19T21:31:00Z">
        <w:r>
          <w:t xml:space="preserve"> </w:t>
        </w:r>
      </w:ins>
      <w:proofErr w:type="spellStart"/>
      <w:ins w:id="1616" w:author="Vũ Đức Thông (VinSOC-ANBM-ANBMOT)" w:date="2026-04-19T21:30:00Z">
        <w:r w:rsidRPr="00027AEE">
          <w:t>bộ</w:t>
        </w:r>
        <w:proofErr w:type="spellEnd"/>
        <w:proofErr w:type="gramEnd"/>
        <w:r w:rsidRPr="00027AEE">
          <w:t xml:space="preserve"> </w:t>
        </w:r>
        <w:proofErr w:type="spellStart"/>
        <w:r w:rsidRPr="00027AEE">
          <w:t>điều</w:t>
        </w:r>
        <w:proofErr w:type="spellEnd"/>
        <w:r w:rsidRPr="00027AEE">
          <w:t xml:space="preserve"> </w:t>
        </w:r>
        <w:proofErr w:type="spellStart"/>
        <w:r w:rsidRPr="00027AEE">
          <w:t>khiển</w:t>
        </w:r>
        <w:proofErr w:type="spellEnd"/>
        <w:r w:rsidRPr="00027AEE">
          <w:t xml:space="preserve"> </w:t>
        </w:r>
        <w:proofErr w:type="spellStart"/>
        <w:r w:rsidRPr="00027AEE">
          <w:t>được</w:t>
        </w:r>
        <w:proofErr w:type="spellEnd"/>
        <w:r w:rsidRPr="00027AEE">
          <w:t xml:space="preserve"> chia </w:t>
        </w:r>
        <w:proofErr w:type="spellStart"/>
        <w:r w:rsidRPr="00027AEE">
          <w:t>nhỏ</w:t>
        </w:r>
        <w:proofErr w:type="spellEnd"/>
        <w:r w:rsidRPr="00027AEE">
          <w:t xml:space="preserve"> </w:t>
        </w:r>
        <w:proofErr w:type="spellStart"/>
        <w:r w:rsidRPr="00027AEE">
          <w:t>và</w:t>
        </w:r>
        <w:proofErr w:type="spellEnd"/>
        <w:r w:rsidRPr="00027AEE">
          <w:t xml:space="preserve"> </w:t>
        </w:r>
        <w:proofErr w:type="spellStart"/>
        <w:r w:rsidRPr="00027AEE">
          <w:t>đặt</w:t>
        </w:r>
        <w:proofErr w:type="spellEnd"/>
        <w:r w:rsidRPr="00027AEE">
          <w:t xml:space="preserve"> </w:t>
        </w:r>
        <w:proofErr w:type="spellStart"/>
        <w:r w:rsidRPr="00027AEE">
          <w:t>rải</w:t>
        </w:r>
        <w:proofErr w:type="spellEnd"/>
        <w:r w:rsidRPr="00027AEE">
          <w:t xml:space="preserve"> </w:t>
        </w:r>
        <w:proofErr w:type="spellStart"/>
        <w:r w:rsidRPr="00027AEE">
          <w:t>rác</w:t>
        </w:r>
        <w:proofErr w:type="spellEnd"/>
        <w:r w:rsidRPr="00027AEE">
          <w:t xml:space="preserve"> </w:t>
        </w:r>
        <w:proofErr w:type="spellStart"/>
        <w:r w:rsidRPr="00027AEE">
          <w:t>khắp</w:t>
        </w:r>
        <w:proofErr w:type="spellEnd"/>
        <w:r w:rsidRPr="00027AEE">
          <w:t xml:space="preserve"> </w:t>
        </w:r>
        <w:proofErr w:type="spellStart"/>
        <w:r w:rsidRPr="00027AEE">
          <w:t>nhà</w:t>
        </w:r>
        <w:proofErr w:type="spellEnd"/>
        <w:r w:rsidRPr="00027AEE">
          <w:t xml:space="preserve"> </w:t>
        </w:r>
        <w:proofErr w:type="spellStart"/>
        <w:r w:rsidRPr="00027AEE">
          <w:t>máy</w:t>
        </w:r>
        <w:proofErr w:type="spellEnd"/>
        <w:r w:rsidRPr="00027AEE">
          <w:t xml:space="preserve">, </w:t>
        </w:r>
        <w:proofErr w:type="spellStart"/>
        <w:r w:rsidRPr="00027AEE">
          <w:t>thay</w:t>
        </w:r>
        <w:proofErr w:type="spellEnd"/>
        <w:r w:rsidRPr="00027AEE">
          <w:t xml:space="preserve"> </w:t>
        </w:r>
        <w:proofErr w:type="spellStart"/>
        <w:r w:rsidRPr="00027AEE">
          <w:t>vì</w:t>
        </w:r>
        <w:proofErr w:type="spellEnd"/>
        <w:r w:rsidRPr="00027AEE">
          <w:t xml:space="preserve"> </w:t>
        </w:r>
        <w:proofErr w:type="spellStart"/>
        <w:r w:rsidRPr="00027AEE">
          <w:t>gom</w:t>
        </w:r>
        <w:proofErr w:type="spellEnd"/>
        <w:r w:rsidRPr="00027AEE">
          <w:t xml:space="preserve"> </w:t>
        </w:r>
        <w:proofErr w:type="spellStart"/>
        <w:r w:rsidRPr="00027AEE">
          <w:t>hết</w:t>
        </w:r>
        <w:proofErr w:type="spellEnd"/>
        <w:r w:rsidRPr="00027AEE">
          <w:t xml:space="preserve"> </w:t>
        </w:r>
        <w:proofErr w:type="spellStart"/>
        <w:r w:rsidRPr="00027AEE">
          <w:t>vào</w:t>
        </w:r>
        <w:proofErr w:type="spellEnd"/>
        <w:r w:rsidRPr="00027AEE">
          <w:t xml:space="preserve"> </w:t>
        </w:r>
        <w:proofErr w:type="spellStart"/>
        <w:r w:rsidRPr="00027AEE">
          <w:t>một</w:t>
        </w:r>
        <w:proofErr w:type="spellEnd"/>
        <w:r w:rsidRPr="00027AEE">
          <w:t xml:space="preserve"> </w:t>
        </w:r>
        <w:proofErr w:type="spellStart"/>
        <w:r w:rsidRPr="00027AEE">
          <w:t>chỗ</w:t>
        </w:r>
      </w:ins>
      <w:proofErr w:type="spellEnd"/>
    </w:p>
    <w:p w14:paraId="4530E399" w14:textId="4A3AE5F5" w:rsidR="00027AEE" w:rsidRDefault="00027AEE" w:rsidP="00027AEE">
      <w:pPr>
        <w:pStyle w:val="CTDT-Text"/>
        <w:rPr>
          <w:ins w:id="1617" w:author="Vũ Đức Thông (VinSOC-ANBM-ANBMOT)" w:date="2026-04-19T21:31:00Z"/>
        </w:rPr>
      </w:pPr>
      <w:proofErr w:type="spellStart"/>
      <w:ins w:id="1618" w:author="Vũ Đức Thông (VinSOC-ANBM-ANBMOT)" w:date="2026-04-19T21:31:00Z">
        <w:r>
          <w:t>Dùng</w:t>
        </w:r>
        <w:proofErr w:type="spellEnd"/>
        <w:r>
          <w:t xml:space="preserve"> </w:t>
        </w:r>
        <w:proofErr w:type="gramStart"/>
        <w:r>
          <w:t>ở :</w:t>
        </w:r>
        <w:proofErr w:type="gramEnd"/>
        <w:r>
          <w:t xml:space="preserve"> </w:t>
        </w:r>
        <w:proofErr w:type="spellStart"/>
        <w:r>
          <w:t>c</w:t>
        </w:r>
        <w:r w:rsidRPr="00027AEE">
          <w:t>ác</w:t>
        </w:r>
        <w:proofErr w:type="spellEnd"/>
        <w:r w:rsidRPr="00027AEE">
          <w:t xml:space="preserve"> </w:t>
        </w:r>
        <w:proofErr w:type="spellStart"/>
        <w:r w:rsidRPr="00027AEE">
          <w:t>nhà</w:t>
        </w:r>
        <w:proofErr w:type="spellEnd"/>
        <w:r w:rsidRPr="00027AEE">
          <w:t xml:space="preserve"> </w:t>
        </w:r>
        <w:proofErr w:type="spellStart"/>
        <w:r w:rsidRPr="00027AEE">
          <w:t>máy</w:t>
        </w:r>
        <w:proofErr w:type="spellEnd"/>
        <w:r w:rsidRPr="00027AEE">
          <w:t xml:space="preserve"> </w:t>
        </w:r>
        <w:proofErr w:type="spellStart"/>
        <w:r w:rsidRPr="00027AEE">
          <w:t>cực</w:t>
        </w:r>
        <w:proofErr w:type="spellEnd"/>
        <w:r w:rsidRPr="00027AEE">
          <w:t xml:space="preserve"> </w:t>
        </w:r>
        <w:proofErr w:type="spellStart"/>
        <w:r w:rsidRPr="00027AEE">
          <w:t>lớn</w:t>
        </w:r>
        <w:proofErr w:type="spellEnd"/>
        <w:r w:rsidRPr="00027AEE">
          <w:t xml:space="preserve"> </w:t>
        </w:r>
        <w:proofErr w:type="spellStart"/>
        <w:r w:rsidRPr="00027AEE">
          <w:t>và</w:t>
        </w:r>
        <w:proofErr w:type="spellEnd"/>
        <w:r w:rsidRPr="00027AEE">
          <w:t xml:space="preserve"> </w:t>
        </w:r>
        <w:proofErr w:type="spellStart"/>
        <w:r w:rsidRPr="00027AEE">
          <w:t>phức</w:t>
        </w:r>
        <w:proofErr w:type="spellEnd"/>
        <w:r w:rsidRPr="00027AEE">
          <w:t xml:space="preserve"> </w:t>
        </w:r>
        <w:proofErr w:type="spellStart"/>
        <w:r w:rsidRPr="00027AEE">
          <w:t>tạp</w:t>
        </w:r>
        <w:proofErr w:type="spellEnd"/>
        <w:r w:rsidRPr="00027AEE">
          <w:t xml:space="preserve"> </w:t>
        </w:r>
        <w:proofErr w:type="spellStart"/>
        <w:r w:rsidRPr="00027AEE">
          <w:t>như</w:t>
        </w:r>
        <w:proofErr w:type="spellEnd"/>
        <w:r w:rsidRPr="00027AEE">
          <w:t xml:space="preserve">: </w:t>
        </w:r>
        <w:proofErr w:type="spellStart"/>
        <w:r w:rsidRPr="00027AEE">
          <w:t>Lọc</w:t>
        </w:r>
        <w:proofErr w:type="spellEnd"/>
        <w:r w:rsidRPr="00027AEE">
          <w:t xml:space="preserve"> </w:t>
        </w:r>
        <w:proofErr w:type="spellStart"/>
        <w:r w:rsidRPr="00027AEE">
          <w:t>dầu</w:t>
        </w:r>
        <w:proofErr w:type="spellEnd"/>
        <w:r w:rsidRPr="00027AEE">
          <w:t xml:space="preserve">, </w:t>
        </w:r>
        <w:proofErr w:type="spellStart"/>
        <w:r w:rsidRPr="00027AEE">
          <w:t>hóa</w:t>
        </w:r>
        <w:proofErr w:type="spellEnd"/>
        <w:r w:rsidRPr="00027AEE">
          <w:t xml:space="preserve"> </w:t>
        </w:r>
        <w:proofErr w:type="spellStart"/>
        <w:r w:rsidRPr="00027AEE">
          <w:t>chất</w:t>
        </w:r>
        <w:proofErr w:type="spellEnd"/>
        <w:r w:rsidRPr="00027AEE">
          <w:t xml:space="preserve">, </w:t>
        </w:r>
        <w:proofErr w:type="spellStart"/>
        <w:r w:rsidRPr="00027AEE">
          <w:t>nhà</w:t>
        </w:r>
        <w:proofErr w:type="spellEnd"/>
        <w:r w:rsidRPr="00027AEE">
          <w:t xml:space="preserve"> </w:t>
        </w:r>
        <w:proofErr w:type="spellStart"/>
        <w:r w:rsidRPr="00027AEE">
          <w:t>máy</w:t>
        </w:r>
        <w:proofErr w:type="spellEnd"/>
        <w:r w:rsidRPr="00027AEE">
          <w:t xml:space="preserve"> </w:t>
        </w:r>
        <w:proofErr w:type="spellStart"/>
        <w:r w:rsidRPr="00027AEE">
          <w:t>điện</w:t>
        </w:r>
        <w:proofErr w:type="spellEnd"/>
        <w:r w:rsidRPr="00027AEE">
          <w:t>.</w:t>
        </w:r>
      </w:ins>
    </w:p>
    <w:p w14:paraId="030C8E54" w14:textId="5DD1D4BC" w:rsidR="00027AEE" w:rsidRDefault="00027AEE" w:rsidP="00027AEE">
      <w:pPr>
        <w:pStyle w:val="CTDT-Text"/>
        <w:rPr>
          <w:ins w:id="1619" w:author="Vũ Đức Thông (VinSOC-ANBM-ANBMOT)" w:date="2026-04-19T21:31:00Z"/>
        </w:rPr>
      </w:pPr>
      <w:proofErr w:type="spellStart"/>
      <w:ins w:id="1620" w:author="Vũ Đức Thông (VinSOC-ANBM-ANBMOT)" w:date="2026-04-19T21:31:00Z">
        <w:r>
          <w:t>Độ</w:t>
        </w:r>
        <w:proofErr w:type="spellEnd"/>
        <w:r>
          <w:t xml:space="preserve"> tin </w:t>
        </w:r>
        <w:proofErr w:type="spellStart"/>
        <w:r>
          <w:t>cậy</w:t>
        </w:r>
        <w:proofErr w:type="spellEnd"/>
        <w:r>
          <w:t xml:space="preserve"> </w:t>
        </w:r>
        <w:proofErr w:type="spellStart"/>
        <w:r>
          <w:t>cao</w:t>
        </w:r>
        <w:proofErr w:type="spellEnd"/>
        <w:r>
          <w:t xml:space="preserve">: </w:t>
        </w:r>
        <w:proofErr w:type="spellStart"/>
        <w:r>
          <w:t>Nếu</w:t>
        </w:r>
        <w:proofErr w:type="spellEnd"/>
        <w:r>
          <w:t xml:space="preserve"> </w:t>
        </w:r>
        <w:proofErr w:type="spellStart"/>
        <w:r>
          <w:t>một</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bị</w:t>
        </w:r>
        <w:proofErr w:type="spellEnd"/>
        <w:r>
          <w:t xml:space="preserve"> </w:t>
        </w:r>
        <w:proofErr w:type="spellStart"/>
        <w:r>
          <w:t>hỏng</w:t>
        </w:r>
        <w:proofErr w:type="spellEnd"/>
        <w:r>
          <w:t xml:space="preserve">, </w:t>
        </w:r>
        <w:proofErr w:type="spellStart"/>
        <w:r>
          <w:t>chỉ</w:t>
        </w:r>
        <w:proofErr w:type="spellEnd"/>
        <w:r>
          <w:t xml:space="preserve"> </w:t>
        </w:r>
        <w:proofErr w:type="spellStart"/>
        <w:r>
          <w:t>khu</w:t>
        </w:r>
        <w:proofErr w:type="spellEnd"/>
        <w:r>
          <w:t xml:space="preserve"> </w:t>
        </w:r>
        <w:proofErr w:type="spellStart"/>
        <w:r>
          <w:t>vực</w:t>
        </w:r>
        <w:proofErr w:type="spellEnd"/>
        <w:r>
          <w:t xml:space="preserve"> </w:t>
        </w:r>
        <w:proofErr w:type="spellStart"/>
        <w:r>
          <w:t>đó</w:t>
        </w:r>
        <w:proofErr w:type="spellEnd"/>
        <w:r>
          <w:t xml:space="preserve"> </w:t>
        </w:r>
        <w:proofErr w:type="spellStart"/>
        <w:r>
          <w:t>bị</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các</w:t>
        </w:r>
        <w:proofErr w:type="spellEnd"/>
        <w:r>
          <w:t xml:space="preserve"> </w:t>
        </w:r>
        <w:proofErr w:type="spellStart"/>
        <w:r>
          <w:t>khu</w:t>
        </w:r>
        <w:proofErr w:type="spellEnd"/>
        <w:r>
          <w:t xml:space="preserve"> </w:t>
        </w:r>
        <w:proofErr w:type="spellStart"/>
        <w:r>
          <w:t>vực</w:t>
        </w:r>
        <w:proofErr w:type="spellEnd"/>
        <w:r>
          <w:t xml:space="preserve"> </w:t>
        </w:r>
        <w:proofErr w:type="spellStart"/>
        <w:r>
          <w:t>khác</w:t>
        </w:r>
        <w:proofErr w:type="spellEnd"/>
        <w:r>
          <w:t xml:space="preserve"> </w:t>
        </w:r>
        <w:proofErr w:type="spellStart"/>
        <w:r>
          <w:t>vẫn</w:t>
        </w:r>
        <w:proofErr w:type="spellEnd"/>
        <w:r>
          <w:t xml:space="preserve"> </w:t>
        </w:r>
        <w:proofErr w:type="spellStart"/>
        <w:r>
          <w:t>chạy</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sập</w:t>
        </w:r>
        <w:proofErr w:type="spellEnd"/>
        <w:r>
          <w:t xml:space="preserve"> </w:t>
        </w:r>
        <w:proofErr w:type="spellStart"/>
        <w:r>
          <w:t>toàn</w:t>
        </w:r>
        <w:proofErr w:type="spellEnd"/>
        <w:r>
          <w:t xml:space="preserve"> </w:t>
        </w:r>
        <w:proofErr w:type="spellStart"/>
        <w:r>
          <w:t>bộ</w:t>
        </w:r>
        <w:proofErr w:type="spellEnd"/>
        <w:r>
          <w:t xml:space="preserve"> </w:t>
        </w:r>
        <w:proofErr w:type="spellStart"/>
        <w:r>
          <w:t>nhà</w:t>
        </w:r>
        <w:proofErr w:type="spellEnd"/>
        <w:r>
          <w:t xml:space="preserve"> </w:t>
        </w:r>
        <w:proofErr w:type="spellStart"/>
        <w:r>
          <w:t>máy</w:t>
        </w:r>
        <w:proofErr w:type="spellEnd"/>
        <w:r>
          <w:t>).</w:t>
        </w:r>
      </w:ins>
    </w:p>
    <w:p w14:paraId="5094B913" w14:textId="16D7148A" w:rsidR="00027AEE" w:rsidRDefault="00027AEE" w:rsidP="00027AEE">
      <w:pPr>
        <w:pStyle w:val="CTDT-Text"/>
        <w:rPr>
          <w:ins w:id="1621" w:author="Vũ Đức Thông (VinSOC-ANBM-ANBMOT)" w:date="2026-04-19T21:32:00Z"/>
        </w:rPr>
      </w:pPr>
      <w:proofErr w:type="spellStart"/>
      <w:ins w:id="1622" w:author="Vũ Đức Thông (VinSOC-ANBM-ANBMOT)" w:date="2026-04-19T21:31:00Z">
        <w:r>
          <w:t>Khả</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Chuyên</w:t>
        </w:r>
      </w:ins>
      <w:proofErr w:type="spellEnd"/>
      <w:ins w:id="1623" w:author="Vũ Đức Thông (VinSOC-ANBM-ANBMOT)" w:date="2026-04-19T21:32:00Z">
        <w:r>
          <w:t xml:space="preserve"> </w:t>
        </w:r>
        <w:proofErr w:type="spellStart"/>
        <w:r>
          <w:t>xử</w:t>
        </w:r>
        <w:proofErr w:type="spellEnd"/>
        <w:r>
          <w:t xml:space="preserve"> </w:t>
        </w:r>
        <w:proofErr w:type="spellStart"/>
        <w:proofErr w:type="gramStart"/>
        <w:r>
          <w:t>lý</w:t>
        </w:r>
        <w:proofErr w:type="spellEnd"/>
        <w:r>
          <w:t xml:space="preserve"> </w:t>
        </w:r>
      </w:ins>
      <w:ins w:id="1624" w:author="Vũ Đức Thông (VinSOC-ANBM-ANBMOT)" w:date="2026-04-19T21:31:00Z">
        <w:r>
          <w:t xml:space="preserve"> </w:t>
        </w:r>
        <w:proofErr w:type="spellStart"/>
        <w:r>
          <w:t>các</w:t>
        </w:r>
        <w:proofErr w:type="spellEnd"/>
        <w:proofErr w:type="gram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hàng</w:t>
        </w:r>
        <w:proofErr w:type="spellEnd"/>
        <w:r>
          <w:t xml:space="preserve"> </w:t>
        </w:r>
        <w:proofErr w:type="spellStart"/>
        <w:r>
          <w:t>nghìn</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và</w:t>
        </w:r>
        <w:proofErr w:type="spellEnd"/>
        <w:r>
          <w:t xml:space="preserve"> van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cùng</w:t>
        </w:r>
        <w:proofErr w:type="spellEnd"/>
        <w:r>
          <w:t xml:space="preserve"> </w:t>
        </w:r>
        <w:proofErr w:type="spellStart"/>
        <w:r>
          <w:t>lúc</w:t>
        </w:r>
        <w:proofErr w:type="spellEnd"/>
        <w:r>
          <w:t>.</w:t>
        </w:r>
      </w:ins>
    </w:p>
    <w:p w14:paraId="543B9DE4" w14:textId="3B2EEE78" w:rsidR="00027AEE" w:rsidRDefault="00A35DBC" w:rsidP="00A35DBC">
      <w:pPr>
        <w:pStyle w:val="CTDT-H3"/>
        <w:rPr>
          <w:ins w:id="1625" w:author="Vũ Đức Thông (VinSOC-ANBM-ANBMOT)" w:date="2026-04-19T21:35:00Z"/>
        </w:rPr>
      </w:pPr>
      <w:bookmarkStart w:id="1626" w:name="_Toc227579012"/>
      <w:proofErr w:type="spellStart"/>
      <w:ins w:id="1627" w:author="Vũ Đức Thông (VinSOC-ANBM-ANBMOT)" w:date="2026-04-19T21:35:00Z">
        <w:r>
          <w:t>Kiến</w:t>
        </w:r>
        <w:proofErr w:type="spellEnd"/>
        <w:r>
          <w:t xml:space="preserve"> </w:t>
        </w:r>
        <w:proofErr w:type="spellStart"/>
        <w:r>
          <w:t>trúc</w:t>
        </w:r>
        <w:proofErr w:type="spellEnd"/>
        <w:r>
          <w:t xml:space="preserve"> DCS</w:t>
        </w:r>
        <w:bookmarkEnd w:id="1626"/>
      </w:ins>
    </w:p>
    <w:p w14:paraId="127F32DC" w14:textId="4A83CCD7" w:rsidR="00A35DBC" w:rsidRDefault="00A35DBC" w:rsidP="00A35DBC">
      <w:pPr>
        <w:pStyle w:val="CTDT-Text"/>
        <w:rPr>
          <w:ins w:id="1628" w:author="Vũ Đức Thông (VinSOC-ANBM-ANBMOT)" w:date="2026-04-19T21:36:00Z"/>
        </w:rPr>
      </w:pPr>
      <w:ins w:id="1629" w:author="Vũ Đức Thông (VinSOC-ANBM-ANBMOT)" w:date="2026-04-19T21:35:00Z">
        <w:r>
          <w:t xml:space="preserve">DCS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con </w:t>
        </w:r>
        <w:proofErr w:type="spellStart"/>
        <w:r>
          <w:t>cần</w:t>
        </w:r>
      </w:ins>
      <w:proofErr w:type="spellEnd"/>
      <w:ins w:id="1630" w:author="Vũ Đức Thông (VinSOC-ANBM-ANBMOT)" w:date="2026-04-19T21:36:00Z">
        <w:r>
          <w:t xml:space="preserve"> </w:t>
        </w:r>
        <w:proofErr w:type="spellStart"/>
        <w:r>
          <w:t>gom</w:t>
        </w:r>
        <w:proofErr w:type="spellEnd"/>
        <w:r>
          <w:t xml:space="preserve"> </w:t>
        </w:r>
        <w:proofErr w:type="spellStart"/>
        <w:r>
          <w:t>lại</w:t>
        </w:r>
        <w:proofErr w:type="spellEnd"/>
        <w:r>
          <w:t xml:space="preserve"> </w:t>
        </w:r>
      </w:ins>
    </w:p>
    <w:p w14:paraId="3D563CB5" w14:textId="6A277E85" w:rsidR="00A35DBC" w:rsidRDefault="00A35DBC" w:rsidP="00A35DBC">
      <w:pPr>
        <w:pStyle w:val="CTDT-Text"/>
        <w:rPr>
          <w:ins w:id="1631" w:author="Vũ Đức Thông (VinSOC-ANBM-ANBMOT)" w:date="2026-04-19T21:36:00Z"/>
        </w:rPr>
      </w:pPr>
      <w:ins w:id="1632" w:author="Vũ Đức Thông (VinSOC-ANBM-ANBMOT)" w:date="2026-04-19T21:36:00Z">
        <w:r>
          <w:rPr>
            <w:noProof/>
          </w:rPr>
          <w:lastRenderedPageBreak/>
          <w:drawing>
            <wp:inline distT="0" distB="0" distL="0" distR="0" wp14:anchorId="45418729" wp14:editId="7DEB1079">
              <wp:extent cx="5704762" cy="39142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04762" cy="3914286"/>
                      </a:xfrm>
                      <a:prstGeom prst="rect">
                        <a:avLst/>
                      </a:prstGeom>
                    </pic:spPr>
                  </pic:pic>
                </a:graphicData>
              </a:graphic>
            </wp:inline>
          </w:drawing>
        </w:r>
      </w:ins>
    </w:p>
    <w:p w14:paraId="082D9C8C" w14:textId="155E7E63" w:rsidR="00A35DBC" w:rsidRDefault="00A35DBC" w:rsidP="00A35DBC">
      <w:pPr>
        <w:pStyle w:val="CTDT-Hinh"/>
        <w:rPr>
          <w:ins w:id="1633" w:author="Vũ Đức Thông (VinSOC-ANBM-ANBMOT)" w:date="2026-04-19T21:36:00Z"/>
        </w:rPr>
      </w:pPr>
      <w:bookmarkStart w:id="1634" w:name="_Toc227579051"/>
      <w:proofErr w:type="spellStart"/>
      <w:ins w:id="1635" w:author="Vũ Đức Thông (VinSOC-ANBM-ANBMOT)" w:date="2026-04-19T21:36:00Z">
        <w:r>
          <w:t>Kiến</w:t>
        </w:r>
        <w:proofErr w:type="spellEnd"/>
        <w:r>
          <w:t xml:space="preserve"> </w:t>
        </w:r>
        <w:proofErr w:type="spellStart"/>
        <w:r>
          <w:t>trúc</w:t>
        </w:r>
        <w:proofErr w:type="spellEnd"/>
        <w:r>
          <w:t xml:space="preserve"> DCS</w:t>
        </w:r>
        <w:bookmarkEnd w:id="1634"/>
      </w:ins>
    </w:p>
    <w:p w14:paraId="652345D9" w14:textId="2911BE69" w:rsidR="00A35DBC" w:rsidRDefault="00A35DBC" w:rsidP="00A35DBC">
      <w:pPr>
        <w:pStyle w:val="CTDT-H2"/>
        <w:rPr>
          <w:ins w:id="1636" w:author="Vũ Đức Thông (VinSOC-ANBM-ANBMOT)" w:date="2026-04-19T21:36:00Z"/>
        </w:rPr>
      </w:pPr>
      <w:bookmarkStart w:id="1637" w:name="_Toc227579013"/>
      <w:ins w:id="1638" w:author="Vũ Đức Thông (VinSOC-ANBM-ANBMOT)" w:date="2026-04-19T21:36:00Z">
        <w:r>
          <w:t xml:space="preserve">SCADA </w:t>
        </w:r>
        <w:proofErr w:type="spellStart"/>
        <w:r>
          <w:t>với</w:t>
        </w:r>
        <w:proofErr w:type="spellEnd"/>
        <w:r>
          <w:t xml:space="preserve"> DCS</w:t>
        </w:r>
        <w:bookmarkEnd w:id="1637"/>
      </w:ins>
    </w:p>
    <w:p w14:paraId="28C28AD4" w14:textId="4A54A1D6" w:rsidR="00A35DBC" w:rsidRDefault="00A35DBC" w:rsidP="00A35DBC">
      <w:pPr>
        <w:pStyle w:val="CTDT-Text"/>
        <w:rPr>
          <w:ins w:id="1639" w:author="Vũ Đức Thông (VinSOC-ANBM-ANBMOT)" w:date="2026-04-19T21:36:00Z"/>
        </w:rPr>
      </w:pPr>
    </w:p>
    <w:tbl>
      <w:tblPr>
        <w:tblStyle w:val="TableGrid"/>
        <w:tblW w:w="9360" w:type="dxa"/>
        <w:tblLook w:val="04A0" w:firstRow="1" w:lastRow="0" w:firstColumn="1" w:lastColumn="0" w:noHBand="0" w:noVBand="1"/>
        <w:tblPrChange w:id="1640" w:author="Vũ Đức Thông (VinSOC-ANBM-ANBMOT)" w:date="2026-04-19T21:45:00Z">
          <w:tblPr>
            <w:tblW w:w="9360" w:type="dxa"/>
            <w:tblLook w:val="04A0" w:firstRow="1" w:lastRow="0" w:firstColumn="1" w:lastColumn="0" w:noHBand="0" w:noVBand="1"/>
          </w:tblPr>
        </w:tblPrChange>
      </w:tblPr>
      <w:tblGrid>
        <w:gridCol w:w="1585"/>
        <w:gridCol w:w="4226"/>
        <w:gridCol w:w="3549"/>
        <w:tblGridChange w:id="1641">
          <w:tblGrid>
            <w:gridCol w:w="1585"/>
            <w:gridCol w:w="4226"/>
            <w:gridCol w:w="3549"/>
          </w:tblGrid>
        </w:tblGridChange>
      </w:tblGrid>
      <w:tr w:rsidR="00A35DBC" w:rsidRPr="00A35DBC" w14:paraId="0037E2A8" w14:textId="77777777" w:rsidTr="00DE6BE6">
        <w:trPr>
          <w:trHeight w:val="675"/>
          <w:ins w:id="1642" w:author="Vũ Đức Thông (VinSOC-ANBM-ANBMOT)" w:date="2026-04-19T21:44:00Z"/>
          <w:trPrChange w:id="1643" w:author="Vũ Đức Thông (VinSOC-ANBM-ANBMOT)" w:date="2026-04-19T21:45:00Z">
            <w:trPr>
              <w:trHeight w:val="675"/>
            </w:trPr>
          </w:trPrChange>
        </w:trPr>
        <w:tc>
          <w:tcPr>
            <w:tcW w:w="1585" w:type="dxa"/>
            <w:noWrap/>
            <w:hideMark/>
            <w:tcPrChange w:id="1644" w:author="Vũ Đức Thông (VinSOC-ANBM-ANBMOT)" w:date="2026-04-19T21:45:00Z">
              <w:tcPr>
                <w:tcW w:w="1585" w:type="dxa"/>
                <w:tcBorders>
                  <w:top w:val="nil"/>
                  <w:left w:val="nil"/>
                  <w:bottom w:val="nil"/>
                  <w:right w:val="nil"/>
                </w:tcBorders>
                <w:shd w:val="clear" w:color="auto" w:fill="auto"/>
                <w:noWrap/>
                <w:vAlign w:val="center"/>
                <w:hideMark/>
              </w:tcPr>
            </w:tcPrChange>
          </w:tcPr>
          <w:p w14:paraId="1335EB56" w14:textId="77777777" w:rsidR="00A35DBC" w:rsidRPr="00A35DBC" w:rsidRDefault="00A35DBC" w:rsidP="00A35DBC">
            <w:pPr>
              <w:spacing w:after="0" w:line="240" w:lineRule="auto"/>
              <w:rPr>
                <w:ins w:id="1645" w:author="Vũ Đức Thông (VinSOC-ANBM-ANBMOT)" w:date="2026-04-19T21:44:00Z"/>
                <w:rFonts w:eastAsia="Times New Roman" w:cs="Times New Roman"/>
                <w:color w:val="000000"/>
                <w:sz w:val="26"/>
                <w:szCs w:val="26"/>
                <w:lang w:val="en-US"/>
              </w:rPr>
            </w:pPr>
            <w:proofErr w:type="spellStart"/>
            <w:ins w:id="1646" w:author="Vũ Đức Thông (VinSOC-ANBM-ANBMOT)" w:date="2026-04-19T21:44:00Z">
              <w:r w:rsidRPr="00A35DBC">
                <w:rPr>
                  <w:rFonts w:eastAsia="Times New Roman" w:cs="Times New Roman"/>
                  <w:color w:val="000000"/>
                  <w:sz w:val="26"/>
                  <w:szCs w:val="26"/>
                </w:rPr>
                <w:t>Đặc</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điểm</w:t>
              </w:r>
              <w:proofErr w:type="spellEnd"/>
              <w:r w:rsidRPr="00A35DBC">
                <w:rPr>
                  <w:rFonts w:eastAsia="Times New Roman" w:cs="Times New Roman"/>
                  <w:color w:val="000000"/>
                  <w:sz w:val="26"/>
                  <w:szCs w:val="26"/>
                </w:rPr>
                <w:t xml:space="preserve"> so </w:t>
              </w:r>
              <w:proofErr w:type="spellStart"/>
              <w:r w:rsidRPr="00A35DBC">
                <w:rPr>
                  <w:rFonts w:eastAsia="Times New Roman" w:cs="Times New Roman"/>
                  <w:color w:val="000000"/>
                  <w:sz w:val="26"/>
                  <w:szCs w:val="26"/>
                </w:rPr>
                <w:t>sánh</w:t>
              </w:r>
              <w:proofErr w:type="spellEnd"/>
            </w:ins>
          </w:p>
        </w:tc>
        <w:tc>
          <w:tcPr>
            <w:tcW w:w="4226" w:type="dxa"/>
            <w:noWrap/>
            <w:hideMark/>
            <w:tcPrChange w:id="1647" w:author="Vũ Đức Thông (VinSOC-ANBM-ANBMOT)" w:date="2026-04-19T21:45:00Z">
              <w:tcPr>
                <w:tcW w:w="4226" w:type="dxa"/>
                <w:tcBorders>
                  <w:top w:val="nil"/>
                  <w:left w:val="nil"/>
                  <w:bottom w:val="nil"/>
                  <w:right w:val="nil"/>
                </w:tcBorders>
                <w:shd w:val="clear" w:color="auto" w:fill="auto"/>
                <w:noWrap/>
                <w:vAlign w:val="center"/>
                <w:hideMark/>
              </w:tcPr>
            </w:tcPrChange>
          </w:tcPr>
          <w:p w14:paraId="1691F007" w14:textId="77777777" w:rsidR="00A35DBC" w:rsidRPr="00A35DBC" w:rsidRDefault="00A35DBC" w:rsidP="00A35DBC">
            <w:pPr>
              <w:spacing w:after="0" w:line="240" w:lineRule="auto"/>
              <w:rPr>
                <w:ins w:id="1648" w:author="Vũ Đức Thông (VinSOC-ANBM-ANBMOT)" w:date="2026-04-19T21:44:00Z"/>
                <w:rFonts w:eastAsia="Times New Roman" w:cs="Times New Roman"/>
                <w:color w:val="000000"/>
                <w:sz w:val="26"/>
                <w:szCs w:val="26"/>
                <w:lang w:val="en-US"/>
              </w:rPr>
            </w:pPr>
            <w:proofErr w:type="spellStart"/>
            <w:ins w:id="1649" w:author="Vũ Đức Thông (VinSOC-ANBM-ANBMOT)" w:date="2026-04-19T21:44:00Z">
              <w:r w:rsidRPr="00A35DBC">
                <w:rPr>
                  <w:rFonts w:eastAsia="Times New Roman" w:cs="Times New Roman"/>
                  <w:color w:val="000000"/>
                  <w:sz w:val="26"/>
                  <w:szCs w:val="26"/>
                  <w:lang w:val="en-US"/>
                </w:rPr>
                <w:t>Hệ</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thống</w:t>
              </w:r>
              <w:proofErr w:type="spellEnd"/>
              <w:r w:rsidRPr="00A35DBC">
                <w:rPr>
                  <w:rFonts w:eastAsia="Times New Roman" w:cs="Times New Roman"/>
                  <w:color w:val="000000"/>
                  <w:sz w:val="26"/>
                  <w:szCs w:val="26"/>
                  <w:lang w:val="en-US"/>
                </w:rPr>
                <w:t xml:space="preserve"> SCADA</w:t>
              </w:r>
            </w:ins>
          </w:p>
        </w:tc>
        <w:tc>
          <w:tcPr>
            <w:tcW w:w="3549" w:type="dxa"/>
            <w:noWrap/>
            <w:hideMark/>
            <w:tcPrChange w:id="1650" w:author="Vũ Đức Thông (VinSOC-ANBM-ANBMOT)" w:date="2026-04-19T21:45:00Z">
              <w:tcPr>
                <w:tcW w:w="3549" w:type="dxa"/>
                <w:tcBorders>
                  <w:top w:val="nil"/>
                  <w:left w:val="nil"/>
                  <w:bottom w:val="nil"/>
                  <w:right w:val="nil"/>
                </w:tcBorders>
                <w:shd w:val="clear" w:color="auto" w:fill="auto"/>
                <w:noWrap/>
                <w:vAlign w:val="center"/>
                <w:hideMark/>
              </w:tcPr>
            </w:tcPrChange>
          </w:tcPr>
          <w:p w14:paraId="77B1EF57" w14:textId="77777777" w:rsidR="00A35DBC" w:rsidRPr="00A35DBC" w:rsidRDefault="00A35DBC" w:rsidP="00A35DBC">
            <w:pPr>
              <w:spacing w:after="0" w:line="240" w:lineRule="auto"/>
              <w:rPr>
                <w:ins w:id="1651" w:author="Vũ Đức Thông (VinSOC-ANBM-ANBMOT)" w:date="2026-04-19T21:44:00Z"/>
                <w:rFonts w:eastAsia="Times New Roman" w:cs="Times New Roman"/>
                <w:color w:val="000000"/>
                <w:sz w:val="26"/>
                <w:szCs w:val="26"/>
                <w:lang w:val="en-US"/>
              </w:rPr>
            </w:pPr>
            <w:proofErr w:type="spellStart"/>
            <w:ins w:id="1652" w:author="Vũ Đức Thông (VinSOC-ANBM-ANBMOT)" w:date="2026-04-19T21:44:00Z">
              <w:r w:rsidRPr="00A35DBC">
                <w:rPr>
                  <w:rFonts w:eastAsia="Times New Roman" w:cs="Times New Roman"/>
                  <w:color w:val="000000"/>
                  <w:sz w:val="26"/>
                  <w:szCs w:val="26"/>
                  <w:lang w:val="en-US"/>
                </w:rPr>
                <w:t>Hệ</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thống</w:t>
              </w:r>
              <w:proofErr w:type="spellEnd"/>
              <w:r w:rsidRPr="00A35DBC">
                <w:rPr>
                  <w:rFonts w:eastAsia="Times New Roman" w:cs="Times New Roman"/>
                  <w:color w:val="000000"/>
                  <w:sz w:val="26"/>
                  <w:szCs w:val="26"/>
                  <w:lang w:val="en-US"/>
                </w:rPr>
                <w:t xml:space="preserve"> DCS</w:t>
              </w:r>
            </w:ins>
          </w:p>
        </w:tc>
      </w:tr>
      <w:tr w:rsidR="00A35DBC" w:rsidRPr="00A35DBC" w14:paraId="3B9CB2D9" w14:textId="77777777" w:rsidTr="00DE6BE6">
        <w:trPr>
          <w:trHeight w:val="791"/>
          <w:ins w:id="1653" w:author="Vũ Đức Thông (VinSOC-ANBM-ANBMOT)" w:date="2026-04-19T21:44:00Z"/>
          <w:trPrChange w:id="1654" w:author="Vũ Đức Thông (VinSOC-ANBM-ANBMOT)" w:date="2026-04-19T21:45:00Z">
            <w:trPr>
              <w:trHeight w:val="1725"/>
            </w:trPr>
          </w:trPrChange>
        </w:trPr>
        <w:tc>
          <w:tcPr>
            <w:tcW w:w="1585" w:type="dxa"/>
            <w:noWrap/>
            <w:hideMark/>
            <w:tcPrChange w:id="1655" w:author="Vũ Đức Thông (VinSOC-ANBM-ANBMOT)" w:date="2026-04-19T21:45:00Z">
              <w:tcPr>
                <w:tcW w:w="1585" w:type="dxa"/>
                <w:tcBorders>
                  <w:top w:val="nil"/>
                  <w:left w:val="nil"/>
                  <w:bottom w:val="nil"/>
                  <w:right w:val="nil"/>
                </w:tcBorders>
                <w:shd w:val="clear" w:color="auto" w:fill="auto"/>
                <w:noWrap/>
                <w:vAlign w:val="center"/>
                <w:hideMark/>
              </w:tcPr>
            </w:tcPrChange>
          </w:tcPr>
          <w:p w14:paraId="7AFEF8DB" w14:textId="77777777" w:rsidR="00A35DBC" w:rsidRPr="00A35DBC" w:rsidRDefault="00A35DBC" w:rsidP="00A35DBC">
            <w:pPr>
              <w:spacing w:after="0" w:line="240" w:lineRule="auto"/>
              <w:rPr>
                <w:ins w:id="1656" w:author="Vũ Đức Thông (VinSOC-ANBM-ANBMOT)" w:date="2026-04-19T21:44:00Z"/>
                <w:rFonts w:eastAsia="Times New Roman" w:cs="Times New Roman"/>
                <w:color w:val="000000"/>
                <w:sz w:val="26"/>
                <w:szCs w:val="26"/>
                <w:lang w:val="en-US"/>
              </w:rPr>
            </w:pPr>
            <w:proofErr w:type="spellStart"/>
            <w:ins w:id="1657" w:author="Vũ Đức Thông (VinSOC-ANBM-ANBMOT)" w:date="2026-04-19T21:44:00Z">
              <w:r w:rsidRPr="00A35DBC">
                <w:rPr>
                  <w:rFonts w:eastAsia="Times New Roman" w:cs="Times New Roman"/>
                  <w:color w:val="000000"/>
                  <w:sz w:val="26"/>
                  <w:szCs w:val="26"/>
                </w:rPr>
                <w:t>Trọng</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tâm</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chính</w:t>
              </w:r>
              <w:proofErr w:type="spellEnd"/>
            </w:ins>
          </w:p>
        </w:tc>
        <w:tc>
          <w:tcPr>
            <w:tcW w:w="4226" w:type="dxa"/>
            <w:noWrap/>
            <w:hideMark/>
            <w:tcPrChange w:id="1658" w:author="Vũ Đức Thông (VinSOC-ANBM-ANBMOT)" w:date="2026-04-19T21:45:00Z">
              <w:tcPr>
                <w:tcW w:w="4226" w:type="dxa"/>
                <w:tcBorders>
                  <w:top w:val="nil"/>
                  <w:left w:val="nil"/>
                  <w:bottom w:val="nil"/>
                  <w:right w:val="nil"/>
                </w:tcBorders>
                <w:shd w:val="clear" w:color="auto" w:fill="auto"/>
                <w:noWrap/>
                <w:vAlign w:val="center"/>
                <w:hideMark/>
              </w:tcPr>
            </w:tcPrChange>
          </w:tcPr>
          <w:p w14:paraId="229DE1BF" w14:textId="77777777" w:rsidR="00A35DBC" w:rsidRPr="00A35DBC" w:rsidRDefault="00A35DBC" w:rsidP="00A35DBC">
            <w:pPr>
              <w:spacing w:after="0" w:line="240" w:lineRule="auto"/>
              <w:rPr>
                <w:ins w:id="1659" w:author="Vũ Đức Thông (VinSOC-ANBM-ANBMOT)" w:date="2026-04-19T21:44:00Z"/>
                <w:rFonts w:eastAsia="Times New Roman" w:cs="Times New Roman"/>
                <w:color w:val="000000"/>
                <w:sz w:val="26"/>
                <w:szCs w:val="26"/>
                <w:lang w:val="en-US"/>
              </w:rPr>
            </w:pPr>
            <w:ins w:id="1660" w:author="Vũ Đức Thông (VinSOC-ANBM-ANBMOT)" w:date="2026-04-19T21:44:00Z">
              <w:r w:rsidRPr="00A35DBC">
                <w:rPr>
                  <w:rFonts w:eastAsia="Times New Roman" w:cs="Times New Roman"/>
                  <w:color w:val="000000"/>
                  <w:sz w:val="26"/>
                  <w:szCs w:val="26"/>
                  <w:lang w:val="en-US"/>
                </w:rPr>
                <w:t xml:space="preserve">Thu </w:t>
              </w:r>
              <w:proofErr w:type="spellStart"/>
              <w:r w:rsidRPr="00A35DBC">
                <w:rPr>
                  <w:rFonts w:eastAsia="Times New Roman" w:cs="Times New Roman"/>
                  <w:color w:val="000000"/>
                  <w:sz w:val="26"/>
                  <w:szCs w:val="26"/>
                  <w:lang w:val="en-US"/>
                </w:rPr>
                <w:t>thập</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dữ</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liệu</w:t>
              </w:r>
              <w:proofErr w:type="spellEnd"/>
              <w:r w:rsidRPr="00A35DBC">
                <w:rPr>
                  <w:rFonts w:eastAsia="Times New Roman" w:cs="Times New Roman"/>
                  <w:color w:val="000000"/>
                  <w:sz w:val="26"/>
                  <w:szCs w:val="26"/>
                  <w:lang w:val="en-US"/>
                </w:rPr>
                <w:t xml:space="preserve"> (Data-gathering oriented)</w:t>
              </w:r>
            </w:ins>
          </w:p>
        </w:tc>
        <w:tc>
          <w:tcPr>
            <w:tcW w:w="3549" w:type="dxa"/>
            <w:noWrap/>
            <w:hideMark/>
            <w:tcPrChange w:id="1661" w:author="Vũ Đức Thông (VinSOC-ANBM-ANBMOT)" w:date="2026-04-19T21:45:00Z">
              <w:tcPr>
                <w:tcW w:w="3549" w:type="dxa"/>
                <w:tcBorders>
                  <w:top w:val="nil"/>
                  <w:left w:val="nil"/>
                  <w:bottom w:val="nil"/>
                  <w:right w:val="nil"/>
                </w:tcBorders>
                <w:shd w:val="clear" w:color="auto" w:fill="auto"/>
                <w:noWrap/>
                <w:vAlign w:val="center"/>
                <w:hideMark/>
              </w:tcPr>
            </w:tcPrChange>
          </w:tcPr>
          <w:p w14:paraId="1DEA2BBD" w14:textId="77777777" w:rsidR="00A35DBC" w:rsidRPr="00A35DBC" w:rsidRDefault="00A35DBC" w:rsidP="00A35DBC">
            <w:pPr>
              <w:spacing w:after="0" w:line="240" w:lineRule="auto"/>
              <w:rPr>
                <w:ins w:id="1662" w:author="Vũ Đức Thông (VinSOC-ANBM-ANBMOT)" w:date="2026-04-19T21:44:00Z"/>
                <w:rFonts w:eastAsia="Times New Roman" w:cs="Times New Roman"/>
                <w:color w:val="000000"/>
                <w:sz w:val="26"/>
                <w:szCs w:val="26"/>
                <w:lang w:val="en-US"/>
              </w:rPr>
            </w:pPr>
            <w:proofErr w:type="spellStart"/>
            <w:ins w:id="1663" w:author="Vũ Đức Thông (VinSOC-ANBM-ANBMOT)" w:date="2026-04-19T21:44:00Z">
              <w:r w:rsidRPr="00A35DBC">
                <w:rPr>
                  <w:rFonts w:eastAsia="Times New Roman" w:cs="Times New Roman"/>
                  <w:color w:val="000000"/>
                  <w:sz w:val="26"/>
                  <w:szCs w:val="26"/>
                  <w:lang w:val="en-US"/>
                </w:rPr>
                <w:t>Quy</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trình</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sản</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xuất</w:t>
              </w:r>
              <w:proofErr w:type="spellEnd"/>
              <w:r w:rsidRPr="00A35DBC">
                <w:rPr>
                  <w:rFonts w:eastAsia="Times New Roman" w:cs="Times New Roman"/>
                  <w:color w:val="000000"/>
                  <w:sz w:val="26"/>
                  <w:szCs w:val="26"/>
                  <w:lang w:val="en-US"/>
                </w:rPr>
                <w:t xml:space="preserve"> (Process oriented)</w:t>
              </w:r>
            </w:ins>
          </w:p>
        </w:tc>
      </w:tr>
      <w:tr w:rsidR="00A35DBC" w:rsidRPr="00A35DBC" w14:paraId="0C8229CE" w14:textId="77777777" w:rsidTr="00DE6BE6">
        <w:trPr>
          <w:trHeight w:val="890"/>
          <w:ins w:id="1664" w:author="Vũ Đức Thông (VinSOC-ANBM-ANBMOT)" w:date="2026-04-19T21:44:00Z"/>
          <w:trPrChange w:id="1665" w:author="Vũ Đức Thông (VinSOC-ANBM-ANBMOT)" w:date="2026-04-19T21:45:00Z">
            <w:trPr>
              <w:trHeight w:val="1725"/>
            </w:trPr>
          </w:trPrChange>
        </w:trPr>
        <w:tc>
          <w:tcPr>
            <w:tcW w:w="1585" w:type="dxa"/>
            <w:noWrap/>
            <w:hideMark/>
            <w:tcPrChange w:id="1666" w:author="Vũ Đức Thông (VinSOC-ANBM-ANBMOT)" w:date="2026-04-19T21:45:00Z">
              <w:tcPr>
                <w:tcW w:w="1585" w:type="dxa"/>
                <w:tcBorders>
                  <w:top w:val="nil"/>
                  <w:left w:val="nil"/>
                  <w:bottom w:val="nil"/>
                  <w:right w:val="nil"/>
                </w:tcBorders>
                <w:shd w:val="clear" w:color="auto" w:fill="auto"/>
                <w:noWrap/>
                <w:vAlign w:val="center"/>
                <w:hideMark/>
              </w:tcPr>
            </w:tcPrChange>
          </w:tcPr>
          <w:p w14:paraId="058609B9" w14:textId="77777777" w:rsidR="00A35DBC" w:rsidRPr="00A35DBC" w:rsidRDefault="00A35DBC" w:rsidP="00A35DBC">
            <w:pPr>
              <w:spacing w:after="0" w:line="240" w:lineRule="auto"/>
              <w:rPr>
                <w:ins w:id="1667" w:author="Vũ Đức Thông (VinSOC-ANBM-ANBMOT)" w:date="2026-04-19T21:44:00Z"/>
                <w:rFonts w:eastAsia="Times New Roman" w:cs="Times New Roman"/>
                <w:color w:val="000000"/>
                <w:sz w:val="26"/>
                <w:szCs w:val="26"/>
                <w:lang w:val="en-US"/>
              </w:rPr>
            </w:pPr>
            <w:proofErr w:type="spellStart"/>
            <w:ins w:id="1668" w:author="Vũ Đức Thông (VinSOC-ANBM-ANBMOT)" w:date="2026-04-19T21:44:00Z">
              <w:r w:rsidRPr="00A35DBC">
                <w:rPr>
                  <w:rFonts w:eastAsia="Times New Roman" w:cs="Times New Roman"/>
                  <w:color w:val="000000"/>
                  <w:sz w:val="26"/>
                  <w:szCs w:val="26"/>
                </w:rPr>
                <w:t>Phạm</w:t>
              </w:r>
              <w:proofErr w:type="spellEnd"/>
              <w:r w:rsidRPr="00A35DBC">
                <w:rPr>
                  <w:rFonts w:eastAsia="Times New Roman" w:cs="Times New Roman"/>
                  <w:color w:val="000000"/>
                  <w:sz w:val="26"/>
                  <w:szCs w:val="26"/>
                </w:rPr>
                <w:t xml:space="preserve"> vi </w:t>
              </w:r>
              <w:proofErr w:type="spellStart"/>
              <w:r w:rsidRPr="00A35DBC">
                <w:rPr>
                  <w:rFonts w:eastAsia="Times New Roman" w:cs="Times New Roman"/>
                  <w:color w:val="000000"/>
                  <w:sz w:val="26"/>
                  <w:szCs w:val="26"/>
                </w:rPr>
                <w:t>địa</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lý</w:t>
              </w:r>
              <w:proofErr w:type="spellEnd"/>
            </w:ins>
          </w:p>
        </w:tc>
        <w:tc>
          <w:tcPr>
            <w:tcW w:w="4226" w:type="dxa"/>
            <w:noWrap/>
            <w:hideMark/>
            <w:tcPrChange w:id="1669" w:author="Vũ Đức Thông (VinSOC-ANBM-ANBMOT)" w:date="2026-04-19T21:45:00Z">
              <w:tcPr>
                <w:tcW w:w="4226" w:type="dxa"/>
                <w:tcBorders>
                  <w:top w:val="nil"/>
                  <w:left w:val="nil"/>
                  <w:bottom w:val="nil"/>
                  <w:right w:val="nil"/>
                </w:tcBorders>
                <w:shd w:val="clear" w:color="auto" w:fill="auto"/>
                <w:noWrap/>
                <w:vAlign w:val="center"/>
                <w:hideMark/>
              </w:tcPr>
            </w:tcPrChange>
          </w:tcPr>
          <w:p w14:paraId="022FBE5A" w14:textId="77777777" w:rsidR="00A35DBC" w:rsidRPr="00A35DBC" w:rsidRDefault="00A35DBC" w:rsidP="00A35DBC">
            <w:pPr>
              <w:spacing w:after="0" w:line="240" w:lineRule="auto"/>
              <w:rPr>
                <w:ins w:id="1670" w:author="Vũ Đức Thông (VinSOC-ANBM-ANBMOT)" w:date="2026-04-19T21:44:00Z"/>
                <w:rFonts w:eastAsia="Times New Roman" w:cs="Times New Roman"/>
                <w:color w:val="000000"/>
                <w:sz w:val="26"/>
                <w:szCs w:val="26"/>
                <w:lang w:val="en-US"/>
              </w:rPr>
            </w:pPr>
            <w:proofErr w:type="spellStart"/>
            <w:ins w:id="1671" w:author="Vũ Đức Thông (VinSOC-ANBM-ANBMOT)" w:date="2026-04-19T21:44:00Z">
              <w:r w:rsidRPr="00A35DBC">
                <w:rPr>
                  <w:rFonts w:eastAsia="Times New Roman" w:cs="Times New Roman"/>
                  <w:color w:val="000000"/>
                  <w:sz w:val="26"/>
                  <w:szCs w:val="26"/>
                  <w:lang w:val="en-US"/>
                </w:rPr>
                <w:t>Rất</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rộng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lớn</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hàng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nghìn</w:t>
              </w:r>
              <w:proofErr w:type="spellEnd"/>
              <w:r w:rsidRPr="00A35DBC">
                <w:rPr>
                  <w:rFonts w:eastAsia="Times New Roman" w:cs="Times New Roman"/>
                  <w:color w:val="000000"/>
                  <w:sz w:val="26"/>
                  <w:szCs w:val="26"/>
                  <w:lang w:val="en-US"/>
                </w:rPr>
                <w:t xml:space="preserve"> km)</w:t>
              </w:r>
            </w:ins>
          </w:p>
        </w:tc>
        <w:tc>
          <w:tcPr>
            <w:tcW w:w="3549" w:type="dxa"/>
            <w:noWrap/>
            <w:hideMark/>
            <w:tcPrChange w:id="1672" w:author="Vũ Đức Thông (VinSOC-ANBM-ANBMOT)" w:date="2026-04-19T21:45:00Z">
              <w:tcPr>
                <w:tcW w:w="3549" w:type="dxa"/>
                <w:tcBorders>
                  <w:top w:val="nil"/>
                  <w:left w:val="nil"/>
                  <w:bottom w:val="nil"/>
                  <w:right w:val="nil"/>
                </w:tcBorders>
                <w:shd w:val="clear" w:color="auto" w:fill="auto"/>
                <w:noWrap/>
                <w:vAlign w:val="center"/>
                <w:hideMark/>
              </w:tcPr>
            </w:tcPrChange>
          </w:tcPr>
          <w:p w14:paraId="7CA62263" w14:textId="77777777" w:rsidR="00A35DBC" w:rsidRPr="00A35DBC" w:rsidRDefault="00A35DBC" w:rsidP="00A35DBC">
            <w:pPr>
              <w:spacing w:after="0" w:line="240" w:lineRule="auto"/>
              <w:rPr>
                <w:ins w:id="1673" w:author="Vũ Đức Thông (VinSOC-ANBM-ANBMOT)" w:date="2026-04-19T21:44:00Z"/>
                <w:rFonts w:eastAsia="Times New Roman" w:cs="Times New Roman"/>
                <w:color w:val="000000"/>
                <w:sz w:val="26"/>
                <w:szCs w:val="26"/>
                <w:lang w:val="en-US"/>
              </w:rPr>
            </w:pPr>
            <w:proofErr w:type="spellStart"/>
            <w:ins w:id="1674" w:author="Vũ Đức Thông (VinSOC-ANBM-ANBMOT)" w:date="2026-04-19T21:44:00Z">
              <w:r w:rsidRPr="00A35DBC">
                <w:rPr>
                  <w:rFonts w:eastAsia="Times New Roman" w:cs="Times New Roman"/>
                  <w:color w:val="000000"/>
                  <w:sz w:val="26"/>
                  <w:szCs w:val="26"/>
                  <w:lang w:val="en-US"/>
                </w:rPr>
                <w:t>Hạn</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chế</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trong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một</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khu</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vực</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nhà</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máy</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xí</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nghiệp</w:t>
              </w:r>
              <w:proofErr w:type="spellEnd"/>
              <w:r w:rsidRPr="00A35DBC">
                <w:rPr>
                  <w:rFonts w:eastAsia="Times New Roman" w:cs="Times New Roman"/>
                  <w:color w:val="000000"/>
                  <w:sz w:val="26"/>
                  <w:szCs w:val="26"/>
                  <w:lang w:val="en-US"/>
                </w:rPr>
                <w:t>)</w:t>
              </w:r>
            </w:ins>
          </w:p>
        </w:tc>
      </w:tr>
      <w:tr w:rsidR="00A35DBC" w:rsidRPr="00A35DBC" w14:paraId="1F47EAF8" w14:textId="77777777" w:rsidTr="00DE6BE6">
        <w:trPr>
          <w:trHeight w:val="899"/>
          <w:ins w:id="1675" w:author="Vũ Đức Thông (VinSOC-ANBM-ANBMOT)" w:date="2026-04-19T21:44:00Z"/>
          <w:trPrChange w:id="1676" w:author="Vũ Đức Thông (VinSOC-ANBM-ANBMOT)" w:date="2026-04-19T21:45:00Z">
            <w:trPr>
              <w:trHeight w:val="2295"/>
            </w:trPr>
          </w:trPrChange>
        </w:trPr>
        <w:tc>
          <w:tcPr>
            <w:tcW w:w="1585" w:type="dxa"/>
            <w:noWrap/>
            <w:hideMark/>
            <w:tcPrChange w:id="1677" w:author="Vũ Đức Thông (VinSOC-ANBM-ANBMOT)" w:date="2026-04-19T21:45:00Z">
              <w:tcPr>
                <w:tcW w:w="1585" w:type="dxa"/>
                <w:tcBorders>
                  <w:top w:val="nil"/>
                  <w:left w:val="nil"/>
                  <w:bottom w:val="nil"/>
                  <w:right w:val="nil"/>
                </w:tcBorders>
                <w:shd w:val="clear" w:color="auto" w:fill="auto"/>
                <w:noWrap/>
                <w:vAlign w:val="center"/>
                <w:hideMark/>
              </w:tcPr>
            </w:tcPrChange>
          </w:tcPr>
          <w:p w14:paraId="788A755C" w14:textId="77777777" w:rsidR="00A35DBC" w:rsidRPr="00A35DBC" w:rsidRDefault="00A35DBC" w:rsidP="00A35DBC">
            <w:pPr>
              <w:spacing w:after="0" w:line="240" w:lineRule="auto"/>
              <w:rPr>
                <w:ins w:id="1678" w:author="Vũ Đức Thông (VinSOC-ANBM-ANBMOT)" w:date="2026-04-19T21:44:00Z"/>
                <w:rFonts w:eastAsia="Times New Roman" w:cs="Times New Roman"/>
                <w:color w:val="000000"/>
                <w:sz w:val="26"/>
                <w:szCs w:val="26"/>
                <w:lang w:val="en-US"/>
              </w:rPr>
            </w:pPr>
            <w:proofErr w:type="spellStart"/>
            <w:ins w:id="1679" w:author="Vũ Đức Thông (VinSOC-ANBM-ANBMOT)" w:date="2026-04-19T21:44:00Z">
              <w:r w:rsidRPr="00A35DBC">
                <w:rPr>
                  <w:rFonts w:eastAsia="Times New Roman" w:cs="Times New Roman"/>
                  <w:color w:val="000000"/>
                  <w:sz w:val="26"/>
                  <w:szCs w:val="26"/>
                </w:rPr>
                <w:t>Môi</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trường</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truyền</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thông</w:t>
              </w:r>
              <w:proofErr w:type="spellEnd"/>
            </w:ins>
          </w:p>
        </w:tc>
        <w:tc>
          <w:tcPr>
            <w:tcW w:w="4226" w:type="dxa"/>
            <w:noWrap/>
            <w:hideMark/>
            <w:tcPrChange w:id="1680" w:author="Vũ Đức Thông (VinSOC-ANBM-ANBMOT)" w:date="2026-04-19T21:45:00Z">
              <w:tcPr>
                <w:tcW w:w="4226" w:type="dxa"/>
                <w:tcBorders>
                  <w:top w:val="nil"/>
                  <w:left w:val="nil"/>
                  <w:bottom w:val="nil"/>
                  <w:right w:val="nil"/>
                </w:tcBorders>
                <w:shd w:val="clear" w:color="auto" w:fill="auto"/>
                <w:noWrap/>
                <w:vAlign w:val="center"/>
                <w:hideMark/>
              </w:tcPr>
            </w:tcPrChange>
          </w:tcPr>
          <w:p w14:paraId="72C54D18" w14:textId="77777777" w:rsidR="00A35DBC" w:rsidRPr="00A35DBC" w:rsidRDefault="00A35DBC" w:rsidP="00A35DBC">
            <w:pPr>
              <w:spacing w:after="0" w:line="240" w:lineRule="auto"/>
              <w:rPr>
                <w:ins w:id="1681" w:author="Vũ Đức Thông (VinSOC-ANBM-ANBMOT)" w:date="2026-04-19T21:44:00Z"/>
                <w:rFonts w:eastAsia="Times New Roman" w:cs="Times New Roman"/>
                <w:color w:val="000000"/>
                <w:sz w:val="26"/>
                <w:szCs w:val="26"/>
                <w:lang w:val="en-US"/>
              </w:rPr>
            </w:pPr>
            <w:proofErr w:type="spellStart"/>
            <w:ins w:id="1682" w:author="Vũ Đức Thông (VinSOC-ANBM-ANBMOT)" w:date="2026-04-19T21:44:00Z">
              <w:r w:rsidRPr="00A35DBC">
                <w:rPr>
                  <w:rFonts w:eastAsia="Times New Roman" w:cs="Times New Roman"/>
                  <w:color w:val="000000"/>
                  <w:sz w:val="26"/>
                  <w:szCs w:val="26"/>
                  <w:lang w:val="en-US"/>
                </w:rPr>
                <w:t>Nhiều</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loại</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hệ</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thống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vệ</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tinh</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vô</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tuyến</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độ</w:t>
              </w:r>
              <w:proofErr w:type="spellEnd"/>
              <w:r w:rsidRPr="00A35DBC">
                <w:rPr>
                  <w:rFonts w:eastAsia="Times New Roman" w:cs="Times New Roman"/>
                  <w:color w:val="000000"/>
                  <w:sz w:val="26"/>
                  <w:szCs w:val="26"/>
                  <w:lang w:val="en-US"/>
                </w:rPr>
                <w:t xml:space="preserve"> tin </w:t>
              </w:r>
              <w:proofErr w:type="spellStart"/>
              <w:r w:rsidRPr="00A35DBC">
                <w:rPr>
                  <w:rFonts w:eastAsia="Times New Roman" w:cs="Times New Roman"/>
                  <w:color w:val="000000"/>
                  <w:sz w:val="26"/>
                  <w:szCs w:val="26"/>
                  <w:lang w:val="en-US"/>
                </w:rPr>
                <w:t>cậy</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thấp</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hơn</w:t>
              </w:r>
              <w:proofErr w:type="spellEnd"/>
              <w:r w:rsidRPr="00A35DBC">
                <w:rPr>
                  <w:rFonts w:eastAsia="Times New Roman" w:cs="Times New Roman"/>
                  <w:color w:val="000000"/>
                  <w:sz w:val="26"/>
                  <w:szCs w:val="26"/>
                  <w:lang w:val="en-US"/>
                </w:rPr>
                <w:t xml:space="preserve"> LAN</w:t>
              </w:r>
            </w:ins>
          </w:p>
        </w:tc>
        <w:tc>
          <w:tcPr>
            <w:tcW w:w="3549" w:type="dxa"/>
            <w:noWrap/>
            <w:hideMark/>
            <w:tcPrChange w:id="1683" w:author="Vũ Đức Thông (VinSOC-ANBM-ANBMOT)" w:date="2026-04-19T21:45:00Z">
              <w:tcPr>
                <w:tcW w:w="3549" w:type="dxa"/>
                <w:tcBorders>
                  <w:top w:val="nil"/>
                  <w:left w:val="nil"/>
                  <w:bottom w:val="nil"/>
                  <w:right w:val="nil"/>
                </w:tcBorders>
                <w:shd w:val="clear" w:color="auto" w:fill="auto"/>
                <w:noWrap/>
                <w:vAlign w:val="center"/>
                <w:hideMark/>
              </w:tcPr>
            </w:tcPrChange>
          </w:tcPr>
          <w:p w14:paraId="162B8988" w14:textId="77777777" w:rsidR="00A35DBC" w:rsidRPr="00A35DBC" w:rsidRDefault="00A35DBC" w:rsidP="00A35DBC">
            <w:pPr>
              <w:spacing w:after="0" w:line="240" w:lineRule="auto"/>
              <w:rPr>
                <w:ins w:id="1684" w:author="Vũ Đức Thông (VinSOC-ANBM-ANBMOT)" w:date="2026-04-19T21:44:00Z"/>
                <w:rFonts w:eastAsia="Times New Roman" w:cs="Times New Roman"/>
                <w:color w:val="000000"/>
                <w:sz w:val="26"/>
                <w:szCs w:val="26"/>
                <w:lang w:val="en-US"/>
              </w:rPr>
            </w:pPr>
            <w:proofErr w:type="spellStart"/>
            <w:ins w:id="1685" w:author="Vũ Đức Thông (VinSOC-ANBM-ANBMOT)" w:date="2026-04-19T21:44:00Z">
              <w:r w:rsidRPr="00A35DBC">
                <w:rPr>
                  <w:rFonts w:eastAsia="Times New Roman" w:cs="Times New Roman"/>
                  <w:color w:val="000000"/>
                  <w:sz w:val="26"/>
                  <w:szCs w:val="26"/>
                  <w:lang w:val="en-US"/>
                </w:rPr>
                <w:t>Mạng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nội</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bộ</w:t>
              </w:r>
              <w:proofErr w:type="spellEnd"/>
              <w:r w:rsidRPr="00A35DBC">
                <w:rPr>
                  <w:rFonts w:eastAsia="Times New Roman" w:cs="Times New Roman"/>
                  <w:color w:val="000000"/>
                  <w:sz w:val="26"/>
                  <w:szCs w:val="26"/>
                  <w:lang w:val="en-US"/>
                </w:rPr>
                <w:t xml:space="preserve"> (LAN), </w:t>
              </w:r>
              <w:proofErr w:type="spellStart"/>
              <w:r w:rsidRPr="00A35DBC">
                <w:rPr>
                  <w:rFonts w:eastAsia="Times New Roman" w:cs="Times New Roman"/>
                  <w:color w:val="000000"/>
                  <w:sz w:val="26"/>
                  <w:szCs w:val="26"/>
                  <w:lang w:val="en-US"/>
                </w:rPr>
                <w:t>độ</w:t>
              </w:r>
              <w:proofErr w:type="spellEnd"/>
              <w:r w:rsidRPr="00A35DBC">
                <w:rPr>
                  <w:rFonts w:eastAsia="Times New Roman" w:cs="Times New Roman"/>
                  <w:color w:val="000000"/>
                  <w:sz w:val="26"/>
                  <w:szCs w:val="26"/>
                  <w:lang w:val="en-US"/>
                </w:rPr>
                <w:t xml:space="preserve"> tin </w:t>
              </w:r>
              <w:proofErr w:type="spellStart"/>
              <w:r w:rsidRPr="00A35DBC">
                <w:rPr>
                  <w:rFonts w:eastAsia="Times New Roman" w:cs="Times New Roman"/>
                  <w:color w:val="000000"/>
                  <w:sz w:val="26"/>
                  <w:szCs w:val="26"/>
                  <w:lang w:val="en-US"/>
                </w:rPr>
                <w:t>cậy</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và</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tốc</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độ</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rất</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cao</w:t>
              </w:r>
              <w:proofErr w:type="spellEnd"/>
            </w:ins>
          </w:p>
        </w:tc>
      </w:tr>
      <w:tr w:rsidR="00A35DBC" w:rsidRPr="00A35DBC" w14:paraId="5726EE56" w14:textId="77777777" w:rsidTr="00DE6BE6">
        <w:trPr>
          <w:trHeight w:val="971"/>
          <w:ins w:id="1686" w:author="Vũ Đức Thông (VinSOC-ANBM-ANBMOT)" w:date="2026-04-19T21:44:00Z"/>
          <w:trPrChange w:id="1687" w:author="Vũ Đức Thông (VinSOC-ANBM-ANBMOT)" w:date="2026-04-19T21:46:00Z">
            <w:trPr>
              <w:trHeight w:val="1440"/>
            </w:trPr>
          </w:trPrChange>
        </w:trPr>
        <w:tc>
          <w:tcPr>
            <w:tcW w:w="1585" w:type="dxa"/>
            <w:noWrap/>
            <w:hideMark/>
            <w:tcPrChange w:id="1688" w:author="Vũ Đức Thông (VinSOC-ANBM-ANBMOT)" w:date="2026-04-19T21:46:00Z">
              <w:tcPr>
                <w:tcW w:w="1585" w:type="dxa"/>
                <w:tcBorders>
                  <w:top w:val="nil"/>
                  <w:left w:val="nil"/>
                  <w:bottom w:val="nil"/>
                  <w:right w:val="nil"/>
                </w:tcBorders>
                <w:shd w:val="clear" w:color="auto" w:fill="auto"/>
                <w:noWrap/>
                <w:vAlign w:val="center"/>
                <w:hideMark/>
              </w:tcPr>
            </w:tcPrChange>
          </w:tcPr>
          <w:p w14:paraId="250DE74A" w14:textId="77777777" w:rsidR="00A35DBC" w:rsidRPr="00A35DBC" w:rsidRDefault="00A35DBC" w:rsidP="00A35DBC">
            <w:pPr>
              <w:spacing w:after="0" w:line="240" w:lineRule="auto"/>
              <w:rPr>
                <w:ins w:id="1689" w:author="Vũ Đức Thông (VinSOC-ANBM-ANBMOT)" w:date="2026-04-19T21:44:00Z"/>
                <w:rFonts w:eastAsia="Times New Roman" w:cs="Times New Roman"/>
                <w:color w:val="000000"/>
                <w:sz w:val="26"/>
                <w:szCs w:val="26"/>
                <w:lang w:val="en-US"/>
              </w:rPr>
            </w:pPr>
            <w:proofErr w:type="spellStart"/>
            <w:ins w:id="1690" w:author="Vũ Đức Thông (VinSOC-ANBM-ANBMOT)" w:date="2026-04-19T21:44:00Z">
              <w:r w:rsidRPr="00A35DBC">
                <w:rPr>
                  <w:rFonts w:eastAsia="Times New Roman" w:cs="Times New Roman"/>
                  <w:color w:val="000000"/>
                  <w:sz w:val="26"/>
                  <w:szCs w:val="26"/>
                </w:rPr>
                <w:t>Điều</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khiển</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vòng</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kín</w:t>
              </w:r>
              <w:proofErr w:type="spellEnd"/>
            </w:ins>
          </w:p>
        </w:tc>
        <w:tc>
          <w:tcPr>
            <w:tcW w:w="4226" w:type="dxa"/>
            <w:noWrap/>
            <w:hideMark/>
            <w:tcPrChange w:id="1691" w:author="Vũ Đức Thông (VinSOC-ANBM-ANBMOT)" w:date="2026-04-19T21:46:00Z">
              <w:tcPr>
                <w:tcW w:w="4226" w:type="dxa"/>
                <w:tcBorders>
                  <w:top w:val="nil"/>
                  <w:left w:val="nil"/>
                  <w:bottom w:val="nil"/>
                  <w:right w:val="nil"/>
                </w:tcBorders>
                <w:shd w:val="clear" w:color="auto" w:fill="auto"/>
                <w:noWrap/>
                <w:vAlign w:val="center"/>
                <w:hideMark/>
              </w:tcPr>
            </w:tcPrChange>
          </w:tcPr>
          <w:p w14:paraId="216EC864" w14:textId="77777777" w:rsidR="00A35DBC" w:rsidRPr="00A35DBC" w:rsidRDefault="00A35DBC" w:rsidP="00A35DBC">
            <w:pPr>
              <w:spacing w:after="0" w:line="240" w:lineRule="auto"/>
              <w:rPr>
                <w:ins w:id="1692" w:author="Vũ Đức Thông (VinSOC-ANBM-ANBMOT)" w:date="2026-04-19T21:44:00Z"/>
                <w:rFonts w:eastAsia="Times New Roman" w:cs="Times New Roman"/>
                <w:color w:val="000000"/>
                <w:sz w:val="26"/>
                <w:szCs w:val="26"/>
                <w:lang w:val="en-US"/>
              </w:rPr>
            </w:pPr>
            <w:proofErr w:type="spellStart"/>
            <w:ins w:id="1693" w:author="Vũ Đức Thông (VinSOC-ANBM-ANBMOT)" w:date="2026-04-19T21:44:00Z">
              <w:r w:rsidRPr="00A35DBC">
                <w:rPr>
                  <w:rFonts w:eastAsia="Times New Roman" w:cs="Times New Roman"/>
                  <w:color w:val="000000"/>
                  <w:sz w:val="26"/>
                  <w:szCs w:val="26"/>
                  <w:lang w:val="en-US"/>
                </w:rPr>
                <w:t>Không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ưu</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tiên</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thường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chỉ</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giám</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sát</w:t>
              </w:r>
              <w:proofErr w:type="spellEnd"/>
              <w:r w:rsidRPr="00A35DBC">
                <w:rPr>
                  <w:rFonts w:eastAsia="Times New Roman" w:cs="Times New Roman"/>
                  <w:color w:val="000000"/>
                  <w:sz w:val="26"/>
                  <w:szCs w:val="26"/>
                  <w:lang w:val="en-US"/>
                </w:rPr>
                <w:t>)</w:t>
              </w:r>
            </w:ins>
          </w:p>
        </w:tc>
        <w:tc>
          <w:tcPr>
            <w:tcW w:w="3549" w:type="dxa"/>
            <w:noWrap/>
            <w:hideMark/>
            <w:tcPrChange w:id="1694" w:author="Vũ Đức Thông (VinSOC-ANBM-ANBMOT)" w:date="2026-04-19T21:46:00Z">
              <w:tcPr>
                <w:tcW w:w="3549" w:type="dxa"/>
                <w:tcBorders>
                  <w:top w:val="nil"/>
                  <w:left w:val="nil"/>
                  <w:bottom w:val="nil"/>
                  <w:right w:val="nil"/>
                </w:tcBorders>
                <w:shd w:val="clear" w:color="auto" w:fill="auto"/>
                <w:noWrap/>
                <w:vAlign w:val="center"/>
                <w:hideMark/>
              </w:tcPr>
            </w:tcPrChange>
          </w:tcPr>
          <w:p w14:paraId="320A7B3F" w14:textId="77777777" w:rsidR="00A35DBC" w:rsidRPr="00A35DBC" w:rsidRDefault="00A35DBC" w:rsidP="00A35DBC">
            <w:pPr>
              <w:spacing w:after="0" w:line="240" w:lineRule="auto"/>
              <w:rPr>
                <w:ins w:id="1695" w:author="Vũ Đức Thông (VinSOC-ANBM-ANBMOT)" w:date="2026-04-19T21:44:00Z"/>
                <w:rFonts w:eastAsia="Times New Roman" w:cs="Times New Roman"/>
                <w:color w:val="000000"/>
                <w:sz w:val="26"/>
                <w:szCs w:val="26"/>
                <w:lang w:val="en-US"/>
              </w:rPr>
            </w:pPr>
            <w:proofErr w:type="spellStart"/>
            <w:ins w:id="1696" w:author="Vũ Đức Thông (VinSOC-ANBM-ANBMOT)" w:date="2026-04-19T21:44:00Z">
              <w:r w:rsidRPr="00A35DBC">
                <w:rPr>
                  <w:rFonts w:eastAsia="Times New Roman" w:cs="Times New Roman"/>
                  <w:color w:val="000000"/>
                  <w:sz w:val="26"/>
                  <w:szCs w:val="26"/>
                  <w:lang w:val="en-US"/>
                </w:rPr>
                <w:t>Có</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tích</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hợp</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sâu</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tại</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các</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trạm</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điều</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khiển</w:t>
              </w:r>
              <w:proofErr w:type="spellEnd"/>
            </w:ins>
          </w:p>
        </w:tc>
      </w:tr>
      <w:tr w:rsidR="00A35DBC" w:rsidRPr="00A35DBC" w14:paraId="0A602577" w14:textId="77777777" w:rsidTr="00DE6BE6">
        <w:trPr>
          <w:trHeight w:val="881"/>
          <w:ins w:id="1697" w:author="Vũ Đức Thông (VinSOC-ANBM-ANBMOT)" w:date="2026-04-19T21:44:00Z"/>
          <w:trPrChange w:id="1698" w:author="Vũ Đức Thông (VinSOC-ANBM-ANBMOT)" w:date="2026-04-19T21:46:00Z">
            <w:trPr>
              <w:trHeight w:val="2295"/>
            </w:trPr>
          </w:trPrChange>
        </w:trPr>
        <w:tc>
          <w:tcPr>
            <w:tcW w:w="1585" w:type="dxa"/>
            <w:noWrap/>
            <w:hideMark/>
            <w:tcPrChange w:id="1699" w:author="Vũ Đức Thông (VinSOC-ANBM-ANBMOT)" w:date="2026-04-19T21:46:00Z">
              <w:tcPr>
                <w:tcW w:w="1585" w:type="dxa"/>
                <w:tcBorders>
                  <w:top w:val="nil"/>
                  <w:left w:val="nil"/>
                  <w:bottom w:val="nil"/>
                  <w:right w:val="nil"/>
                </w:tcBorders>
                <w:shd w:val="clear" w:color="auto" w:fill="auto"/>
                <w:noWrap/>
                <w:vAlign w:val="center"/>
                <w:hideMark/>
              </w:tcPr>
            </w:tcPrChange>
          </w:tcPr>
          <w:p w14:paraId="0B9239E7" w14:textId="77777777" w:rsidR="00A35DBC" w:rsidRPr="00A35DBC" w:rsidRDefault="00A35DBC" w:rsidP="00A35DBC">
            <w:pPr>
              <w:spacing w:after="0" w:line="240" w:lineRule="auto"/>
              <w:rPr>
                <w:ins w:id="1700" w:author="Vũ Đức Thông (VinSOC-ANBM-ANBMOT)" w:date="2026-04-19T21:44:00Z"/>
                <w:rFonts w:eastAsia="Times New Roman" w:cs="Times New Roman"/>
                <w:color w:val="000000"/>
                <w:sz w:val="26"/>
                <w:szCs w:val="26"/>
                <w:lang w:val="en-US"/>
              </w:rPr>
            </w:pPr>
            <w:proofErr w:type="spellStart"/>
            <w:ins w:id="1701" w:author="Vũ Đức Thông (VinSOC-ANBM-ANBMOT)" w:date="2026-04-19T21:44:00Z">
              <w:r w:rsidRPr="00A35DBC">
                <w:rPr>
                  <w:rFonts w:eastAsia="Times New Roman" w:cs="Times New Roman"/>
                  <w:color w:val="000000"/>
                  <w:sz w:val="26"/>
                  <w:szCs w:val="26"/>
                </w:rPr>
                <w:t>Cơ</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chế</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quét</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dữ</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liệu</w:t>
              </w:r>
              <w:proofErr w:type="spellEnd"/>
            </w:ins>
          </w:p>
        </w:tc>
        <w:tc>
          <w:tcPr>
            <w:tcW w:w="4226" w:type="dxa"/>
            <w:noWrap/>
            <w:hideMark/>
            <w:tcPrChange w:id="1702" w:author="Vũ Đức Thông (VinSOC-ANBM-ANBMOT)" w:date="2026-04-19T21:46:00Z">
              <w:tcPr>
                <w:tcW w:w="4226" w:type="dxa"/>
                <w:tcBorders>
                  <w:top w:val="nil"/>
                  <w:left w:val="nil"/>
                  <w:bottom w:val="nil"/>
                  <w:right w:val="nil"/>
                </w:tcBorders>
                <w:shd w:val="clear" w:color="auto" w:fill="auto"/>
                <w:noWrap/>
                <w:vAlign w:val="center"/>
                <w:hideMark/>
              </w:tcPr>
            </w:tcPrChange>
          </w:tcPr>
          <w:p w14:paraId="03C41289" w14:textId="77777777" w:rsidR="00A35DBC" w:rsidRPr="00A35DBC" w:rsidRDefault="00A35DBC" w:rsidP="00A35DBC">
            <w:pPr>
              <w:spacing w:after="0" w:line="240" w:lineRule="auto"/>
              <w:rPr>
                <w:ins w:id="1703" w:author="Vũ Đức Thông (VinSOC-ANBM-ANBMOT)" w:date="2026-04-19T21:44:00Z"/>
                <w:rFonts w:eastAsia="Times New Roman" w:cs="Times New Roman"/>
                <w:color w:val="000000"/>
                <w:sz w:val="26"/>
                <w:szCs w:val="26"/>
                <w:lang w:val="en-US"/>
              </w:rPr>
            </w:pPr>
            <w:ins w:id="1704" w:author="Vũ Đức Thông (VinSOC-ANBM-ANBMOT)" w:date="2026-04-19T21:44:00Z">
              <w:r w:rsidRPr="00A35DBC">
                <w:rPr>
                  <w:rFonts w:eastAsia="Times New Roman" w:cs="Times New Roman"/>
                  <w:color w:val="000000"/>
                  <w:sz w:val="26"/>
                  <w:szCs w:val="26"/>
                  <w:lang w:val="en-US"/>
                </w:rPr>
                <w:t xml:space="preserve">Theo </w:t>
              </w:r>
              <w:proofErr w:type="spellStart"/>
              <w:r w:rsidRPr="00A35DBC">
                <w:rPr>
                  <w:rFonts w:eastAsia="Times New Roman" w:cs="Times New Roman"/>
                  <w:color w:val="000000"/>
                  <w:sz w:val="26"/>
                  <w:szCs w:val="26"/>
                  <w:lang w:val="en-US"/>
                </w:rPr>
                <w:t>sự</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kiện</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Chỉ</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gửi</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dữ</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liệu</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khi</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có</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biến</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động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hoặc</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sự</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cố</w:t>
              </w:r>
              <w:proofErr w:type="spellEnd"/>
              <w:r w:rsidRPr="00A35DBC">
                <w:rPr>
                  <w:rFonts w:eastAsia="Times New Roman" w:cs="Times New Roman"/>
                  <w:color w:val="000000"/>
                  <w:sz w:val="26"/>
                  <w:szCs w:val="26"/>
                  <w:lang w:val="en-US"/>
                </w:rPr>
                <w:t>)</w:t>
              </w:r>
            </w:ins>
          </w:p>
        </w:tc>
        <w:tc>
          <w:tcPr>
            <w:tcW w:w="3549" w:type="dxa"/>
            <w:noWrap/>
            <w:hideMark/>
            <w:tcPrChange w:id="1705" w:author="Vũ Đức Thông (VinSOC-ANBM-ANBMOT)" w:date="2026-04-19T21:46:00Z">
              <w:tcPr>
                <w:tcW w:w="3549" w:type="dxa"/>
                <w:tcBorders>
                  <w:top w:val="nil"/>
                  <w:left w:val="nil"/>
                  <w:bottom w:val="nil"/>
                  <w:right w:val="nil"/>
                </w:tcBorders>
                <w:shd w:val="clear" w:color="auto" w:fill="auto"/>
                <w:noWrap/>
                <w:vAlign w:val="center"/>
                <w:hideMark/>
              </w:tcPr>
            </w:tcPrChange>
          </w:tcPr>
          <w:p w14:paraId="1407CD6A" w14:textId="77777777" w:rsidR="00A35DBC" w:rsidRPr="00A35DBC" w:rsidRDefault="00A35DBC" w:rsidP="00A35DBC">
            <w:pPr>
              <w:spacing w:after="0" w:line="240" w:lineRule="auto"/>
              <w:rPr>
                <w:ins w:id="1706" w:author="Vũ Đức Thông (VinSOC-ANBM-ANBMOT)" w:date="2026-04-19T21:44:00Z"/>
                <w:rFonts w:eastAsia="Times New Roman" w:cs="Times New Roman"/>
                <w:color w:val="000000"/>
                <w:sz w:val="26"/>
                <w:szCs w:val="26"/>
                <w:lang w:val="en-US"/>
              </w:rPr>
            </w:pPr>
            <w:ins w:id="1707" w:author="Vũ Đức Thông (VinSOC-ANBM-ANBMOT)" w:date="2026-04-19T21:44:00Z">
              <w:r w:rsidRPr="00A35DBC">
                <w:rPr>
                  <w:rFonts w:eastAsia="Times New Roman" w:cs="Times New Roman"/>
                  <w:color w:val="000000"/>
                  <w:sz w:val="26"/>
                  <w:szCs w:val="26"/>
                  <w:lang w:val="en-US"/>
                </w:rPr>
                <w:t xml:space="preserve">Theo chu </w:t>
              </w:r>
              <w:proofErr w:type="spellStart"/>
              <w:r w:rsidRPr="00A35DBC">
                <w:rPr>
                  <w:rFonts w:eastAsia="Times New Roman" w:cs="Times New Roman"/>
                  <w:color w:val="000000"/>
                  <w:sz w:val="26"/>
                  <w:szCs w:val="26"/>
                  <w:lang w:val="en-US"/>
                </w:rPr>
                <w:t>kỳ</w:t>
              </w:r>
              <w:proofErr w:type="spellEnd"/>
              <w:r w:rsidRPr="00A35DBC">
                <w:rPr>
                  <w:rFonts w:eastAsia="Times New Roman" w:cs="Times New Roman"/>
                  <w:color w:val="000000"/>
                  <w:sz w:val="26"/>
                  <w:szCs w:val="26"/>
                  <w:lang w:val="en-US"/>
                </w:rPr>
                <w:t>/</w:t>
              </w:r>
              <w:proofErr w:type="spellStart"/>
              <w:r w:rsidRPr="00A35DBC">
                <w:rPr>
                  <w:rFonts w:eastAsia="Times New Roman" w:cs="Times New Roman"/>
                  <w:color w:val="000000"/>
                  <w:sz w:val="26"/>
                  <w:szCs w:val="26"/>
                  <w:lang w:val="en-US"/>
                </w:rPr>
                <w:t>Trạng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thái</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Quét</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liên</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tục</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và</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thường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xuyên</w:t>
              </w:r>
              <w:proofErr w:type="spellEnd"/>
              <w:r w:rsidRPr="00A35DBC">
                <w:rPr>
                  <w:rFonts w:eastAsia="Times New Roman" w:cs="Times New Roman"/>
                  <w:color w:val="000000"/>
                  <w:sz w:val="26"/>
                  <w:szCs w:val="26"/>
                  <w:lang w:val="en-US"/>
                </w:rPr>
                <w:t>)</w:t>
              </w:r>
            </w:ins>
          </w:p>
        </w:tc>
      </w:tr>
      <w:tr w:rsidR="00A35DBC" w:rsidRPr="00A35DBC" w14:paraId="00C45123" w14:textId="77777777" w:rsidTr="00DE6BE6">
        <w:trPr>
          <w:trHeight w:val="971"/>
          <w:ins w:id="1708" w:author="Vũ Đức Thông (VinSOC-ANBM-ANBMOT)" w:date="2026-04-19T21:44:00Z"/>
          <w:trPrChange w:id="1709" w:author="Vũ Đức Thông (VinSOC-ANBM-ANBMOT)" w:date="2026-04-19T21:46:00Z">
            <w:trPr>
              <w:trHeight w:val="1710"/>
            </w:trPr>
          </w:trPrChange>
        </w:trPr>
        <w:tc>
          <w:tcPr>
            <w:tcW w:w="1585" w:type="dxa"/>
            <w:noWrap/>
            <w:hideMark/>
            <w:tcPrChange w:id="1710" w:author="Vũ Đức Thông (VinSOC-ANBM-ANBMOT)" w:date="2026-04-19T21:46:00Z">
              <w:tcPr>
                <w:tcW w:w="1585" w:type="dxa"/>
                <w:tcBorders>
                  <w:top w:val="nil"/>
                  <w:left w:val="nil"/>
                  <w:bottom w:val="nil"/>
                  <w:right w:val="nil"/>
                </w:tcBorders>
                <w:shd w:val="clear" w:color="auto" w:fill="auto"/>
                <w:noWrap/>
                <w:vAlign w:val="center"/>
                <w:hideMark/>
              </w:tcPr>
            </w:tcPrChange>
          </w:tcPr>
          <w:p w14:paraId="258A046C" w14:textId="77777777" w:rsidR="00A35DBC" w:rsidRPr="00A35DBC" w:rsidRDefault="00A35DBC" w:rsidP="00A35DBC">
            <w:pPr>
              <w:spacing w:after="0" w:line="240" w:lineRule="auto"/>
              <w:rPr>
                <w:ins w:id="1711" w:author="Vũ Đức Thông (VinSOC-ANBM-ANBMOT)" w:date="2026-04-19T21:44:00Z"/>
                <w:rFonts w:eastAsia="Times New Roman" w:cs="Times New Roman"/>
                <w:color w:val="000000"/>
                <w:sz w:val="26"/>
                <w:szCs w:val="26"/>
                <w:lang w:val="en-US"/>
              </w:rPr>
            </w:pPr>
            <w:proofErr w:type="spellStart"/>
            <w:ins w:id="1712" w:author="Vũ Đức Thông (VinSOC-ANBM-ANBMOT)" w:date="2026-04-19T21:44:00Z">
              <w:r w:rsidRPr="00A35DBC">
                <w:rPr>
                  <w:rFonts w:eastAsia="Times New Roman" w:cs="Times New Roman"/>
                  <w:color w:val="000000"/>
                  <w:sz w:val="26"/>
                  <w:szCs w:val="26"/>
                </w:rPr>
                <w:t>Ứng</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dụng</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tiêu</w:t>
              </w:r>
              <w:proofErr w:type="spellEnd"/>
              <w:r w:rsidRPr="00A35DBC">
                <w:rPr>
                  <w:rFonts w:eastAsia="Times New Roman" w:cs="Times New Roman"/>
                  <w:color w:val="000000"/>
                  <w:sz w:val="26"/>
                  <w:szCs w:val="26"/>
                </w:rPr>
                <w:t xml:space="preserve"> </w:t>
              </w:r>
              <w:proofErr w:type="spellStart"/>
              <w:r w:rsidRPr="00A35DBC">
                <w:rPr>
                  <w:rFonts w:eastAsia="Times New Roman" w:cs="Times New Roman"/>
                  <w:color w:val="000000"/>
                  <w:sz w:val="26"/>
                  <w:szCs w:val="26"/>
                </w:rPr>
                <w:t>biểu</w:t>
              </w:r>
              <w:proofErr w:type="spellEnd"/>
            </w:ins>
          </w:p>
        </w:tc>
        <w:tc>
          <w:tcPr>
            <w:tcW w:w="4226" w:type="dxa"/>
            <w:noWrap/>
            <w:hideMark/>
            <w:tcPrChange w:id="1713" w:author="Vũ Đức Thông (VinSOC-ANBM-ANBMOT)" w:date="2026-04-19T21:46:00Z">
              <w:tcPr>
                <w:tcW w:w="4226" w:type="dxa"/>
                <w:tcBorders>
                  <w:top w:val="nil"/>
                  <w:left w:val="nil"/>
                  <w:bottom w:val="nil"/>
                  <w:right w:val="nil"/>
                </w:tcBorders>
                <w:shd w:val="clear" w:color="auto" w:fill="auto"/>
                <w:noWrap/>
                <w:vAlign w:val="center"/>
                <w:hideMark/>
              </w:tcPr>
            </w:tcPrChange>
          </w:tcPr>
          <w:p w14:paraId="3AD873EF" w14:textId="77777777" w:rsidR="00A35DBC" w:rsidRPr="00A35DBC" w:rsidRDefault="00A35DBC" w:rsidP="00A35DBC">
            <w:pPr>
              <w:spacing w:after="0" w:line="240" w:lineRule="auto"/>
              <w:rPr>
                <w:ins w:id="1714" w:author="Vũ Đức Thông (VinSOC-ANBM-ANBMOT)" w:date="2026-04-19T21:44:00Z"/>
                <w:rFonts w:eastAsia="Times New Roman" w:cs="Times New Roman"/>
                <w:color w:val="000000"/>
                <w:sz w:val="26"/>
                <w:szCs w:val="26"/>
                <w:lang w:val="en-US"/>
              </w:rPr>
            </w:pPr>
            <w:proofErr w:type="spellStart"/>
            <w:ins w:id="1715" w:author="Vũ Đức Thông (VinSOC-ANBM-ANBMOT)" w:date="2026-04-19T21:44:00Z">
              <w:r w:rsidRPr="00A35DBC">
                <w:rPr>
                  <w:rFonts w:eastAsia="Times New Roman" w:cs="Times New Roman"/>
                  <w:color w:val="000000"/>
                  <w:sz w:val="26"/>
                  <w:szCs w:val="26"/>
                  <w:lang w:val="en-US"/>
                </w:rPr>
                <w:t>Quản</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lý</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nước</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lưới</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điện</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đường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ống</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dẫn</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dầu</w:t>
              </w:r>
              <w:proofErr w:type="spellEnd"/>
              <w:r w:rsidRPr="00A35DBC">
                <w:rPr>
                  <w:rFonts w:eastAsia="Times New Roman" w:cs="Times New Roman"/>
                  <w:color w:val="000000"/>
                  <w:sz w:val="26"/>
                  <w:szCs w:val="26"/>
                  <w:lang w:val="en-US"/>
                </w:rPr>
                <w:t>/</w:t>
              </w:r>
              <w:proofErr w:type="spellStart"/>
              <w:r w:rsidRPr="00A35DBC">
                <w:rPr>
                  <w:rFonts w:eastAsia="Times New Roman" w:cs="Times New Roman"/>
                  <w:color w:val="000000"/>
                  <w:sz w:val="26"/>
                  <w:szCs w:val="26"/>
                  <w:lang w:val="en-US"/>
                </w:rPr>
                <w:t>khí</w:t>
              </w:r>
              <w:proofErr w:type="spellEnd"/>
            </w:ins>
          </w:p>
        </w:tc>
        <w:tc>
          <w:tcPr>
            <w:tcW w:w="3549" w:type="dxa"/>
            <w:noWrap/>
            <w:hideMark/>
            <w:tcPrChange w:id="1716" w:author="Vũ Đức Thông (VinSOC-ANBM-ANBMOT)" w:date="2026-04-19T21:46:00Z">
              <w:tcPr>
                <w:tcW w:w="3549" w:type="dxa"/>
                <w:tcBorders>
                  <w:top w:val="nil"/>
                  <w:left w:val="nil"/>
                  <w:bottom w:val="nil"/>
                  <w:right w:val="nil"/>
                </w:tcBorders>
                <w:shd w:val="clear" w:color="auto" w:fill="auto"/>
                <w:noWrap/>
                <w:vAlign w:val="center"/>
                <w:hideMark/>
              </w:tcPr>
            </w:tcPrChange>
          </w:tcPr>
          <w:p w14:paraId="1CE4635B" w14:textId="77777777" w:rsidR="00A35DBC" w:rsidRPr="00A35DBC" w:rsidRDefault="00A35DBC" w:rsidP="00A35DBC">
            <w:pPr>
              <w:spacing w:after="0" w:line="240" w:lineRule="auto"/>
              <w:rPr>
                <w:ins w:id="1717" w:author="Vũ Đức Thông (VinSOC-ANBM-ANBMOT)" w:date="2026-04-19T21:44:00Z"/>
                <w:rFonts w:eastAsia="Times New Roman" w:cs="Times New Roman"/>
                <w:color w:val="000000"/>
                <w:sz w:val="26"/>
                <w:szCs w:val="26"/>
                <w:lang w:val="en-US"/>
              </w:rPr>
            </w:pPr>
            <w:proofErr w:type="spellStart"/>
            <w:ins w:id="1718" w:author="Vũ Đức Thông (VinSOC-ANBM-ANBMOT)" w:date="2026-04-19T21:44:00Z">
              <w:r w:rsidRPr="00A35DBC">
                <w:rPr>
                  <w:rFonts w:eastAsia="Times New Roman" w:cs="Times New Roman"/>
                  <w:color w:val="000000"/>
                  <w:sz w:val="26"/>
                  <w:szCs w:val="26"/>
                  <w:lang w:val="en-US"/>
                </w:rPr>
                <w:t>Nhà</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máy</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lọc</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dầu</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hóa</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chất</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sinh</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dược</w:t>
              </w:r>
              <w:proofErr w:type="spellEnd"/>
              <w:r w:rsidRPr="00A35DBC">
                <w:rPr>
                  <w:rFonts w:eastAsia="Times New Roman" w:cs="Times New Roman"/>
                  <w:color w:val="000000"/>
                  <w:sz w:val="26"/>
                  <w:szCs w:val="26"/>
                  <w:lang w:val="en-US"/>
                </w:rPr>
                <w:t xml:space="preserve"> </w:t>
              </w:r>
              <w:proofErr w:type="spellStart"/>
              <w:r w:rsidRPr="00A35DBC">
                <w:rPr>
                  <w:rFonts w:eastAsia="Times New Roman" w:cs="Times New Roman"/>
                  <w:color w:val="000000"/>
                  <w:sz w:val="26"/>
                  <w:szCs w:val="26"/>
                  <w:lang w:val="en-US"/>
                </w:rPr>
                <w:t>phẩm</w:t>
              </w:r>
              <w:proofErr w:type="spellEnd"/>
            </w:ins>
          </w:p>
        </w:tc>
      </w:tr>
    </w:tbl>
    <w:p w14:paraId="2BD158C6" w14:textId="2FB80AC2" w:rsidR="00A35DBC" w:rsidRDefault="00A35DBC" w:rsidP="00A35DBC">
      <w:pPr>
        <w:pStyle w:val="CTDT-Text"/>
        <w:rPr>
          <w:ins w:id="1719" w:author="Vũ Đức Thông (VinSOC-ANBM-ANBMOT)" w:date="2026-04-19T21:46:00Z"/>
        </w:rPr>
      </w:pPr>
    </w:p>
    <w:p w14:paraId="428174C4" w14:textId="344786BB" w:rsidR="00DE6BE6" w:rsidRDefault="00DE6BE6" w:rsidP="00DE6BE6">
      <w:pPr>
        <w:pStyle w:val="CTDT-H2"/>
        <w:rPr>
          <w:ins w:id="1720" w:author="Vũ Đức Thông (VinSOC-ANBM-ANBMOT)" w:date="2026-04-19T21:46:00Z"/>
        </w:rPr>
      </w:pPr>
      <w:bookmarkStart w:id="1721" w:name="_Toc227579014"/>
      <w:ins w:id="1722" w:author="Vũ Đức Thông (VinSOC-ANBM-ANBMOT)" w:date="2026-04-19T21:46:00Z">
        <w:r>
          <w:lastRenderedPageBreak/>
          <w:t xml:space="preserve">Process Control Systems </w:t>
        </w:r>
        <w:proofErr w:type="gramStart"/>
        <w:r>
          <w:t>( PCS</w:t>
        </w:r>
        <w:proofErr w:type="gramEnd"/>
        <w:r>
          <w:t>)</w:t>
        </w:r>
        <w:bookmarkEnd w:id="1721"/>
      </w:ins>
    </w:p>
    <w:p w14:paraId="37088143" w14:textId="5C53AC33" w:rsidR="00DE6BE6" w:rsidRDefault="00DE6BE6" w:rsidP="00DE6BE6">
      <w:pPr>
        <w:pStyle w:val="CTDT-Text"/>
        <w:rPr>
          <w:ins w:id="1723" w:author="Vũ Đức Thông (VinSOC-ANBM-ANBMOT)" w:date="2026-04-19T21:46:00Z"/>
        </w:rPr>
      </w:pPr>
    </w:p>
    <w:p w14:paraId="1101F799" w14:textId="32C9EBD7" w:rsidR="00DE6BE6" w:rsidRDefault="00DE6BE6" w:rsidP="00DE6BE6">
      <w:pPr>
        <w:pStyle w:val="CTDT-Text"/>
        <w:rPr>
          <w:ins w:id="1724" w:author="Vũ Đức Thông (VinSOC-ANBM-ANBMOT)" w:date="2026-04-19T21:47:00Z"/>
        </w:rPr>
      </w:pPr>
      <w:ins w:id="1725" w:author="Vũ Đức Thông (VinSOC-ANBM-ANBMOT)" w:date="2026-04-19T21:47:00Z">
        <w:r w:rsidRPr="00DE6BE6">
          <w:rPr>
            <w:noProof/>
          </w:rPr>
          <w:drawing>
            <wp:inline distT="0" distB="0" distL="0" distR="0" wp14:anchorId="69BEFDEA" wp14:editId="4293950D">
              <wp:extent cx="6012180" cy="109347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2180" cy="1093470"/>
                      </a:xfrm>
                      <a:prstGeom prst="rect">
                        <a:avLst/>
                      </a:prstGeom>
                    </pic:spPr>
                  </pic:pic>
                </a:graphicData>
              </a:graphic>
            </wp:inline>
          </w:drawing>
        </w:r>
      </w:ins>
    </w:p>
    <w:p w14:paraId="07697059" w14:textId="68948F3D" w:rsidR="00DE6BE6" w:rsidRDefault="00DE6BE6" w:rsidP="00DE6BE6">
      <w:pPr>
        <w:pStyle w:val="CTDT-Hinh"/>
        <w:rPr>
          <w:ins w:id="1726" w:author="Vũ Đức Thông (VinSOC-ANBM-ANBMOT)" w:date="2026-04-19T21:47:00Z"/>
        </w:rPr>
      </w:pPr>
      <w:bookmarkStart w:id="1727" w:name="_Toc227579052"/>
      <w:ins w:id="1728" w:author="Vũ Đức Thông (VinSOC-ANBM-ANBMOT)" w:date="2026-04-19T21:47:00Z">
        <w:r>
          <w:t>PCS</w:t>
        </w:r>
        <w:bookmarkEnd w:id="1727"/>
      </w:ins>
    </w:p>
    <w:p w14:paraId="4EDCCCCD" w14:textId="6EB2F4E6" w:rsidR="00DE6BE6" w:rsidRDefault="00DE6BE6" w:rsidP="00DE6BE6">
      <w:pPr>
        <w:pStyle w:val="CTDT-Text"/>
        <w:rPr>
          <w:ins w:id="1729" w:author="Vũ Đức Thông (VinSOC-ANBM-ANBMOT)" w:date="2026-04-19T21:47:00Z"/>
        </w:rPr>
      </w:pPr>
      <w:proofErr w:type="gramStart"/>
      <w:ins w:id="1730" w:author="Vũ Đức Thông (VinSOC-ANBM-ANBMOT)" w:date="2026-04-19T21:47:00Z">
        <w:r>
          <w:t xml:space="preserve">PCS  </w:t>
        </w:r>
        <w:proofErr w:type="spellStart"/>
        <w:r>
          <w:t>lai</w:t>
        </w:r>
        <w:proofErr w:type="spellEnd"/>
        <w:proofErr w:type="gramEnd"/>
        <w:r>
          <w:t xml:space="preserve"> </w:t>
        </w:r>
        <w:proofErr w:type="spellStart"/>
        <w:r>
          <w:t>giữa</w:t>
        </w:r>
        <w:proofErr w:type="spellEnd"/>
        <w:r>
          <w:t xml:space="preserve"> SCADA </w:t>
        </w:r>
        <w:proofErr w:type="spellStart"/>
        <w:r>
          <w:t>và</w:t>
        </w:r>
        <w:proofErr w:type="spellEnd"/>
        <w:r>
          <w:t xml:space="preserve"> DCS. </w:t>
        </w:r>
        <w:proofErr w:type="spellStart"/>
        <w:r>
          <w:t>Nó</w:t>
        </w:r>
        <w:proofErr w:type="spellEnd"/>
        <w:r>
          <w:t xml:space="preserve"> </w:t>
        </w:r>
        <w:proofErr w:type="spellStart"/>
        <w:r>
          <w:t>vừa</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từ</w:t>
        </w:r>
        <w:proofErr w:type="spellEnd"/>
        <w:r>
          <w:t xml:space="preserve"> </w:t>
        </w:r>
        <w:proofErr w:type="spellStart"/>
        <w:r>
          <w:t>xa</w:t>
        </w:r>
        <w:proofErr w:type="spellEnd"/>
        <w:r>
          <w:t xml:space="preserve"> (</w:t>
        </w:r>
        <w:proofErr w:type="spellStart"/>
        <w:r>
          <w:t>giống</w:t>
        </w:r>
        <w:proofErr w:type="spellEnd"/>
        <w:r>
          <w:t xml:space="preserve"> SCADA) </w:t>
        </w:r>
        <w:proofErr w:type="spellStart"/>
        <w:r>
          <w:t>vừa</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tại</w:t>
        </w:r>
        <w:proofErr w:type="spellEnd"/>
        <w:r>
          <w:t xml:space="preserve"> </w:t>
        </w:r>
        <w:proofErr w:type="spellStart"/>
        <w:r>
          <w:t>chỗ</w:t>
        </w:r>
        <w:proofErr w:type="spellEnd"/>
        <w:r>
          <w:t xml:space="preserve"> (</w:t>
        </w:r>
        <w:proofErr w:type="spellStart"/>
        <w:r>
          <w:t>giống</w:t>
        </w:r>
        <w:proofErr w:type="spellEnd"/>
        <w:r>
          <w:t xml:space="preserve"> DCS).</w:t>
        </w:r>
      </w:ins>
    </w:p>
    <w:p w14:paraId="07A9B283" w14:textId="77777777" w:rsidR="00DE6BE6" w:rsidRDefault="00DE6BE6" w:rsidP="00DE6BE6">
      <w:pPr>
        <w:pStyle w:val="CTDT-Text"/>
        <w:rPr>
          <w:ins w:id="1731" w:author="Vũ Đức Thông (VinSOC-ANBM-ANBMOT)" w:date="2026-04-19T21:47:00Z"/>
        </w:rPr>
      </w:pPr>
      <w:proofErr w:type="spellStart"/>
      <w:ins w:id="1732" w:author="Vũ Đức Thông (VinSOC-ANBM-ANBMOT)" w:date="2026-04-19T21:47:00Z">
        <w:r>
          <w:t>Đặc</w:t>
        </w:r>
        <w:proofErr w:type="spellEnd"/>
        <w:r>
          <w:t xml:space="preserve"> </w:t>
        </w:r>
        <w:proofErr w:type="spellStart"/>
        <w:r>
          <w:t>điểm</w:t>
        </w:r>
        <w:proofErr w:type="spellEnd"/>
        <w:r>
          <w:t xml:space="preserve">: </w:t>
        </w:r>
        <w:proofErr w:type="spellStart"/>
        <w:r>
          <w:t>Rất</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có</w:t>
        </w:r>
        <w:proofErr w:type="spellEnd"/>
        <w:r>
          <w:t xml:space="preserve"> </w:t>
        </w:r>
        <w:proofErr w:type="spellStart"/>
        <w:r>
          <w:t>thể</w:t>
        </w:r>
        <w:proofErr w:type="spellEnd"/>
        <w:r>
          <w:t xml:space="preserve"> </w:t>
        </w:r>
        <w:proofErr w:type="spellStart"/>
        <w:r>
          <w:t>dùng</w:t>
        </w:r>
        <w:proofErr w:type="spellEnd"/>
        <w:r>
          <w:t xml:space="preserve"> </w:t>
        </w:r>
        <w:proofErr w:type="spellStart"/>
        <w:r>
          <w:t>cho</w:t>
        </w:r>
        <w:proofErr w:type="spellEnd"/>
        <w:r>
          <w:t xml:space="preserve"> </w:t>
        </w:r>
        <w:proofErr w:type="spellStart"/>
        <w:r>
          <w:t>xưởng</w:t>
        </w:r>
        <w:proofErr w:type="spellEnd"/>
        <w:r>
          <w:t xml:space="preserve"> </w:t>
        </w:r>
        <w:proofErr w:type="spellStart"/>
        <w:r>
          <w:t>nhỏ</w:t>
        </w:r>
        <w:proofErr w:type="spellEnd"/>
        <w:r>
          <w:t xml:space="preserve"> </w:t>
        </w:r>
        <w:proofErr w:type="spellStart"/>
        <w:r>
          <w:t>đến</w:t>
        </w:r>
        <w:proofErr w:type="spellEnd"/>
        <w:r>
          <w:t xml:space="preserve"> </w:t>
        </w:r>
        <w:proofErr w:type="spellStart"/>
        <w:r>
          <w:t>nhà</w:t>
        </w:r>
        <w:proofErr w:type="spellEnd"/>
        <w:r>
          <w:t xml:space="preserve"> </w:t>
        </w:r>
        <w:proofErr w:type="spellStart"/>
        <w:r>
          <w:t>máy</w:t>
        </w:r>
        <w:proofErr w:type="spellEnd"/>
        <w:r>
          <w:t xml:space="preserve"> </w:t>
        </w:r>
        <w:proofErr w:type="spellStart"/>
        <w:r>
          <w:t>lớn</w:t>
        </w:r>
        <w:proofErr w:type="spellEnd"/>
        <w:r>
          <w:t>.</w:t>
        </w:r>
      </w:ins>
    </w:p>
    <w:p w14:paraId="1431FD7F" w14:textId="77777777" w:rsidR="00DE6BE6" w:rsidRDefault="00DE6BE6" w:rsidP="00DE6BE6">
      <w:pPr>
        <w:pStyle w:val="CTDT-Text"/>
        <w:rPr>
          <w:ins w:id="1733" w:author="Vũ Đức Thông (VinSOC-ANBM-ANBMOT)" w:date="2026-04-19T21:47:00Z"/>
        </w:rPr>
      </w:pPr>
      <w:proofErr w:type="spellStart"/>
      <w:ins w:id="1734" w:author="Vũ Đức Thông (VinSOC-ANBM-ANBMOT)" w:date="2026-04-19T21:47:00Z">
        <w:r>
          <w:t>Khác</w:t>
        </w:r>
        <w:proofErr w:type="spellEnd"/>
        <w:r>
          <w:t xml:space="preserve"> </w:t>
        </w:r>
        <w:proofErr w:type="spellStart"/>
        <w:r>
          <w:t>biệt</w:t>
        </w:r>
        <w:proofErr w:type="spellEnd"/>
        <w:r>
          <w:t xml:space="preserve"> </w:t>
        </w:r>
        <w:proofErr w:type="spellStart"/>
        <w:r>
          <w:t>quan</w:t>
        </w:r>
        <w:proofErr w:type="spellEnd"/>
        <w:r>
          <w:t xml:space="preserve"> </w:t>
        </w:r>
        <w:proofErr w:type="spellStart"/>
        <w:r>
          <w:t>trọng</w:t>
        </w:r>
        <w:proofErr w:type="spellEnd"/>
        <w:r>
          <w:t>:</w:t>
        </w:r>
      </w:ins>
    </w:p>
    <w:p w14:paraId="5CD6A390" w14:textId="77777777" w:rsidR="00DE6BE6" w:rsidRDefault="00DE6BE6" w:rsidP="00DE6BE6">
      <w:pPr>
        <w:pStyle w:val="CTDT-Text"/>
        <w:rPr>
          <w:ins w:id="1735" w:author="Vũ Đức Thông (VinSOC-ANBM-ANBMOT)" w:date="2026-04-19T21:47:00Z"/>
        </w:rPr>
      </w:pPr>
      <w:ins w:id="1736" w:author="Vũ Đức Thông (VinSOC-ANBM-ANBMOT)" w:date="2026-04-19T21:47:00Z">
        <w:r>
          <w:t xml:space="preserve">So </w:t>
        </w:r>
        <w:proofErr w:type="spellStart"/>
        <w:r>
          <w:t>với</w:t>
        </w:r>
        <w:proofErr w:type="spellEnd"/>
        <w:r>
          <w:t xml:space="preserve"> SCADA: PCS </w:t>
        </w:r>
        <w:proofErr w:type="spellStart"/>
        <w:r>
          <w:t>dùng</w:t>
        </w:r>
        <w:proofErr w:type="spellEnd"/>
        <w:r>
          <w:t xml:space="preserve">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nhà</w:t>
        </w:r>
        <w:proofErr w:type="spellEnd"/>
        <w:r>
          <w:t xml:space="preserve"> </w:t>
        </w:r>
        <w:proofErr w:type="spellStart"/>
        <w:r>
          <w:t>máy</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tin </w:t>
        </w:r>
        <w:proofErr w:type="spellStart"/>
        <w:r>
          <w:t>cậy</w:t>
        </w:r>
        <w:proofErr w:type="spellEnd"/>
        <w:r>
          <w:t xml:space="preserve">), </w:t>
        </w:r>
        <w:proofErr w:type="spellStart"/>
        <w:r>
          <w:t>còn</w:t>
        </w:r>
        <w:proofErr w:type="spellEnd"/>
        <w:r>
          <w:t xml:space="preserve"> SCADA </w:t>
        </w:r>
        <w:proofErr w:type="spellStart"/>
        <w:r>
          <w:t>dùng</w:t>
        </w:r>
        <w:proofErr w:type="spellEnd"/>
        <w:r>
          <w:t xml:space="preserve"> </w:t>
        </w:r>
        <w:proofErr w:type="spellStart"/>
        <w:r>
          <w:t>mạng</w:t>
        </w:r>
        <w:proofErr w:type="spellEnd"/>
        <w:r>
          <w:t xml:space="preserve"> </w:t>
        </w:r>
        <w:proofErr w:type="spellStart"/>
        <w:r>
          <w:t>từ</w:t>
        </w:r>
        <w:proofErr w:type="spellEnd"/>
        <w:r>
          <w:t xml:space="preserve"> </w:t>
        </w:r>
        <w:proofErr w:type="spellStart"/>
        <w:r>
          <w:t>xa</w:t>
        </w:r>
        <w:proofErr w:type="spellEnd"/>
        <w:r>
          <w:t xml:space="preserve"> </w:t>
        </w:r>
        <w:proofErr w:type="spellStart"/>
        <w:r>
          <w:t>hoặc</w:t>
        </w:r>
        <w:proofErr w:type="spellEnd"/>
        <w:r>
          <w:t xml:space="preserve"> </w:t>
        </w:r>
        <w:proofErr w:type="spellStart"/>
        <w:r>
          <w:t>đường</w:t>
        </w:r>
        <w:proofErr w:type="spellEnd"/>
        <w:r>
          <w:t xml:space="preserve"> </w:t>
        </w:r>
        <w:proofErr w:type="spellStart"/>
        <w:r>
          <w:t>dây</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phạm</w:t>
        </w:r>
        <w:proofErr w:type="spellEnd"/>
        <w:r>
          <w:t xml:space="preserve"> vi </w:t>
        </w:r>
        <w:proofErr w:type="spellStart"/>
        <w:r>
          <w:t>rộng</w:t>
        </w:r>
        <w:proofErr w:type="spellEnd"/>
        <w:r>
          <w:t xml:space="preserve"> </w:t>
        </w:r>
        <w:proofErr w:type="spellStart"/>
        <w:r>
          <w:t>nhưng</w:t>
        </w:r>
        <w:proofErr w:type="spellEnd"/>
        <w:r>
          <w:t xml:space="preserve"> </w:t>
        </w:r>
        <w:proofErr w:type="spellStart"/>
        <w:r>
          <w:t>chậm</w:t>
        </w:r>
        <w:proofErr w:type="spellEnd"/>
        <w:r>
          <w:t xml:space="preserve"> </w:t>
        </w:r>
        <w:proofErr w:type="spellStart"/>
        <w:r>
          <w:t>hơn</w:t>
        </w:r>
        <w:proofErr w:type="spellEnd"/>
        <w:r>
          <w:t>).</w:t>
        </w:r>
      </w:ins>
    </w:p>
    <w:p w14:paraId="26481125" w14:textId="4AB5AEB5" w:rsidR="00DE6BE6" w:rsidRDefault="00DE6BE6" w:rsidP="00DE6BE6">
      <w:pPr>
        <w:pStyle w:val="CTDT-Text"/>
        <w:rPr>
          <w:ins w:id="1737" w:author="Vũ Đức Thông (VinSOC-ANBM-ANBMOT)" w:date="2026-04-19T21:48:00Z"/>
        </w:rPr>
      </w:pPr>
      <w:ins w:id="1738" w:author="Vũ Đức Thông (VinSOC-ANBM-ANBMOT)" w:date="2026-04-19T21:47:00Z">
        <w:r>
          <w:t xml:space="preserve">So </w:t>
        </w:r>
        <w:proofErr w:type="spellStart"/>
        <w:r>
          <w:t>với</w:t>
        </w:r>
        <w:proofErr w:type="spellEnd"/>
        <w:r>
          <w:t xml:space="preserve"> DCS: PCS </w:t>
        </w:r>
        <w:proofErr w:type="spellStart"/>
        <w:r>
          <w:t>có</w:t>
        </w:r>
        <w:proofErr w:type="spellEnd"/>
        <w:r>
          <w:t xml:space="preserve"> </w:t>
        </w:r>
        <w:proofErr w:type="spellStart"/>
        <w:r>
          <w:t>thể</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từ</w:t>
        </w:r>
        <w:proofErr w:type="spellEnd"/>
        <w:r>
          <w:t xml:space="preserve"> </w:t>
        </w:r>
        <w:proofErr w:type="spellStart"/>
        <w:r>
          <w:t>nhỏ</w:t>
        </w:r>
        <w:proofErr w:type="spellEnd"/>
        <w:r>
          <w:t xml:space="preserve"> </w:t>
        </w:r>
        <w:proofErr w:type="spellStart"/>
        <w:r>
          <w:t>đến</w:t>
        </w:r>
        <w:proofErr w:type="spellEnd"/>
        <w:r>
          <w:t xml:space="preserve"> </w:t>
        </w:r>
        <w:proofErr w:type="spellStart"/>
        <w:r>
          <w:t>lớn</w:t>
        </w:r>
        <w:proofErr w:type="spellEnd"/>
        <w:r>
          <w:t xml:space="preserve">, </w:t>
        </w:r>
        <w:proofErr w:type="spellStart"/>
        <w:r>
          <w:t>nhưng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nhà</w:t>
        </w:r>
        <w:proofErr w:type="spellEnd"/>
        <w:r>
          <w:t xml:space="preserve"> </w:t>
        </w:r>
        <w:proofErr w:type="spellStart"/>
        <w:r>
          <w:t>máy</w:t>
        </w:r>
        <w:proofErr w:type="spellEnd"/>
        <w:r>
          <w:t xml:space="preserve"> </w:t>
        </w:r>
        <w:proofErr w:type="spellStart"/>
        <w:r>
          <w:t>cực</w:t>
        </w:r>
        <w:proofErr w:type="spellEnd"/>
        <w:r>
          <w:t xml:space="preserve"> </w:t>
        </w:r>
        <w:proofErr w:type="spellStart"/>
        <w:r>
          <w:t>kỳ</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như</w:t>
        </w:r>
        <w:proofErr w:type="spellEnd"/>
        <w:r>
          <w:t xml:space="preserve"> </w:t>
        </w:r>
        <w:proofErr w:type="spellStart"/>
        <w:r>
          <w:t>lọc</w:t>
        </w:r>
        <w:proofErr w:type="spellEnd"/>
        <w:r>
          <w:t xml:space="preserve"> </w:t>
        </w:r>
        <w:proofErr w:type="spellStart"/>
        <w:r>
          <w:t>dầu</w:t>
        </w:r>
        <w:proofErr w:type="spellEnd"/>
        <w:r>
          <w:t xml:space="preserve">), DCS </w:t>
        </w:r>
        <w:proofErr w:type="spellStart"/>
        <w:r>
          <w:t>vẫn</w:t>
        </w:r>
        <w:proofErr w:type="spellEnd"/>
        <w:r>
          <w:t xml:space="preserve">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số</w:t>
        </w:r>
        <w:proofErr w:type="spellEnd"/>
        <w:r>
          <w:t xml:space="preserve"> 1.</w:t>
        </w:r>
      </w:ins>
    </w:p>
    <w:p w14:paraId="36FC3B82" w14:textId="0583B755" w:rsidR="00DE6BE6" w:rsidRDefault="00DE6BE6" w:rsidP="00DE6BE6">
      <w:pPr>
        <w:pStyle w:val="CTDT-Text"/>
        <w:rPr>
          <w:ins w:id="1739" w:author="Vũ Đức Thông (VinSOC-ANBM-ANBMOT)" w:date="2026-04-19T21:48:00Z"/>
        </w:rPr>
      </w:pPr>
    </w:p>
    <w:tbl>
      <w:tblPr>
        <w:tblStyle w:val="TableGrid"/>
        <w:tblW w:w="9360" w:type="dxa"/>
        <w:tblLook w:val="04A0" w:firstRow="1" w:lastRow="0" w:firstColumn="1" w:lastColumn="0" w:noHBand="0" w:noVBand="1"/>
        <w:tblPrChange w:id="1740" w:author="Vũ Đức Thông (VinSOC-ANBM-ANBMOT)" w:date="2026-04-19T21:50:00Z">
          <w:tblPr>
            <w:tblW w:w="9360" w:type="dxa"/>
            <w:tblLook w:val="04A0" w:firstRow="1" w:lastRow="0" w:firstColumn="1" w:lastColumn="0" w:noHBand="0" w:noVBand="1"/>
          </w:tblPr>
        </w:tblPrChange>
      </w:tblPr>
      <w:tblGrid>
        <w:gridCol w:w="2192"/>
        <w:gridCol w:w="3515"/>
        <w:gridCol w:w="3653"/>
        <w:tblGridChange w:id="1741">
          <w:tblGrid>
            <w:gridCol w:w="2192"/>
            <w:gridCol w:w="3515"/>
            <w:gridCol w:w="3653"/>
          </w:tblGrid>
        </w:tblGridChange>
      </w:tblGrid>
      <w:tr w:rsidR="00DE6BE6" w:rsidRPr="00DE6BE6" w14:paraId="4A2E73D7" w14:textId="77777777" w:rsidTr="00DE6BE6">
        <w:trPr>
          <w:trHeight w:val="494"/>
          <w:ins w:id="1742" w:author="Vũ Đức Thông (VinSOC-ANBM-ANBMOT)" w:date="2026-04-19T21:50:00Z"/>
          <w:trPrChange w:id="1743" w:author="Vũ Đức Thông (VinSOC-ANBM-ANBMOT)" w:date="2026-04-19T21:50:00Z">
            <w:trPr>
              <w:trHeight w:val="1005"/>
            </w:trPr>
          </w:trPrChange>
        </w:trPr>
        <w:tc>
          <w:tcPr>
            <w:tcW w:w="2192" w:type="dxa"/>
            <w:noWrap/>
            <w:hideMark/>
            <w:tcPrChange w:id="1744" w:author="Vũ Đức Thông (VinSOC-ANBM-ANBMOT)" w:date="2026-04-19T21:50:00Z">
              <w:tcPr>
                <w:tcW w:w="2192" w:type="dxa"/>
                <w:tcBorders>
                  <w:top w:val="nil"/>
                  <w:left w:val="nil"/>
                  <w:bottom w:val="nil"/>
                  <w:right w:val="nil"/>
                </w:tcBorders>
                <w:shd w:val="clear" w:color="auto" w:fill="auto"/>
                <w:noWrap/>
                <w:vAlign w:val="center"/>
                <w:hideMark/>
              </w:tcPr>
            </w:tcPrChange>
          </w:tcPr>
          <w:p w14:paraId="369794ED" w14:textId="77777777" w:rsidR="00DE6BE6" w:rsidRPr="00DE6BE6" w:rsidRDefault="00DE6BE6" w:rsidP="00DE6BE6">
            <w:pPr>
              <w:spacing w:after="0" w:line="240" w:lineRule="auto"/>
              <w:rPr>
                <w:ins w:id="1745" w:author="Vũ Đức Thông (VinSOC-ANBM-ANBMOT)" w:date="2026-04-19T21:50:00Z"/>
                <w:rFonts w:eastAsia="Times New Roman" w:cs="Times New Roman"/>
                <w:color w:val="000000"/>
                <w:sz w:val="26"/>
                <w:szCs w:val="26"/>
                <w:lang w:val="en-US"/>
              </w:rPr>
            </w:pPr>
            <w:proofErr w:type="spellStart"/>
            <w:ins w:id="1746" w:author="Vũ Đức Thông (VinSOC-ANBM-ANBMOT)" w:date="2026-04-19T21:50:00Z">
              <w:r w:rsidRPr="00DE6BE6">
                <w:rPr>
                  <w:rFonts w:eastAsia="Times New Roman" w:cs="Times New Roman"/>
                  <w:color w:val="000000"/>
                  <w:sz w:val="26"/>
                  <w:szCs w:val="26"/>
                </w:rPr>
                <w:t>Đặc</w:t>
              </w:r>
              <w:proofErr w:type="spellEnd"/>
              <w:r w:rsidRPr="00DE6BE6">
                <w:rPr>
                  <w:rFonts w:eastAsia="Times New Roman" w:cs="Times New Roman"/>
                  <w:color w:val="000000"/>
                  <w:sz w:val="26"/>
                  <w:szCs w:val="26"/>
                </w:rPr>
                <w:t xml:space="preserve"> </w:t>
              </w:r>
              <w:proofErr w:type="spellStart"/>
              <w:r w:rsidRPr="00DE6BE6">
                <w:rPr>
                  <w:rFonts w:eastAsia="Times New Roman" w:cs="Times New Roman"/>
                  <w:color w:val="000000"/>
                  <w:sz w:val="26"/>
                  <w:szCs w:val="26"/>
                </w:rPr>
                <w:t>điểm</w:t>
              </w:r>
              <w:proofErr w:type="spellEnd"/>
            </w:ins>
          </w:p>
        </w:tc>
        <w:tc>
          <w:tcPr>
            <w:tcW w:w="3515" w:type="dxa"/>
            <w:noWrap/>
            <w:hideMark/>
            <w:tcPrChange w:id="1747" w:author="Vũ Đức Thông (VinSOC-ANBM-ANBMOT)" w:date="2026-04-19T21:50:00Z">
              <w:tcPr>
                <w:tcW w:w="3515" w:type="dxa"/>
                <w:tcBorders>
                  <w:top w:val="nil"/>
                  <w:left w:val="nil"/>
                  <w:bottom w:val="nil"/>
                  <w:right w:val="nil"/>
                </w:tcBorders>
                <w:shd w:val="clear" w:color="auto" w:fill="auto"/>
                <w:noWrap/>
                <w:vAlign w:val="center"/>
                <w:hideMark/>
              </w:tcPr>
            </w:tcPrChange>
          </w:tcPr>
          <w:p w14:paraId="7039224F" w14:textId="77777777" w:rsidR="00DE6BE6" w:rsidRPr="00DE6BE6" w:rsidRDefault="00DE6BE6" w:rsidP="00DE6BE6">
            <w:pPr>
              <w:spacing w:after="0" w:line="240" w:lineRule="auto"/>
              <w:rPr>
                <w:ins w:id="1748" w:author="Vũ Đức Thông (VinSOC-ANBM-ANBMOT)" w:date="2026-04-19T21:50:00Z"/>
                <w:rFonts w:eastAsia="Times New Roman" w:cs="Times New Roman"/>
                <w:color w:val="000000"/>
                <w:sz w:val="26"/>
                <w:szCs w:val="26"/>
                <w:lang w:val="en-US"/>
              </w:rPr>
            </w:pPr>
            <w:proofErr w:type="spellStart"/>
            <w:ins w:id="1749" w:author="Vũ Đức Thông (VinSOC-ANBM-ANBMOT)" w:date="2026-04-19T21:50:00Z">
              <w:r w:rsidRPr="00DE6BE6">
                <w:rPr>
                  <w:rFonts w:eastAsia="Times New Roman" w:cs="Times New Roman"/>
                  <w:color w:val="000000"/>
                  <w:sz w:val="26"/>
                  <w:szCs w:val="26"/>
                  <w:lang w:val="en-US"/>
                </w:rPr>
                <w:t>Hệ</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thống</w:t>
              </w:r>
              <w:proofErr w:type="spellEnd"/>
              <w:r w:rsidRPr="00DE6BE6">
                <w:rPr>
                  <w:rFonts w:eastAsia="Times New Roman" w:cs="Times New Roman"/>
                  <w:color w:val="000000"/>
                  <w:sz w:val="26"/>
                  <w:szCs w:val="26"/>
                  <w:lang w:val="en-US"/>
                </w:rPr>
                <w:t xml:space="preserve"> PCS</w:t>
              </w:r>
            </w:ins>
          </w:p>
        </w:tc>
        <w:tc>
          <w:tcPr>
            <w:tcW w:w="3653" w:type="dxa"/>
            <w:noWrap/>
            <w:hideMark/>
            <w:tcPrChange w:id="1750" w:author="Vũ Đức Thông (VinSOC-ANBM-ANBMOT)" w:date="2026-04-19T21:50:00Z">
              <w:tcPr>
                <w:tcW w:w="3653" w:type="dxa"/>
                <w:tcBorders>
                  <w:top w:val="nil"/>
                  <w:left w:val="nil"/>
                  <w:bottom w:val="nil"/>
                  <w:right w:val="nil"/>
                </w:tcBorders>
                <w:shd w:val="clear" w:color="auto" w:fill="auto"/>
                <w:noWrap/>
                <w:vAlign w:val="center"/>
                <w:hideMark/>
              </w:tcPr>
            </w:tcPrChange>
          </w:tcPr>
          <w:p w14:paraId="5AE62536" w14:textId="77777777" w:rsidR="00DE6BE6" w:rsidRPr="00DE6BE6" w:rsidRDefault="00DE6BE6" w:rsidP="00DE6BE6">
            <w:pPr>
              <w:spacing w:after="0" w:line="240" w:lineRule="auto"/>
              <w:rPr>
                <w:ins w:id="1751" w:author="Vũ Đức Thông (VinSOC-ANBM-ANBMOT)" w:date="2026-04-19T21:50:00Z"/>
                <w:rFonts w:eastAsia="Times New Roman" w:cs="Times New Roman"/>
                <w:color w:val="000000"/>
                <w:sz w:val="26"/>
                <w:szCs w:val="26"/>
                <w:lang w:val="en-US"/>
              </w:rPr>
            </w:pPr>
            <w:proofErr w:type="spellStart"/>
            <w:ins w:id="1752" w:author="Vũ Đức Thông (VinSOC-ANBM-ANBMOT)" w:date="2026-04-19T21:50:00Z">
              <w:r w:rsidRPr="00DE6BE6">
                <w:rPr>
                  <w:rFonts w:eastAsia="Times New Roman" w:cs="Times New Roman"/>
                  <w:color w:val="000000"/>
                  <w:sz w:val="26"/>
                  <w:szCs w:val="26"/>
                  <w:lang w:val="en-US"/>
                </w:rPr>
                <w:t>Hệ</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thống</w:t>
              </w:r>
              <w:proofErr w:type="spellEnd"/>
              <w:r w:rsidRPr="00DE6BE6">
                <w:rPr>
                  <w:rFonts w:eastAsia="Times New Roman" w:cs="Times New Roman"/>
                  <w:color w:val="000000"/>
                  <w:sz w:val="26"/>
                  <w:szCs w:val="26"/>
                  <w:lang w:val="en-US"/>
                </w:rPr>
                <w:t xml:space="preserve"> SCADA</w:t>
              </w:r>
            </w:ins>
          </w:p>
        </w:tc>
      </w:tr>
      <w:tr w:rsidR="00DE6BE6" w:rsidRPr="00DE6BE6" w14:paraId="5CB5D0B2" w14:textId="77777777" w:rsidTr="00DE6BE6">
        <w:trPr>
          <w:trHeight w:val="620"/>
          <w:ins w:id="1753" w:author="Vũ Đức Thông (VinSOC-ANBM-ANBMOT)" w:date="2026-04-19T21:50:00Z"/>
          <w:trPrChange w:id="1754" w:author="Vũ Đức Thông (VinSOC-ANBM-ANBMOT)" w:date="2026-04-19T21:50:00Z">
            <w:trPr>
              <w:trHeight w:val="1230"/>
            </w:trPr>
          </w:trPrChange>
        </w:trPr>
        <w:tc>
          <w:tcPr>
            <w:tcW w:w="2192" w:type="dxa"/>
            <w:noWrap/>
            <w:hideMark/>
            <w:tcPrChange w:id="1755" w:author="Vũ Đức Thông (VinSOC-ANBM-ANBMOT)" w:date="2026-04-19T21:50:00Z">
              <w:tcPr>
                <w:tcW w:w="2192" w:type="dxa"/>
                <w:tcBorders>
                  <w:top w:val="nil"/>
                  <w:left w:val="nil"/>
                  <w:bottom w:val="nil"/>
                  <w:right w:val="nil"/>
                </w:tcBorders>
                <w:shd w:val="clear" w:color="auto" w:fill="auto"/>
                <w:noWrap/>
                <w:vAlign w:val="center"/>
                <w:hideMark/>
              </w:tcPr>
            </w:tcPrChange>
          </w:tcPr>
          <w:p w14:paraId="731ED62B" w14:textId="77777777" w:rsidR="00DE6BE6" w:rsidRPr="00DE6BE6" w:rsidRDefault="00DE6BE6" w:rsidP="00DE6BE6">
            <w:pPr>
              <w:spacing w:after="0" w:line="240" w:lineRule="auto"/>
              <w:rPr>
                <w:ins w:id="1756" w:author="Vũ Đức Thông (VinSOC-ANBM-ANBMOT)" w:date="2026-04-19T21:50:00Z"/>
                <w:rFonts w:eastAsia="Times New Roman" w:cs="Times New Roman"/>
                <w:color w:val="000000"/>
                <w:sz w:val="26"/>
                <w:szCs w:val="26"/>
                <w:lang w:val="en-US"/>
              </w:rPr>
            </w:pPr>
            <w:proofErr w:type="spellStart"/>
            <w:ins w:id="1757" w:author="Vũ Đức Thông (VinSOC-ANBM-ANBMOT)" w:date="2026-04-19T21:50:00Z">
              <w:r w:rsidRPr="00DE6BE6">
                <w:rPr>
                  <w:rFonts w:eastAsia="Times New Roman" w:cs="Times New Roman"/>
                  <w:color w:val="000000"/>
                  <w:sz w:val="26"/>
                  <w:szCs w:val="26"/>
                </w:rPr>
                <w:t>Môi</w:t>
              </w:r>
              <w:proofErr w:type="spellEnd"/>
              <w:r w:rsidRPr="00DE6BE6">
                <w:rPr>
                  <w:rFonts w:eastAsia="Times New Roman" w:cs="Times New Roman"/>
                  <w:color w:val="000000"/>
                  <w:sz w:val="26"/>
                  <w:szCs w:val="26"/>
                </w:rPr>
                <w:t xml:space="preserve"> </w:t>
              </w:r>
              <w:proofErr w:type="spellStart"/>
              <w:r w:rsidRPr="00DE6BE6">
                <w:rPr>
                  <w:rFonts w:eastAsia="Times New Roman" w:cs="Times New Roman"/>
                  <w:color w:val="000000"/>
                  <w:sz w:val="26"/>
                  <w:szCs w:val="26"/>
                </w:rPr>
                <w:t>trường</w:t>
              </w:r>
              <w:proofErr w:type="spellEnd"/>
              <w:r w:rsidRPr="00DE6BE6">
                <w:rPr>
                  <w:rFonts w:eastAsia="Times New Roman" w:cs="Times New Roman"/>
                  <w:color w:val="000000"/>
                  <w:sz w:val="26"/>
                  <w:szCs w:val="26"/>
                </w:rPr>
                <w:t xml:space="preserve"> </w:t>
              </w:r>
              <w:proofErr w:type="spellStart"/>
              <w:r w:rsidRPr="00DE6BE6">
                <w:rPr>
                  <w:rFonts w:eastAsia="Times New Roman" w:cs="Times New Roman"/>
                  <w:color w:val="000000"/>
                  <w:sz w:val="26"/>
                  <w:szCs w:val="26"/>
                </w:rPr>
                <w:t>truyền</w:t>
              </w:r>
              <w:proofErr w:type="spellEnd"/>
              <w:r w:rsidRPr="00DE6BE6">
                <w:rPr>
                  <w:rFonts w:eastAsia="Times New Roman" w:cs="Times New Roman"/>
                  <w:color w:val="000000"/>
                  <w:sz w:val="26"/>
                  <w:szCs w:val="26"/>
                </w:rPr>
                <w:t xml:space="preserve"> </w:t>
              </w:r>
              <w:proofErr w:type="spellStart"/>
              <w:r w:rsidRPr="00DE6BE6">
                <w:rPr>
                  <w:rFonts w:eastAsia="Times New Roman" w:cs="Times New Roman"/>
                  <w:color w:val="000000"/>
                  <w:sz w:val="26"/>
                  <w:szCs w:val="26"/>
                </w:rPr>
                <w:t>thông</w:t>
              </w:r>
              <w:proofErr w:type="spellEnd"/>
            </w:ins>
          </w:p>
        </w:tc>
        <w:tc>
          <w:tcPr>
            <w:tcW w:w="3515" w:type="dxa"/>
            <w:noWrap/>
            <w:hideMark/>
            <w:tcPrChange w:id="1758" w:author="Vũ Đức Thông (VinSOC-ANBM-ANBMOT)" w:date="2026-04-19T21:50:00Z">
              <w:tcPr>
                <w:tcW w:w="3515" w:type="dxa"/>
                <w:tcBorders>
                  <w:top w:val="nil"/>
                  <w:left w:val="nil"/>
                  <w:bottom w:val="nil"/>
                  <w:right w:val="nil"/>
                </w:tcBorders>
                <w:shd w:val="clear" w:color="auto" w:fill="auto"/>
                <w:noWrap/>
                <w:vAlign w:val="center"/>
                <w:hideMark/>
              </w:tcPr>
            </w:tcPrChange>
          </w:tcPr>
          <w:p w14:paraId="010B3260" w14:textId="77777777" w:rsidR="00DE6BE6" w:rsidRPr="00DE6BE6" w:rsidRDefault="00DE6BE6" w:rsidP="00DE6BE6">
            <w:pPr>
              <w:spacing w:after="0" w:line="240" w:lineRule="auto"/>
              <w:rPr>
                <w:ins w:id="1759" w:author="Vũ Đức Thông (VinSOC-ANBM-ANBMOT)" w:date="2026-04-19T21:50:00Z"/>
                <w:rFonts w:eastAsia="Times New Roman" w:cs="Times New Roman"/>
                <w:color w:val="000000"/>
                <w:sz w:val="26"/>
                <w:szCs w:val="26"/>
                <w:lang w:val="en-US"/>
              </w:rPr>
            </w:pPr>
            <w:proofErr w:type="spellStart"/>
            <w:ins w:id="1760" w:author="Vũ Đức Thông (VinSOC-ANBM-ANBMOT)" w:date="2026-04-19T21:50:00Z">
              <w:r w:rsidRPr="00DE6BE6">
                <w:rPr>
                  <w:rFonts w:eastAsia="Times New Roman" w:cs="Times New Roman"/>
                  <w:color w:val="000000"/>
                  <w:sz w:val="26"/>
                  <w:szCs w:val="26"/>
                  <w:lang w:val="en-US"/>
                </w:rPr>
                <w:t>Mạng</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nội</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bộ</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nhà</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máy</w:t>
              </w:r>
              <w:proofErr w:type="spellEnd"/>
              <w:r w:rsidRPr="00DE6BE6">
                <w:rPr>
                  <w:rFonts w:eastAsia="Times New Roman" w:cs="Times New Roman"/>
                  <w:color w:val="000000"/>
                  <w:sz w:val="26"/>
                  <w:szCs w:val="26"/>
                  <w:lang w:val="en-US"/>
                </w:rPr>
                <w:t xml:space="preserve"> (Plant Network)</w:t>
              </w:r>
            </w:ins>
          </w:p>
        </w:tc>
        <w:tc>
          <w:tcPr>
            <w:tcW w:w="3653" w:type="dxa"/>
            <w:noWrap/>
            <w:hideMark/>
            <w:tcPrChange w:id="1761" w:author="Vũ Đức Thông (VinSOC-ANBM-ANBMOT)" w:date="2026-04-19T21:50:00Z">
              <w:tcPr>
                <w:tcW w:w="3653" w:type="dxa"/>
                <w:tcBorders>
                  <w:top w:val="nil"/>
                  <w:left w:val="nil"/>
                  <w:bottom w:val="nil"/>
                  <w:right w:val="nil"/>
                </w:tcBorders>
                <w:shd w:val="clear" w:color="auto" w:fill="auto"/>
                <w:noWrap/>
                <w:vAlign w:val="center"/>
                <w:hideMark/>
              </w:tcPr>
            </w:tcPrChange>
          </w:tcPr>
          <w:p w14:paraId="25983F01" w14:textId="77777777" w:rsidR="00DE6BE6" w:rsidRPr="00DE6BE6" w:rsidRDefault="00DE6BE6" w:rsidP="00DE6BE6">
            <w:pPr>
              <w:spacing w:after="0" w:line="240" w:lineRule="auto"/>
              <w:rPr>
                <w:ins w:id="1762" w:author="Vũ Đức Thông (VinSOC-ANBM-ANBMOT)" w:date="2026-04-19T21:50:00Z"/>
                <w:rFonts w:eastAsia="Times New Roman" w:cs="Times New Roman"/>
                <w:color w:val="000000"/>
                <w:sz w:val="26"/>
                <w:szCs w:val="26"/>
                <w:lang w:val="en-US"/>
              </w:rPr>
            </w:pPr>
            <w:proofErr w:type="spellStart"/>
            <w:ins w:id="1763" w:author="Vũ Đức Thông (VinSOC-ANBM-ANBMOT)" w:date="2026-04-19T21:50:00Z">
              <w:r w:rsidRPr="00DE6BE6">
                <w:rPr>
                  <w:rFonts w:eastAsia="Times New Roman" w:cs="Times New Roman"/>
                  <w:color w:val="000000"/>
                  <w:sz w:val="26"/>
                  <w:szCs w:val="26"/>
                  <w:lang w:val="en-US"/>
                </w:rPr>
                <w:t>Mạng</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từ</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xa</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hoặc</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Truyền</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thông</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nối</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tiếp</w:t>
              </w:r>
              <w:proofErr w:type="spellEnd"/>
            </w:ins>
          </w:p>
        </w:tc>
      </w:tr>
      <w:tr w:rsidR="00DE6BE6" w:rsidRPr="00DE6BE6" w14:paraId="6BF23814" w14:textId="77777777" w:rsidTr="00DE6BE6">
        <w:trPr>
          <w:trHeight w:val="710"/>
          <w:ins w:id="1764" w:author="Vũ Đức Thông (VinSOC-ANBM-ANBMOT)" w:date="2026-04-19T21:50:00Z"/>
          <w:trPrChange w:id="1765" w:author="Vũ Đức Thông (VinSOC-ANBM-ANBMOT)" w:date="2026-04-19T21:50:00Z">
            <w:trPr>
              <w:trHeight w:val="1995"/>
            </w:trPr>
          </w:trPrChange>
        </w:trPr>
        <w:tc>
          <w:tcPr>
            <w:tcW w:w="2192" w:type="dxa"/>
            <w:noWrap/>
            <w:hideMark/>
            <w:tcPrChange w:id="1766" w:author="Vũ Đức Thông (VinSOC-ANBM-ANBMOT)" w:date="2026-04-19T21:50:00Z">
              <w:tcPr>
                <w:tcW w:w="2192" w:type="dxa"/>
                <w:tcBorders>
                  <w:top w:val="nil"/>
                  <w:left w:val="nil"/>
                  <w:bottom w:val="nil"/>
                  <w:right w:val="nil"/>
                </w:tcBorders>
                <w:shd w:val="clear" w:color="auto" w:fill="auto"/>
                <w:noWrap/>
                <w:vAlign w:val="center"/>
                <w:hideMark/>
              </w:tcPr>
            </w:tcPrChange>
          </w:tcPr>
          <w:p w14:paraId="46141F02" w14:textId="77777777" w:rsidR="00DE6BE6" w:rsidRPr="00DE6BE6" w:rsidRDefault="00DE6BE6" w:rsidP="00DE6BE6">
            <w:pPr>
              <w:spacing w:after="0" w:line="240" w:lineRule="auto"/>
              <w:rPr>
                <w:ins w:id="1767" w:author="Vũ Đức Thông (VinSOC-ANBM-ANBMOT)" w:date="2026-04-19T21:50:00Z"/>
                <w:rFonts w:eastAsia="Times New Roman" w:cs="Times New Roman"/>
                <w:color w:val="000000"/>
                <w:sz w:val="26"/>
                <w:szCs w:val="26"/>
                <w:lang w:val="en-US"/>
              </w:rPr>
            </w:pPr>
            <w:proofErr w:type="spellStart"/>
            <w:ins w:id="1768" w:author="Vũ Đức Thông (VinSOC-ANBM-ANBMOT)" w:date="2026-04-19T21:50:00Z">
              <w:r w:rsidRPr="00DE6BE6">
                <w:rPr>
                  <w:rFonts w:eastAsia="Times New Roman" w:cs="Times New Roman"/>
                  <w:color w:val="000000"/>
                  <w:sz w:val="26"/>
                  <w:szCs w:val="26"/>
                </w:rPr>
                <w:t>Vị</w:t>
              </w:r>
              <w:proofErr w:type="spellEnd"/>
              <w:r w:rsidRPr="00DE6BE6">
                <w:rPr>
                  <w:rFonts w:eastAsia="Times New Roman" w:cs="Times New Roman"/>
                  <w:color w:val="000000"/>
                  <w:sz w:val="26"/>
                  <w:szCs w:val="26"/>
                </w:rPr>
                <w:t xml:space="preserve"> </w:t>
              </w:r>
              <w:proofErr w:type="spellStart"/>
              <w:r w:rsidRPr="00DE6BE6">
                <w:rPr>
                  <w:rFonts w:eastAsia="Times New Roman" w:cs="Times New Roman"/>
                  <w:color w:val="000000"/>
                  <w:sz w:val="26"/>
                  <w:szCs w:val="26"/>
                </w:rPr>
                <w:t>trí</w:t>
              </w:r>
              <w:proofErr w:type="spellEnd"/>
            </w:ins>
          </w:p>
        </w:tc>
        <w:tc>
          <w:tcPr>
            <w:tcW w:w="3515" w:type="dxa"/>
            <w:noWrap/>
            <w:hideMark/>
            <w:tcPrChange w:id="1769" w:author="Vũ Đức Thông (VinSOC-ANBM-ANBMOT)" w:date="2026-04-19T21:50:00Z">
              <w:tcPr>
                <w:tcW w:w="3515" w:type="dxa"/>
                <w:tcBorders>
                  <w:top w:val="nil"/>
                  <w:left w:val="nil"/>
                  <w:bottom w:val="nil"/>
                  <w:right w:val="nil"/>
                </w:tcBorders>
                <w:shd w:val="clear" w:color="auto" w:fill="auto"/>
                <w:noWrap/>
                <w:vAlign w:val="center"/>
                <w:hideMark/>
              </w:tcPr>
            </w:tcPrChange>
          </w:tcPr>
          <w:p w14:paraId="0CF665E6" w14:textId="77777777" w:rsidR="00DE6BE6" w:rsidRPr="00DE6BE6" w:rsidRDefault="00DE6BE6" w:rsidP="00DE6BE6">
            <w:pPr>
              <w:spacing w:after="0" w:line="240" w:lineRule="auto"/>
              <w:rPr>
                <w:ins w:id="1770" w:author="Vũ Đức Thông (VinSOC-ANBM-ANBMOT)" w:date="2026-04-19T21:50:00Z"/>
                <w:rFonts w:eastAsia="Times New Roman" w:cs="Times New Roman"/>
                <w:color w:val="000000"/>
                <w:sz w:val="26"/>
                <w:szCs w:val="26"/>
                <w:lang w:val="en-US"/>
              </w:rPr>
            </w:pPr>
            <w:proofErr w:type="spellStart"/>
            <w:ins w:id="1771" w:author="Vũ Đức Thông (VinSOC-ANBM-ANBMOT)" w:date="2026-04-19T21:50:00Z">
              <w:r w:rsidRPr="00DE6BE6">
                <w:rPr>
                  <w:rFonts w:eastAsia="Times New Roman" w:cs="Times New Roman"/>
                  <w:color w:val="000000"/>
                  <w:sz w:val="26"/>
                  <w:szCs w:val="26"/>
                  <w:lang w:val="en-US"/>
                </w:rPr>
                <w:t>Thường</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tập</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trung</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tại</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một</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cơ</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sở</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sản</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xuất</w:t>
              </w:r>
              <w:proofErr w:type="spellEnd"/>
            </w:ins>
          </w:p>
        </w:tc>
        <w:tc>
          <w:tcPr>
            <w:tcW w:w="3653" w:type="dxa"/>
            <w:noWrap/>
            <w:hideMark/>
            <w:tcPrChange w:id="1772" w:author="Vũ Đức Thông (VinSOC-ANBM-ANBMOT)" w:date="2026-04-19T21:50:00Z">
              <w:tcPr>
                <w:tcW w:w="3653" w:type="dxa"/>
                <w:tcBorders>
                  <w:top w:val="nil"/>
                  <w:left w:val="nil"/>
                  <w:bottom w:val="nil"/>
                  <w:right w:val="nil"/>
                </w:tcBorders>
                <w:shd w:val="clear" w:color="auto" w:fill="auto"/>
                <w:noWrap/>
                <w:vAlign w:val="center"/>
                <w:hideMark/>
              </w:tcPr>
            </w:tcPrChange>
          </w:tcPr>
          <w:p w14:paraId="63AFD7AF" w14:textId="77777777" w:rsidR="00DE6BE6" w:rsidRPr="00DE6BE6" w:rsidRDefault="00DE6BE6" w:rsidP="00DE6BE6">
            <w:pPr>
              <w:spacing w:after="0" w:line="240" w:lineRule="auto"/>
              <w:rPr>
                <w:ins w:id="1773" w:author="Vũ Đức Thông (VinSOC-ANBM-ANBMOT)" w:date="2026-04-19T21:50:00Z"/>
                <w:rFonts w:eastAsia="Times New Roman" w:cs="Times New Roman"/>
                <w:color w:val="000000"/>
                <w:sz w:val="26"/>
                <w:szCs w:val="26"/>
                <w:lang w:val="en-US"/>
              </w:rPr>
            </w:pPr>
            <w:proofErr w:type="spellStart"/>
            <w:ins w:id="1774" w:author="Vũ Đức Thông (VinSOC-ANBM-ANBMOT)" w:date="2026-04-19T21:50:00Z">
              <w:r w:rsidRPr="00DE6BE6">
                <w:rPr>
                  <w:rFonts w:eastAsia="Times New Roman" w:cs="Times New Roman"/>
                  <w:color w:val="000000"/>
                  <w:sz w:val="26"/>
                  <w:szCs w:val="26"/>
                  <w:lang w:val="en-US"/>
                </w:rPr>
                <w:t>Trải</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rộng</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trên</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phạm</w:t>
              </w:r>
              <w:proofErr w:type="spellEnd"/>
              <w:r w:rsidRPr="00DE6BE6">
                <w:rPr>
                  <w:rFonts w:eastAsia="Times New Roman" w:cs="Times New Roman"/>
                  <w:color w:val="000000"/>
                  <w:sz w:val="26"/>
                  <w:szCs w:val="26"/>
                  <w:lang w:val="en-US"/>
                </w:rPr>
                <w:t xml:space="preserve"> vi </w:t>
              </w:r>
              <w:proofErr w:type="spellStart"/>
              <w:r w:rsidRPr="00DE6BE6">
                <w:rPr>
                  <w:rFonts w:eastAsia="Times New Roman" w:cs="Times New Roman"/>
                  <w:color w:val="000000"/>
                  <w:sz w:val="26"/>
                  <w:szCs w:val="26"/>
                  <w:lang w:val="en-US"/>
                </w:rPr>
                <w:t>địa</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lý</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lớn</w:t>
              </w:r>
              <w:proofErr w:type="spellEnd"/>
            </w:ins>
          </w:p>
        </w:tc>
      </w:tr>
      <w:tr w:rsidR="00DE6BE6" w:rsidRPr="00DE6BE6" w14:paraId="694BC9BA" w14:textId="77777777" w:rsidTr="00DE6BE6">
        <w:trPr>
          <w:trHeight w:val="620"/>
          <w:ins w:id="1775" w:author="Vũ Đức Thông (VinSOC-ANBM-ANBMOT)" w:date="2026-04-19T21:50:00Z"/>
          <w:trPrChange w:id="1776" w:author="Vũ Đức Thông (VinSOC-ANBM-ANBMOT)" w:date="2026-04-19T21:50:00Z">
            <w:trPr>
              <w:trHeight w:val="2325"/>
            </w:trPr>
          </w:trPrChange>
        </w:trPr>
        <w:tc>
          <w:tcPr>
            <w:tcW w:w="2192" w:type="dxa"/>
            <w:noWrap/>
            <w:hideMark/>
            <w:tcPrChange w:id="1777" w:author="Vũ Đức Thông (VinSOC-ANBM-ANBMOT)" w:date="2026-04-19T21:50:00Z">
              <w:tcPr>
                <w:tcW w:w="2192" w:type="dxa"/>
                <w:tcBorders>
                  <w:top w:val="nil"/>
                  <w:left w:val="nil"/>
                  <w:bottom w:val="nil"/>
                  <w:right w:val="nil"/>
                </w:tcBorders>
                <w:shd w:val="clear" w:color="auto" w:fill="auto"/>
                <w:noWrap/>
                <w:vAlign w:val="center"/>
                <w:hideMark/>
              </w:tcPr>
            </w:tcPrChange>
          </w:tcPr>
          <w:p w14:paraId="465E397F" w14:textId="77777777" w:rsidR="00DE6BE6" w:rsidRPr="00DE6BE6" w:rsidRDefault="00DE6BE6" w:rsidP="00DE6BE6">
            <w:pPr>
              <w:spacing w:after="0" w:line="240" w:lineRule="auto"/>
              <w:rPr>
                <w:ins w:id="1778" w:author="Vũ Đức Thông (VinSOC-ANBM-ANBMOT)" w:date="2026-04-19T21:50:00Z"/>
                <w:rFonts w:eastAsia="Times New Roman" w:cs="Times New Roman"/>
                <w:color w:val="000000"/>
                <w:sz w:val="26"/>
                <w:szCs w:val="26"/>
                <w:lang w:val="en-US"/>
              </w:rPr>
            </w:pPr>
            <w:proofErr w:type="spellStart"/>
            <w:ins w:id="1779" w:author="Vũ Đức Thông (VinSOC-ANBM-ANBMOT)" w:date="2026-04-19T21:50:00Z">
              <w:r w:rsidRPr="00DE6BE6">
                <w:rPr>
                  <w:rFonts w:eastAsia="Times New Roman" w:cs="Times New Roman"/>
                  <w:color w:val="000000"/>
                  <w:sz w:val="26"/>
                  <w:szCs w:val="26"/>
                </w:rPr>
                <w:t>Loại</w:t>
              </w:r>
              <w:proofErr w:type="spellEnd"/>
              <w:r w:rsidRPr="00DE6BE6">
                <w:rPr>
                  <w:rFonts w:eastAsia="Times New Roman" w:cs="Times New Roman"/>
                  <w:color w:val="000000"/>
                  <w:sz w:val="26"/>
                  <w:szCs w:val="26"/>
                </w:rPr>
                <w:t xml:space="preserve"> </w:t>
              </w:r>
              <w:proofErr w:type="spellStart"/>
              <w:r w:rsidRPr="00DE6BE6">
                <w:rPr>
                  <w:rFonts w:eastAsia="Times New Roman" w:cs="Times New Roman"/>
                  <w:color w:val="000000"/>
                  <w:sz w:val="26"/>
                  <w:szCs w:val="26"/>
                </w:rPr>
                <w:t>hình</w:t>
              </w:r>
              <w:proofErr w:type="spellEnd"/>
              <w:r w:rsidRPr="00DE6BE6">
                <w:rPr>
                  <w:rFonts w:eastAsia="Times New Roman" w:cs="Times New Roman"/>
                  <w:color w:val="000000"/>
                  <w:sz w:val="26"/>
                  <w:szCs w:val="26"/>
                </w:rPr>
                <w:t xml:space="preserve"> </w:t>
              </w:r>
              <w:proofErr w:type="spellStart"/>
              <w:r w:rsidRPr="00DE6BE6">
                <w:rPr>
                  <w:rFonts w:eastAsia="Times New Roman" w:cs="Times New Roman"/>
                  <w:color w:val="000000"/>
                  <w:sz w:val="26"/>
                  <w:szCs w:val="26"/>
                </w:rPr>
                <w:t>sản</w:t>
              </w:r>
              <w:proofErr w:type="spellEnd"/>
              <w:r w:rsidRPr="00DE6BE6">
                <w:rPr>
                  <w:rFonts w:eastAsia="Times New Roman" w:cs="Times New Roman"/>
                  <w:color w:val="000000"/>
                  <w:sz w:val="26"/>
                  <w:szCs w:val="26"/>
                </w:rPr>
                <w:t xml:space="preserve"> </w:t>
              </w:r>
              <w:proofErr w:type="spellStart"/>
              <w:r w:rsidRPr="00DE6BE6">
                <w:rPr>
                  <w:rFonts w:eastAsia="Times New Roman" w:cs="Times New Roman"/>
                  <w:color w:val="000000"/>
                  <w:sz w:val="26"/>
                  <w:szCs w:val="26"/>
                </w:rPr>
                <w:t>xuất</w:t>
              </w:r>
              <w:proofErr w:type="spellEnd"/>
            </w:ins>
          </w:p>
        </w:tc>
        <w:tc>
          <w:tcPr>
            <w:tcW w:w="3515" w:type="dxa"/>
            <w:noWrap/>
            <w:hideMark/>
            <w:tcPrChange w:id="1780" w:author="Vũ Đức Thông (VinSOC-ANBM-ANBMOT)" w:date="2026-04-19T21:50:00Z">
              <w:tcPr>
                <w:tcW w:w="3515" w:type="dxa"/>
                <w:tcBorders>
                  <w:top w:val="nil"/>
                  <w:left w:val="nil"/>
                  <w:bottom w:val="nil"/>
                  <w:right w:val="nil"/>
                </w:tcBorders>
                <w:shd w:val="clear" w:color="auto" w:fill="auto"/>
                <w:noWrap/>
                <w:vAlign w:val="center"/>
                <w:hideMark/>
              </w:tcPr>
            </w:tcPrChange>
          </w:tcPr>
          <w:p w14:paraId="27D09C13" w14:textId="77777777" w:rsidR="00DE6BE6" w:rsidRPr="00DE6BE6" w:rsidRDefault="00DE6BE6" w:rsidP="00DE6BE6">
            <w:pPr>
              <w:spacing w:after="0" w:line="240" w:lineRule="auto"/>
              <w:rPr>
                <w:ins w:id="1781" w:author="Vũ Đức Thông (VinSOC-ANBM-ANBMOT)" w:date="2026-04-19T21:50:00Z"/>
                <w:rFonts w:eastAsia="Times New Roman" w:cs="Times New Roman"/>
                <w:color w:val="000000"/>
                <w:sz w:val="26"/>
                <w:szCs w:val="26"/>
                <w:lang w:val="en-US"/>
              </w:rPr>
            </w:pPr>
            <w:proofErr w:type="spellStart"/>
            <w:ins w:id="1782" w:author="Vũ Đức Thông (VinSOC-ANBM-ANBMOT)" w:date="2026-04-19T21:50:00Z">
              <w:r w:rsidRPr="00DE6BE6">
                <w:rPr>
                  <w:rFonts w:eastAsia="Times New Roman" w:cs="Times New Roman"/>
                  <w:color w:val="000000"/>
                  <w:sz w:val="26"/>
                  <w:szCs w:val="26"/>
                  <w:lang w:val="en-US"/>
                </w:rPr>
                <w:t>Liên</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tục</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theo</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mẻ</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rời</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rạc</w:t>
              </w:r>
              <w:proofErr w:type="spellEnd"/>
            </w:ins>
          </w:p>
        </w:tc>
        <w:tc>
          <w:tcPr>
            <w:tcW w:w="3653" w:type="dxa"/>
            <w:noWrap/>
            <w:hideMark/>
            <w:tcPrChange w:id="1783" w:author="Vũ Đức Thông (VinSOC-ANBM-ANBMOT)" w:date="2026-04-19T21:50:00Z">
              <w:tcPr>
                <w:tcW w:w="3653" w:type="dxa"/>
                <w:tcBorders>
                  <w:top w:val="nil"/>
                  <w:left w:val="nil"/>
                  <w:bottom w:val="nil"/>
                  <w:right w:val="nil"/>
                </w:tcBorders>
                <w:shd w:val="clear" w:color="auto" w:fill="auto"/>
                <w:noWrap/>
                <w:vAlign w:val="center"/>
                <w:hideMark/>
              </w:tcPr>
            </w:tcPrChange>
          </w:tcPr>
          <w:p w14:paraId="09003DB4" w14:textId="77777777" w:rsidR="00DE6BE6" w:rsidRPr="00DE6BE6" w:rsidRDefault="00DE6BE6" w:rsidP="00DE6BE6">
            <w:pPr>
              <w:spacing w:after="0" w:line="240" w:lineRule="auto"/>
              <w:rPr>
                <w:ins w:id="1784" w:author="Vũ Đức Thông (VinSOC-ANBM-ANBMOT)" w:date="2026-04-19T21:50:00Z"/>
                <w:rFonts w:eastAsia="Times New Roman" w:cs="Times New Roman"/>
                <w:color w:val="000000"/>
                <w:sz w:val="26"/>
                <w:szCs w:val="26"/>
                <w:lang w:val="en-US"/>
              </w:rPr>
            </w:pPr>
            <w:proofErr w:type="spellStart"/>
            <w:ins w:id="1785" w:author="Vũ Đức Thông (VinSOC-ANBM-ANBMOT)" w:date="2026-04-19T21:50:00Z">
              <w:r w:rsidRPr="00DE6BE6">
                <w:rPr>
                  <w:rFonts w:eastAsia="Times New Roman" w:cs="Times New Roman"/>
                  <w:color w:val="000000"/>
                  <w:sz w:val="26"/>
                  <w:szCs w:val="26"/>
                  <w:lang w:val="en-US"/>
                </w:rPr>
                <w:t>Truyền</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tải</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và</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phân</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phối</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điện</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nước</w:t>
              </w:r>
              <w:proofErr w:type="spellEnd"/>
              <w:r w:rsidRPr="00DE6BE6">
                <w:rPr>
                  <w:rFonts w:eastAsia="Times New Roman" w:cs="Times New Roman"/>
                  <w:color w:val="000000"/>
                  <w:sz w:val="26"/>
                  <w:szCs w:val="26"/>
                  <w:lang w:val="en-US"/>
                </w:rPr>
                <w:t xml:space="preserve">, </w:t>
              </w:r>
              <w:proofErr w:type="spellStart"/>
              <w:r w:rsidRPr="00DE6BE6">
                <w:rPr>
                  <w:rFonts w:eastAsia="Times New Roman" w:cs="Times New Roman"/>
                  <w:color w:val="000000"/>
                  <w:sz w:val="26"/>
                  <w:szCs w:val="26"/>
                  <w:lang w:val="en-US"/>
                </w:rPr>
                <w:t>dầu</w:t>
              </w:r>
              <w:proofErr w:type="spellEnd"/>
              <w:r w:rsidRPr="00DE6BE6">
                <w:rPr>
                  <w:rFonts w:eastAsia="Times New Roman" w:cs="Times New Roman"/>
                  <w:color w:val="000000"/>
                  <w:sz w:val="26"/>
                  <w:szCs w:val="26"/>
                  <w:lang w:val="en-US"/>
                </w:rPr>
                <w:t>)</w:t>
              </w:r>
            </w:ins>
          </w:p>
        </w:tc>
      </w:tr>
    </w:tbl>
    <w:p w14:paraId="52C75BDC" w14:textId="77777777" w:rsidR="00DE6BE6" w:rsidRDefault="00DE6BE6" w:rsidP="00DE6BE6">
      <w:pPr>
        <w:pStyle w:val="CTDT-Text"/>
        <w:rPr>
          <w:ins w:id="1786" w:author="Vũ Đức Thông (VinSOC-ANBM-ANBMOT)" w:date="2026-04-19T21:48:00Z"/>
        </w:rPr>
      </w:pPr>
    </w:p>
    <w:p w14:paraId="1BF9D054" w14:textId="77777777" w:rsidR="00DE6BE6" w:rsidRPr="00DE6BE6" w:rsidRDefault="00DE6BE6">
      <w:pPr>
        <w:pStyle w:val="CTDT-Text"/>
        <w:rPr>
          <w:ins w:id="1787" w:author="Vũ Đức Thông (VinSOC-ANBM-ANBMOT)" w:date="2026-04-19T21:37:00Z"/>
        </w:rPr>
      </w:pPr>
    </w:p>
    <w:p w14:paraId="639763EE" w14:textId="19353B18" w:rsidR="00A35DBC" w:rsidRDefault="00DE6BE6" w:rsidP="00DE6BE6">
      <w:pPr>
        <w:pStyle w:val="CTDT-Bang"/>
        <w:rPr>
          <w:ins w:id="1788" w:author="Vũ Đức Thông (VinSOC-ANBM-ANBMOT)" w:date="2026-04-19T21:51:00Z"/>
        </w:rPr>
      </w:pPr>
      <w:bookmarkStart w:id="1789" w:name="_Toc227579083"/>
      <w:ins w:id="1790" w:author="Vũ Đức Thông (VinSOC-ANBM-ANBMOT)" w:date="2026-04-19T21:50:00Z">
        <w:r>
          <w:t>S</w:t>
        </w:r>
      </w:ins>
      <w:ins w:id="1791" w:author="Vũ Đức Thông (VinSOC-ANBM-ANBMOT)" w:date="2026-04-19T21:51:00Z">
        <w:r>
          <w:t xml:space="preserve">o </w:t>
        </w:r>
        <w:proofErr w:type="spellStart"/>
        <w:r>
          <w:t>sánh</w:t>
        </w:r>
        <w:proofErr w:type="spellEnd"/>
        <w:r>
          <w:t xml:space="preserve"> PCS </w:t>
        </w:r>
        <w:proofErr w:type="spellStart"/>
        <w:r>
          <w:t>với</w:t>
        </w:r>
        <w:proofErr w:type="spellEnd"/>
        <w:r>
          <w:t xml:space="preserve"> SCADA</w:t>
        </w:r>
        <w:bookmarkEnd w:id="1789"/>
      </w:ins>
    </w:p>
    <w:p w14:paraId="2A28C011" w14:textId="166DB05B" w:rsidR="00DE6BE6" w:rsidRDefault="00DE6BE6" w:rsidP="00DE6BE6">
      <w:pPr>
        <w:pStyle w:val="CTDT-H1"/>
        <w:rPr>
          <w:ins w:id="1792" w:author="Vũ Đức Thông (VinSOC-ANBM-ANBMOT)" w:date="2026-04-19T21:52:00Z"/>
        </w:rPr>
      </w:pPr>
      <w:bookmarkStart w:id="1793" w:name="_Toc227579015"/>
      <w:ins w:id="1794" w:author="Vũ Đức Thông (VinSOC-ANBM-ANBMOT)" w:date="2026-04-19T21:52:00Z">
        <w:r>
          <w:t>OBJECT 3</w:t>
        </w:r>
        <w:bookmarkEnd w:id="1793"/>
      </w:ins>
    </w:p>
    <w:p w14:paraId="09135E37" w14:textId="1F8DF21C" w:rsidR="00DE6BE6" w:rsidRDefault="00DE6BE6" w:rsidP="00DE6BE6">
      <w:pPr>
        <w:pStyle w:val="CTDT-H2"/>
        <w:rPr>
          <w:ins w:id="1795" w:author="Vũ Đức Thông (VinSOC-ANBM-ANBMOT)" w:date="2026-04-19T21:53:00Z"/>
        </w:rPr>
      </w:pPr>
      <w:bookmarkStart w:id="1796" w:name="_Toc227579016"/>
      <w:proofErr w:type="spellStart"/>
      <w:ins w:id="1797" w:author="Vũ Đức Thông (VinSOC-ANBM-ANBMOT)" w:date="2026-04-19T21:52:00Z">
        <w:r>
          <w:t>Tranh</w:t>
        </w:r>
        <w:proofErr w:type="spellEnd"/>
        <w:r>
          <w:t xml:space="preserve"> </w:t>
        </w:r>
        <w:proofErr w:type="spellStart"/>
        <w:r>
          <w:t>luận</w:t>
        </w:r>
        <w:proofErr w:type="spellEnd"/>
        <w:r>
          <w:t xml:space="preserve"> </w:t>
        </w:r>
      </w:ins>
      <w:proofErr w:type="spellStart"/>
      <w:ins w:id="1798" w:author="Vũ Đức Thông (VinSOC-ANBM-ANBMOT)" w:date="2026-04-19T21:53:00Z">
        <w:r>
          <w:t>về</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ICS</w:t>
        </w:r>
        <w:bookmarkEnd w:id="1796"/>
      </w:ins>
    </w:p>
    <w:p w14:paraId="238DD6C5" w14:textId="1374F8B2" w:rsidR="00DE6BE6" w:rsidRDefault="00DE6BE6" w:rsidP="00DE6BE6">
      <w:pPr>
        <w:pStyle w:val="CTDT-Text"/>
        <w:rPr>
          <w:ins w:id="1799" w:author="Vũ Đức Thông (VinSOC-ANBM-ANBMOT)" w:date="2026-04-19T21:53:00Z"/>
        </w:rPr>
      </w:pPr>
    </w:p>
    <w:p w14:paraId="09756FD4" w14:textId="7B89245C" w:rsidR="00DE6BE6" w:rsidRDefault="00DE6BE6" w:rsidP="00DE6BE6">
      <w:pPr>
        <w:pStyle w:val="CTDT-H3"/>
        <w:rPr>
          <w:ins w:id="1800" w:author="Vũ Đức Thông (VinSOC-ANBM-ANBMOT)" w:date="2026-04-19T21:53:00Z"/>
        </w:rPr>
      </w:pPr>
      <w:bookmarkStart w:id="1801" w:name="_Toc227579017"/>
      <w:proofErr w:type="spellStart"/>
      <w:ins w:id="1802" w:author="Vũ Đức Thông (VinSOC-ANBM-ANBMOT)" w:date="2026-04-19T21:53:00Z">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bookmarkEnd w:id="1801"/>
        <w:proofErr w:type="spellEnd"/>
      </w:ins>
    </w:p>
    <w:p w14:paraId="5744D8D4" w14:textId="073F1D27" w:rsidR="00DE6BE6" w:rsidRDefault="00DE6BE6" w:rsidP="00DE6BE6">
      <w:pPr>
        <w:pStyle w:val="CTDT-Text"/>
        <w:rPr>
          <w:ins w:id="1803" w:author="Vũ Đức Thông (VinSOC-ANBM-ANBMOT)" w:date="2026-04-19T21:54:00Z"/>
        </w:rPr>
      </w:pPr>
    </w:p>
    <w:p w14:paraId="1B4E165F" w14:textId="7C7D0314" w:rsidR="00DE6BE6" w:rsidRDefault="00DE6BE6" w:rsidP="00DE6BE6">
      <w:pPr>
        <w:pStyle w:val="CTDT-Text"/>
        <w:rPr>
          <w:ins w:id="1804" w:author="Vũ Đức Thông (VinSOC-ANBM-ANBMOT)" w:date="2026-04-19T21:54:00Z"/>
        </w:rPr>
      </w:pPr>
      <w:ins w:id="1805" w:author="Vũ Đức Thông (VinSOC-ANBM-ANBMOT)" w:date="2026-04-19T21:54:00Z">
        <w:r w:rsidRPr="00DE6BE6">
          <w:rPr>
            <w:noProof/>
          </w:rPr>
          <w:lastRenderedPageBreak/>
          <w:drawing>
            <wp:inline distT="0" distB="0" distL="0" distR="0" wp14:anchorId="30EBA360" wp14:editId="5AE774E9">
              <wp:extent cx="2953162" cy="22863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53162" cy="2286319"/>
                      </a:xfrm>
                      <a:prstGeom prst="rect">
                        <a:avLst/>
                      </a:prstGeom>
                    </pic:spPr>
                  </pic:pic>
                </a:graphicData>
              </a:graphic>
            </wp:inline>
          </w:drawing>
        </w:r>
      </w:ins>
    </w:p>
    <w:p w14:paraId="62EC20CE" w14:textId="23BDC30E" w:rsidR="00DE6BE6" w:rsidRDefault="00DE6BE6" w:rsidP="00DE6BE6">
      <w:pPr>
        <w:pStyle w:val="CTDT-Hinh"/>
        <w:rPr>
          <w:ins w:id="1806" w:author="Vũ Đức Thông (VinSOC-ANBM-ANBMOT)" w:date="2026-04-19T21:54:00Z"/>
        </w:rPr>
      </w:pPr>
      <w:bookmarkStart w:id="1807" w:name="_Toc227579053"/>
      <w:ins w:id="1808" w:author="Vũ Đức Thông (VinSOC-ANBM-ANBMOT)" w:date="2026-04-19T21:54:00Z">
        <w:r>
          <w:t>Process Data</w:t>
        </w:r>
        <w:bookmarkEnd w:id="1807"/>
      </w:ins>
    </w:p>
    <w:p w14:paraId="1F9D0B53" w14:textId="096C7B40" w:rsidR="00DE6BE6" w:rsidRDefault="00DE6BE6" w:rsidP="00DE6BE6">
      <w:pPr>
        <w:pStyle w:val="CTDT-Text"/>
        <w:rPr>
          <w:ins w:id="1809" w:author="Vũ Đức Thông (VinSOC-ANBM-ANBMOT)" w:date="2026-04-19T21:54:00Z"/>
        </w:rPr>
      </w:pPr>
      <w:proofErr w:type="spellStart"/>
      <w:ins w:id="1810" w:author="Vũ Đức Thông (VinSOC-ANBM-ANBMOT)" w:date="2026-04-19T21:54:00Z">
        <w:r>
          <w:t>Dữ</w:t>
        </w:r>
        <w:proofErr w:type="spellEnd"/>
        <w:r>
          <w:t xml:space="preserve"> </w:t>
        </w:r>
        <w:proofErr w:type="spellStart"/>
        <w:r>
          <w:t>liệu</w:t>
        </w:r>
        <w:proofErr w:type="spellEnd"/>
        <w:r>
          <w:t xml:space="preserve"> </w:t>
        </w:r>
        <w:proofErr w:type="spellStart"/>
        <w:r>
          <w:t>quy</w:t>
        </w:r>
        <w:proofErr w:type="spellEnd"/>
        <w:r>
          <w:t xml:space="preserve"> </w:t>
        </w:r>
        <w:proofErr w:type="spellStart"/>
        <w:r>
          <w:t>trình</w:t>
        </w:r>
        <w:proofErr w:type="spellEnd"/>
        <w:r>
          <w:t xml:space="preserve"> </w:t>
        </w:r>
        <w:proofErr w:type="spellStart"/>
        <w:r>
          <w:t>là</w:t>
        </w:r>
        <w:proofErr w:type="spellEnd"/>
        <w:r>
          <w:t xml:space="preserve"> </w:t>
        </w:r>
        <w:proofErr w:type="spellStart"/>
        <w:r>
          <w:t>các</w:t>
        </w:r>
        <w:proofErr w:type="spellEnd"/>
        <w:r>
          <w:t xml:space="preserve"> con </w:t>
        </w:r>
        <w:proofErr w:type="spellStart"/>
        <w:r>
          <w:t>số</w:t>
        </w:r>
        <w:proofErr w:type="spellEnd"/>
        <w:r>
          <w:t xml:space="preserve"> </w:t>
        </w:r>
        <w:proofErr w:type="spellStart"/>
        <w:r>
          <w:t>đo</w:t>
        </w:r>
        <w:proofErr w:type="spellEnd"/>
        <w:r>
          <w:t xml:space="preserve"> </w:t>
        </w:r>
        <w:proofErr w:type="spellStart"/>
        <w:r>
          <w:t>đạc</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từ</w:t>
        </w:r>
        <w:proofErr w:type="spellEnd"/>
        <w:r>
          <w:t xml:space="preserve"> </w:t>
        </w:r>
        <w:proofErr w:type="spellStart"/>
        <w:r>
          <w:t>máy</w:t>
        </w:r>
        <w:proofErr w:type="spellEnd"/>
        <w:r>
          <w:t xml:space="preserve"> </w:t>
        </w:r>
        <w:proofErr w:type="spellStart"/>
        <w:r>
          <w:t>móc</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áp</w:t>
        </w:r>
        <w:proofErr w:type="spellEnd"/>
        <w:r>
          <w:t xml:space="preserve"> </w:t>
        </w:r>
        <w:proofErr w:type="spellStart"/>
        <w:r>
          <w:t>suất</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khi</w:t>
        </w:r>
        <w:proofErr w:type="spellEnd"/>
        <w:r>
          <w:t xml:space="preserve"> </w:t>
        </w:r>
        <w:proofErr w:type="spellStart"/>
        <w:r>
          <w:t>đang</w:t>
        </w:r>
        <w:proofErr w:type="spellEnd"/>
        <w:r>
          <w:t xml:space="preserve"> </w:t>
        </w:r>
        <w:proofErr w:type="spellStart"/>
        <w:r>
          <w:t>sản</w:t>
        </w:r>
        <w:proofErr w:type="spellEnd"/>
        <w:r>
          <w:t xml:space="preserve"> </w:t>
        </w:r>
        <w:proofErr w:type="spellStart"/>
        <w:r>
          <w:t>xuất</w:t>
        </w:r>
        <w:proofErr w:type="spellEnd"/>
        <w:r>
          <w:t>.</w:t>
        </w:r>
      </w:ins>
    </w:p>
    <w:p w14:paraId="66C84073" w14:textId="2908AE71" w:rsidR="00DE6BE6" w:rsidRDefault="00DE6BE6" w:rsidP="00DE6BE6">
      <w:pPr>
        <w:pStyle w:val="CTDT-Text"/>
        <w:rPr>
          <w:ins w:id="1811" w:author="Vũ Đức Thông (VinSOC-ANBM-ANBMOT)" w:date="2026-04-19T21:54:00Z"/>
        </w:rPr>
      </w:pPr>
      <w:proofErr w:type="spellStart"/>
      <w:ins w:id="1812" w:author="Vũ Đức Thông (VinSOC-ANBM-ANBMOT)" w:date="2026-04-19T21:54:00Z">
        <w:r>
          <w:t>Tại</w:t>
        </w:r>
        <w:proofErr w:type="spellEnd"/>
        <w:r>
          <w:t xml:space="preserve"> </w:t>
        </w:r>
        <w:proofErr w:type="spellStart"/>
        <w:r>
          <w:t>sao</w:t>
        </w:r>
        <w:proofErr w:type="spellEnd"/>
        <w:r>
          <w:t xml:space="preserve"> </w:t>
        </w:r>
        <w:proofErr w:type="spellStart"/>
        <w:proofErr w:type="gramStart"/>
        <w:r>
          <w:t>cần</w:t>
        </w:r>
        <w:proofErr w:type="spellEnd"/>
        <w:r>
          <w:t xml:space="preserve"> </w:t>
        </w:r>
      </w:ins>
      <w:ins w:id="1813" w:author="Vũ Đức Thông (VinSOC-ANBM-ANBMOT)" w:date="2026-04-19T21:55:00Z">
        <w:r>
          <w:t>:</w:t>
        </w:r>
        <w:proofErr w:type="gramEnd"/>
        <w:r>
          <w:t xml:space="preserve"> </w:t>
        </w:r>
      </w:ins>
      <w:proofErr w:type="spellStart"/>
      <w:ins w:id="1814" w:author="Vũ Đức Thông (VinSOC-ANBM-ANBMOT)" w:date="2026-04-19T21:54:00Z">
        <w:r>
          <w:t>Để</w:t>
        </w:r>
        <w:proofErr w:type="spellEnd"/>
        <w:r>
          <w:t xml:space="preserve"> </w:t>
        </w:r>
        <w:proofErr w:type="spellStart"/>
        <w:r>
          <w:t>biết</w:t>
        </w:r>
        <w:proofErr w:type="spellEnd"/>
        <w:r>
          <w:t xml:space="preserve"> </w:t>
        </w:r>
        <w:proofErr w:type="spellStart"/>
        <w:r>
          <w:t>máy</w:t>
        </w:r>
        <w:proofErr w:type="spellEnd"/>
        <w:r>
          <w:t xml:space="preserve"> </w:t>
        </w:r>
        <w:proofErr w:type="spellStart"/>
        <w:r>
          <w:t>móc</w:t>
        </w:r>
        <w:proofErr w:type="spellEnd"/>
        <w:r>
          <w:t xml:space="preserve"> </w:t>
        </w:r>
        <w:proofErr w:type="spellStart"/>
        <w:r>
          <w:t>đang</w:t>
        </w:r>
        <w:proofErr w:type="spellEnd"/>
        <w:r>
          <w:t xml:space="preserve"> </w:t>
        </w:r>
        <w:proofErr w:type="spellStart"/>
        <w:r>
          <w:t>chạy</w:t>
        </w:r>
        <w:proofErr w:type="spellEnd"/>
        <w:r>
          <w:t xml:space="preserve"> </w:t>
        </w:r>
        <w:proofErr w:type="spellStart"/>
        <w:r>
          <w:t>thế</w:t>
        </w:r>
        <w:proofErr w:type="spellEnd"/>
        <w:r>
          <w:t xml:space="preserve"> </w:t>
        </w:r>
        <w:proofErr w:type="spellStart"/>
        <w:r>
          <w:t>nào</w:t>
        </w:r>
        <w:proofErr w:type="spellEnd"/>
        <w:r>
          <w:t xml:space="preserve">, </w:t>
        </w:r>
        <w:proofErr w:type="spellStart"/>
        <w:r>
          <w:t>từ</w:t>
        </w:r>
        <w:proofErr w:type="spellEnd"/>
        <w:r>
          <w:t xml:space="preserve"> </w:t>
        </w:r>
        <w:proofErr w:type="spellStart"/>
        <w:r>
          <w:t>đó</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kịp</w:t>
        </w:r>
        <w:proofErr w:type="spellEnd"/>
        <w:r>
          <w:t xml:space="preserve"> </w:t>
        </w:r>
        <w:proofErr w:type="spellStart"/>
        <w:r>
          <w:t>thời</w:t>
        </w:r>
        <w:proofErr w:type="spellEnd"/>
        <w:r>
          <w:t xml:space="preserve"> </w:t>
        </w:r>
        <w:proofErr w:type="spellStart"/>
        <w:r>
          <w:t>để</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làm</w:t>
        </w:r>
        <w:proofErr w:type="spellEnd"/>
        <w:r>
          <w:t xml:space="preserve"> ra </w:t>
        </w:r>
        <w:proofErr w:type="spellStart"/>
        <w:r>
          <w:t>không</w:t>
        </w:r>
        <w:proofErr w:type="spellEnd"/>
        <w:r>
          <w:t xml:space="preserve"> </w:t>
        </w:r>
        <w:proofErr w:type="spellStart"/>
        <w:r>
          <w:t>bị</w:t>
        </w:r>
        <w:proofErr w:type="spellEnd"/>
        <w:r>
          <w:t xml:space="preserve"> </w:t>
        </w:r>
        <w:proofErr w:type="spellStart"/>
        <w:r>
          <w:t>lỗi</w:t>
        </w:r>
        <w:proofErr w:type="spellEnd"/>
        <w:r>
          <w:t>.</w:t>
        </w:r>
      </w:ins>
    </w:p>
    <w:p w14:paraId="2B5D58B1" w14:textId="77777777" w:rsidR="00DE6BE6" w:rsidRDefault="00DE6BE6" w:rsidP="00DE6BE6">
      <w:pPr>
        <w:pStyle w:val="CTDT-Text"/>
        <w:rPr>
          <w:ins w:id="1815" w:author="Vũ Đức Thông (VinSOC-ANBM-ANBMOT)" w:date="2026-04-19T21:54:00Z"/>
        </w:rPr>
      </w:pPr>
      <w:proofErr w:type="spellStart"/>
      <w:ins w:id="1816" w:author="Vũ Đức Thông (VinSOC-ANBM-ANBMOT)" w:date="2026-04-19T21:54:00Z">
        <w:r>
          <w:t>Lợi</w:t>
        </w:r>
        <w:proofErr w:type="spellEnd"/>
        <w:r>
          <w:t xml:space="preserve"> </w:t>
        </w:r>
        <w:proofErr w:type="spellStart"/>
        <w:r>
          <w:t>ích</w:t>
        </w:r>
        <w:proofErr w:type="spellEnd"/>
        <w:r>
          <w:t xml:space="preserve"> </w:t>
        </w:r>
        <w:proofErr w:type="spellStart"/>
        <w:r>
          <w:t>khác</w:t>
        </w:r>
        <w:proofErr w:type="spellEnd"/>
        <w:r>
          <w:t xml:space="preserve">: </w:t>
        </w:r>
        <w:proofErr w:type="spellStart"/>
        <w:r>
          <w:t>Ngoài</w:t>
        </w:r>
        <w:proofErr w:type="spellEnd"/>
        <w:r>
          <w:t xml:space="preserve"> </w:t>
        </w:r>
        <w:proofErr w:type="spellStart"/>
        <w:r>
          <w:t>việc</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máy</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còn</w:t>
        </w:r>
        <w:proofErr w:type="spellEnd"/>
        <w:r>
          <w:t xml:space="preserve"> </w:t>
        </w:r>
        <w:proofErr w:type="spellStart"/>
        <w:r>
          <w:t>giúp</w:t>
        </w:r>
        <w:proofErr w:type="spellEnd"/>
        <w:r>
          <w:t xml:space="preserve"> </w:t>
        </w:r>
        <w:proofErr w:type="spellStart"/>
        <w:r>
          <w:t>chủ</w:t>
        </w:r>
        <w:proofErr w:type="spellEnd"/>
        <w:r>
          <w:t xml:space="preserve"> </w:t>
        </w:r>
        <w:proofErr w:type="spellStart"/>
        <w:r>
          <w:t>doanh</w:t>
        </w:r>
        <w:proofErr w:type="spellEnd"/>
        <w:r>
          <w:t xml:space="preserve"> </w:t>
        </w:r>
        <w:proofErr w:type="spellStart"/>
        <w:r>
          <w:t>nghiệp</w:t>
        </w:r>
        <w:proofErr w:type="spellEnd"/>
        <w:r>
          <w:t>:</w:t>
        </w:r>
      </w:ins>
    </w:p>
    <w:p w14:paraId="37203AC5" w14:textId="77777777" w:rsidR="00DE6BE6" w:rsidRDefault="00DE6BE6">
      <w:pPr>
        <w:pStyle w:val="CTDT-Text"/>
        <w:ind w:left="454"/>
        <w:rPr>
          <w:ins w:id="1817" w:author="Vũ Đức Thông (VinSOC-ANBM-ANBMOT)" w:date="2026-04-19T21:54:00Z"/>
        </w:rPr>
        <w:pPrChange w:id="1818" w:author="Vũ Đức Thông (VinSOC-ANBM-ANBMOT)" w:date="2026-04-19T21:55:00Z">
          <w:pPr>
            <w:pStyle w:val="CTDT-Text"/>
          </w:pPr>
        </w:pPrChange>
      </w:pPr>
      <w:proofErr w:type="spellStart"/>
      <w:ins w:id="1819" w:author="Vũ Đức Thông (VinSOC-ANBM-ANBMOT)" w:date="2026-04-19T21:54:00Z">
        <w:r>
          <w:t>Báo</w:t>
        </w:r>
        <w:proofErr w:type="spellEnd"/>
        <w:r>
          <w:t xml:space="preserve"> </w:t>
        </w:r>
        <w:proofErr w:type="spellStart"/>
        <w:r>
          <w:t>cáo</w:t>
        </w:r>
        <w:proofErr w:type="spellEnd"/>
        <w:r>
          <w:t xml:space="preserve"> </w:t>
        </w:r>
        <w:proofErr w:type="spellStart"/>
        <w:r>
          <w:t>cho</w:t>
        </w:r>
        <w:proofErr w:type="spellEnd"/>
        <w:r>
          <w:t xml:space="preserve"> </w:t>
        </w:r>
        <w:proofErr w:type="spellStart"/>
        <w:r>
          <w:t>cơ</w:t>
        </w:r>
        <w:proofErr w:type="spellEnd"/>
        <w:r>
          <w:t xml:space="preserve"> </w:t>
        </w:r>
        <w:proofErr w:type="spellStart"/>
        <w:r>
          <w:t>quan</w:t>
        </w:r>
        <w:proofErr w:type="spellEnd"/>
        <w:r>
          <w:t xml:space="preserve"> </w:t>
        </w:r>
        <w:proofErr w:type="spellStart"/>
        <w:r>
          <w:t>nhà</w:t>
        </w:r>
        <w:proofErr w:type="spellEnd"/>
        <w:r>
          <w:t xml:space="preserve"> </w:t>
        </w:r>
        <w:proofErr w:type="spellStart"/>
        <w:r>
          <w:t>nước</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luật</w:t>
        </w:r>
        <w:proofErr w:type="spellEnd"/>
        <w:r>
          <w:t>).</w:t>
        </w:r>
      </w:ins>
    </w:p>
    <w:p w14:paraId="6A7B6172" w14:textId="77777777" w:rsidR="00DE6BE6" w:rsidRDefault="00DE6BE6">
      <w:pPr>
        <w:pStyle w:val="CTDT-Text"/>
        <w:ind w:left="454"/>
        <w:rPr>
          <w:ins w:id="1820" w:author="Vũ Đức Thông (VinSOC-ANBM-ANBMOT)" w:date="2026-04-19T21:54:00Z"/>
        </w:rPr>
        <w:pPrChange w:id="1821" w:author="Vũ Đức Thông (VinSOC-ANBM-ANBMOT)" w:date="2026-04-19T21:55:00Z">
          <w:pPr>
            <w:pStyle w:val="CTDT-Text"/>
          </w:pPr>
        </w:pPrChange>
      </w:pPr>
      <w:proofErr w:type="spellStart"/>
      <w:ins w:id="1822" w:author="Vũ Đức Thông (VinSOC-ANBM-ANBMOT)" w:date="2026-04-19T21:54:00Z">
        <w:r>
          <w:t>Tính</w:t>
        </w:r>
        <w:proofErr w:type="spellEnd"/>
        <w:r>
          <w:t xml:space="preserve"> </w:t>
        </w:r>
        <w:proofErr w:type="spellStart"/>
        <w:r>
          <w:t>toán</w:t>
        </w:r>
        <w:proofErr w:type="spellEnd"/>
        <w:r>
          <w:t xml:space="preserve"> </w:t>
        </w:r>
        <w:proofErr w:type="spellStart"/>
        <w:r>
          <w:t>tiền</w:t>
        </w:r>
        <w:proofErr w:type="spellEnd"/>
        <w:r>
          <w:t xml:space="preserve"> </w:t>
        </w:r>
        <w:proofErr w:type="spellStart"/>
        <w:r>
          <w:t>điện</w:t>
        </w:r>
        <w:proofErr w:type="spellEnd"/>
        <w:r>
          <w:t xml:space="preserve">, </w:t>
        </w:r>
        <w:proofErr w:type="spellStart"/>
        <w:r>
          <w:t>tiền</w:t>
        </w:r>
        <w:proofErr w:type="spellEnd"/>
        <w:r>
          <w:t xml:space="preserve"> </w:t>
        </w:r>
        <w:proofErr w:type="spellStart"/>
        <w:r>
          <w:t>nước</w:t>
        </w:r>
        <w:proofErr w:type="spellEnd"/>
        <w:r>
          <w:t xml:space="preserve"> (</w:t>
        </w:r>
        <w:proofErr w:type="spellStart"/>
        <w:r>
          <w:t>tiết</w:t>
        </w:r>
        <w:proofErr w:type="spellEnd"/>
        <w:r>
          <w:t xml:space="preserve"> </w:t>
        </w:r>
        <w:proofErr w:type="spellStart"/>
        <w:r>
          <w:t>kiệm</w:t>
        </w:r>
        <w:proofErr w:type="spellEnd"/>
        <w:r>
          <w:t xml:space="preserve"> chi </w:t>
        </w:r>
        <w:proofErr w:type="spellStart"/>
        <w:r>
          <w:t>phí</w:t>
        </w:r>
        <w:proofErr w:type="spellEnd"/>
        <w:r>
          <w:t>).</w:t>
        </w:r>
      </w:ins>
    </w:p>
    <w:p w14:paraId="1A563001" w14:textId="77777777" w:rsidR="00DE6BE6" w:rsidRDefault="00DE6BE6">
      <w:pPr>
        <w:pStyle w:val="CTDT-Text"/>
        <w:ind w:left="454"/>
        <w:rPr>
          <w:ins w:id="1823" w:author="Vũ Đức Thông (VinSOC-ANBM-ANBMOT)" w:date="2026-04-19T21:54:00Z"/>
        </w:rPr>
        <w:pPrChange w:id="1824" w:author="Vũ Đức Thông (VinSOC-ANBM-ANBMOT)" w:date="2026-04-19T21:55:00Z">
          <w:pPr>
            <w:pStyle w:val="CTDT-Text"/>
          </w:pPr>
        </w:pPrChange>
      </w:pPr>
      <w:proofErr w:type="spellStart"/>
      <w:ins w:id="1825" w:author="Vũ Đức Thông (VinSOC-ANBM-ANBMOT)" w:date="2026-04-19T21:54:00Z">
        <w:r>
          <w:t>Biết</w:t>
        </w:r>
        <w:proofErr w:type="spellEnd"/>
        <w:r>
          <w:t xml:space="preserve"> </w:t>
        </w:r>
        <w:proofErr w:type="spellStart"/>
        <w:r>
          <w:t>khi</w:t>
        </w:r>
        <w:proofErr w:type="spellEnd"/>
        <w:r>
          <w:t xml:space="preserve"> </w:t>
        </w:r>
        <w:proofErr w:type="spellStart"/>
        <w:r>
          <w:t>nào</w:t>
        </w:r>
        <w:proofErr w:type="spellEnd"/>
        <w:r>
          <w:t xml:space="preserve"> </w:t>
        </w:r>
        <w:proofErr w:type="spellStart"/>
        <w:r>
          <w:t>cần</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hoặc</w:t>
        </w:r>
        <w:proofErr w:type="spellEnd"/>
        <w:r>
          <w:t xml:space="preserve"> </w:t>
        </w:r>
        <w:proofErr w:type="spellStart"/>
        <w:r>
          <w:t>mua</w:t>
        </w:r>
        <w:proofErr w:type="spellEnd"/>
        <w:r>
          <w:t xml:space="preserve"> </w:t>
        </w:r>
        <w:proofErr w:type="spellStart"/>
        <w:r>
          <w:t>máy</w:t>
        </w:r>
        <w:proofErr w:type="spellEnd"/>
        <w:r>
          <w:t xml:space="preserve"> </w:t>
        </w:r>
        <w:proofErr w:type="spellStart"/>
        <w:r>
          <w:t>mới</w:t>
        </w:r>
        <w:proofErr w:type="spellEnd"/>
        <w:r>
          <w:t>.</w:t>
        </w:r>
      </w:ins>
    </w:p>
    <w:p w14:paraId="777C44D1" w14:textId="77777777" w:rsidR="00DE6BE6" w:rsidRDefault="00DE6BE6">
      <w:pPr>
        <w:pStyle w:val="CTDT-Text"/>
        <w:ind w:left="454"/>
        <w:rPr>
          <w:ins w:id="1826" w:author="Vũ Đức Thông (VinSOC-ANBM-ANBMOT)" w:date="2026-04-19T21:54:00Z"/>
        </w:rPr>
        <w:pPrChange w:id="1827" w:author="Vũ Đức Thông (VinSOC-ANBM-ANBMOT)" w:date="2026-04-19T21:55:00Z">
          <w:pPr>
            <w:pStyle w:val="CTDT-Text"/>
          </w:pPr>
        </w:pPrChange>
      </w:pPr>
      <w:proofErr w:type="spellStart"/>
      <w:ins w:id="1828" w:author="Vũ Đức Thông (VinSOC-ANBM-ANBMOT)" w:date="2026-04-19T21:54:00Z">
        <w:r>
          <w:t>Tính</w:t>
        </w:r>
        <w:proofErr w:type="spellEnd"/>
        <w:r>
          <w:t xml:space="preserve"> </w:t>
        </w:r>
        <w:proofErr w:type="spellStart"/>
        <w:r>
          <w:t>toán</w:t>
        </w:r>
        <w:proofErr w:type="spellEnd"/>
        <w:r>
          <w:t xml:space="preserve"> </w:t>
        </w:r>
        <w:proofErr w:type="spellStart"/>
        <w:r>
          <w:t>giá</w:t>
        </w:r>
        <w:proofErr w:type="spellEnd"/>
        <w:r>
          <w:t xml:space="preserve"> </w:t>
        </w:r>
        <w:proofErr w:type="spellStart"/>
        <w:r>
          <w:t>bán</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w:t>
        </w:r>
      </w:ins>
    </w:p>
    <w:p w14:paraId="41F0AFED" w14:textId="130556E8" w:rsidR="00DE6BE6" w:rsidRDefault="00DE6BE6" w:rsidP="00C934C8">
      <w:pPr>
        <w:pStyle w:val="CTDT-Text"/>
        <w:numPr>
          <w:ilvl w:val="1"/>
          <w:numId w:val="12"/>
        </w:numPr>
        <w:rPr>
          <w:ins w:id="1829" w:author="Vũ Đức Thông (VinSOC-ANBM-ANBMOT)" w:date="2026-04-19T21:55:00Z"/>
        </w:rPr>
      </w:pPr>
      <w:proofErr w:type="spellStart"/>
      <w:ins w:id="1830" w:author="Vũ Đức Thông (VinSOC-ANBM-ANBMOT)" w:date="2026-04-19T21:54:00Z">
        <w:r>
          <w:t>Dữ</w:t>
        </w:r>
        <w:proofErr w:type="spellEnd"/>
        <w:r>
          <w:t xml:space="preserve"> </w:t>
        </w:r>
        <w:proofErr w:type="spellStart"/>
        <w:r>
          <w:t>liệu</w:t>
        </w:r>
        <w:proofErr w:type="spellEnd"/>
        <w:r>
          <w:t xml:space="preserve"> </w:t>
        </w:r>
        <w:proofErr w:type="spellStart"/>
        <w:r>
          <w:t>quy</w:t>
        </w:r>
        <w:proofErr w:type="spellEnd"/>
        <w:r>
          <w:t xml:space="preserve"> </w:t>
        </w:r>
        <w:proofErr w:type="spellStart"/>
        <w:r>
          <w:t>trình</w:t>
        </w:r>
        <w:proofErr w:type="spellEnd"/>
        <w:r>
          <w:t xml:space="preserve"> </w:t>
        </w:r>
        <w:proofErr w:type="spellStart"/>
        <w:r>
          <w:t>giống</w:t>
        </w:r>
        <w:proofErr w:type="spellEnd"/>
        <w:r>
          <w:t xml:space="preserve"> </w:t>
        </w:r>
        <w:proofErr w:type="spellStart"/>
        <w:r>
          <w:t>như</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khám</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của</w:t>
        </w:r>
        <w:proofErr w:type="spellEnd"/>
        <w:r>
          <w:t xml:space="preserve"> </w:t>
        </w:r>
        <w:proofErr w:type="spellStart"/>
        <w:r>
          <w:t>dây</w:t>
        </w:r>
        <w:proofErr w:type="spellEnd"/>
        <w:r>
          <w:t xml:space="preserve"> </w:t>
        </w:r>
        <w:proofErr w:type="spellStart"/>
        <w:r>
          <w:t>chuyền</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đưa</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đúng</w:t>
        </w:r>
        <w:proofErr w:type="spellEnd"/>
        <w:r>
          <w:t xml:space="preserve"> </w:t>
        </w:r>
        <w:proofErr w:type="spellStart"/>
        <w:r>
          <w:t>đắn</w:t>
        </w:r>
        <w:proofErr w:type="spellEnd"/>
        <w:r>
          <w:t xml:space="preserve"> </w:t>
        </w:r>
        <w:proofErr w:type="spellStart"/>
        <w:r>
          <w:t>nhấ</w:t>
        </w:r>
      </w:ins>
      <w:ins w:id="1831" w:author="Vũ Đức Thông (VinSOC-ANBM-ANBMOT)" w:date="2026-04-19T21:55:00Z">
        <w:r w:rsidR="00C934C8">
          <w:t>t</w:t>
        </w:r>
        <w:proofErr w:type="spellEnd"/>
      </w:ins>
    </w:p>
    <w:p w14:paraId="4EE3C33E" w14:textId="28A28D7F" w:rsidR="00C934C8" w:rsidRDefault="00C934C8" w:rsidP="00C934C8">
      <w:pPr>
        <w:pStyle w:val="CTDT-H3"/>
        <w:rPr>
          <w:ins w:id="1832" w:author="Vũ Đức Thông (VinSOC-ANBM-ANBMOT)" w:date="2026-04-19T21:56:00Z"/>
        </w:rPr>
      </w:pPr>
      <w:bookmarkStart w:id="1833" w:name="_Toc227579018"/>
      <w:proofErr w:type="spellStart"/>
      <w:ins w:id="1834" w:author="Vũ Đức Thông (VinSOC-ANBM-ANBMOT)" w:date="2026-04-19T21:56:00Z">
        <w:r>
          <w:t>Luồng</w:t>
        </w:r>
        <w:proofErr w:type="spellEnd"/>
        <w:r>
          <w:t xml:space="preserve"> </w:t>
        </w:r>
        <w:proofErr w:type="spellStart"/>
        <w:r>
          <w:t>quy</w:t>
        </w:r>
        <w:proofErr w:type="spellEnd"/>
        <w:r>
          <w:t xml:space="preserve"> </w:t>
        </w:r>
        <w:proofErr w:type="spellStart"/>
        <w:r>
          <w:t>trình</w:t>
        </w:r>
        <w:proofErr w:type="spellEnd"/>
        <w:r>
          <w:t xml:space="preserve"> ICS </w:t>
        </w:r>
        <w:proofErr w:type="spellStart"/>
        <w:r>
          <w:t>và</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điều</w:t>
        </w:r>
        <w:proofErr w:type="spellEnd"/>
        <w:r>
          <w:t xml:space="preserve"> </w:t>
        </w:r>
        <w:proofErr w:type="spellStart"/>
        <w:r>
          <w:t>khiển</w:t>
        </w:r>
        <w:bookmarkEnd w:id="1833"/>
        <w:proofErr w:type="spellEnd"/>
      </w:ins>
    </w:p>
    <w:p w14:paraId="65180E38" w14:textId="2BF19531" w:rsidR="00C934C8" w:rsidRDefault="00C934C8" w:rsidP="00C934C8">
      <w:pPr>
        <w:pStyle w:val="CTDT-Text"/>
        <w:rPr>
          <w:ins w:id="1835" w:author="Vũ Đức Thông (VinSOC-ANBM-ANBMOT)" w:date="2026-04-19T21:57:00Z"/>
        </w:rPr>
      </w:pPr>
      <w:proofErr w:type="spellStart"/>
      <w:ins w:id="1836" w:author="Vũ Đức Thông (VinSOC-ANBM-ANBMOT)" w:date="2026-04-19T21:57:00Z">
        <w:r>
          <w:t>Vòng</w:t>
        </w:r>
        <w:proofErr w:type="spellEnd"/>
        <w:r>
          <w:t xml:space="preserve"> </w:t>
        </w:r>
        <w:proofErr w:type="spellStart"/>
        <w:r>
          <w:t>lặp</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là</w:t>
        </w:r>
        <w:proofErr w:type="spellEnd"/>
        <w:r>
          <w:t xml:space="preserve"> </w:t>
        </w:r>
        <w:proofErr w:type="spellStart"/>
        <w:r>
          <w:t>đơn</w:t>
        </w:r>
        <w:proofErr w:type="spellEnd"/>
        <w:r>
          <w:t xml:space="preserve"> </w:t>
        </w:r>
        <w:proofErr w:type="spellStart"/>
        <w:r>
          <w:t>vị</w:t>
        </w:r>
        <w:proofErr w:type="spellEnd"/>
        <w:r>
          <w:t xml:space="preserve"> </w:t>
        </w:r>
        <w:proofErr w:type="spellStart"/>
        <w:r>
          <w:t>nhỏ</w:t>
        </w:r>
        <w:proofErr w:type="spellEnd"/>
        <w:r>
          <w:t xml:space="preserve"> </w:t>
        </w:r>
        <w:proofErr w:type="spellStart"/>
        <w:r>
          <w:t>nhất</w:t>
        </w:r>
        <w:proofErr w:type="spellEnd"/>
        <w:r>
          <w:t xml:space="preserve"> </w:t>
        </w:r>
        <w:proofErr w:type="spellStart"/>
        <w:r>
          <w:t>tạo</w:t>
        </w:r>
        <w:proofErr w:type="spellEnd"/>
        <w:r>
          <w:t xml:space="preserve"> </w:t>
        </w:r>
        <w:proofErr w:type="spellStart"/>
        <w:r>
          <w:t>nên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w:t>
        </w:r>
      </w:ins>
    </w:p>
    <w:p w14:paraId="66E66BB5" w14:textId="77777777" w:rsidR="00C934C8" w:rsidRDefault="00C934C8" w:rsidP="00C934C8">
      <w:pPr>
        <w:pStyle w:val="CTDT-Text"/>
        <w:rPr>
          <w:ins w:id="1837" w:author="Vũ Đức Thông (VinSOC-ANBM-ANBMOT)" w:date="2026-04-19T21:57:00Z"/>
        </w:rPr>
      </w:pPr>
      <w:proofErr w:type="spellStart"/>
      <w:ins w:id="1838" w:author="Vũ Đức Thông (VinSOC-ANBM-ANBMOT)" w:date="2026-04-19T21:57:00Z">
        <w:r>
          <w:t>Nguyên</w:t>
        </w:r>
        <w:proofErr w:type="spellEnd"/>
        <w:r>
          <w:t xml:space="preserve">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(3 </w:t>
        </w:r>
        <w:proofErr w:type="spellStart"/>
        <w:r>
          <w:t>bước</w:t>
        </w:r>
        <w:proofErr w:type="spellEnd"/>
        <w:r>
          <w:t>):</w:t>
        </w:r>
      </w:ins>
    </w:p>
    <w:p w14:paraId="30BEF824" w14:textId="77777777" w:rsidR="00C934C8" w:rsidRDefault="00C934C8">
      <w:pPr>
        <w:pStyle w:val="CTDT-Text"/>
        <w:ind w:left="720"/>
        <w:rPr>
          <w:ins w:id="1839" w:author="Vũ Đức Thông (VinSOC-ANBM-ANBMOT)" w:date="2026-04-19T21:57:00Z"/>
        </w:rPr>
        <w:pPrChange w:id="1840" w:author="Vũ Đức Thông (VinSOC-ANBM-ANBMOT)" w:date="2026-04-19T21:57:00Z">
          <w:pPr>
            <w:pStyle w:val="CTDT-Text"/>
          </w:pPr>
        </w:pPrChange>
      </w:pPr>
      <w:proofErr w:type="spellStart"/>
      <w:ins w:id="1841" w:author="Vũ Đức Thông (VinSOC-ANBM-ANBMOT)" w:date="2026-04-19T21:57:00Z">
        <w:r>
          <w:t>Cảm</w:t>
        </w:r>
        <w:proofErr w:type="spellEnd"/>
        <w:r>
          <w:t xml:space="preserve"> </w:t>
        </w:r>
        <w:proofErr w:type="spellStart"/>
        <w:r>
          <w:t>biến</w:t>
        </w:r>
        <w:proofErr w:type="spellEnd"/>
        <w:r>
          <w:t xml:space="preserve"> (</w:t>
        </w:r>
        <w:proofErr w:type="spellStart"/>
        <w:r>
          <w:t>Đo</w:t>
        </w:r>
        <w:proofErr w:type="spellEnd"/>
        <w:r>
          <w:t xml:space="preserve">): </w:t>
        </w:r>
        <w:proofErr w:type="spellStart"/>
        <w:r>
          <w:t>Nhìn</w:t>
        </w:r>
        <w:proofErr w:type="spellEnd"/>
        <w:r>
          <w:t xml:space="preserve"> </w:t>
        </w:r>
        <w:proofErr w:type="spellStart"/>
        <w:r>
          <w:t>xem</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đang</w:t>
        </w:r>
        <w:proofErr w:type="spellEnd"/>
        <w:r>
          <w:t xml:space="preserve"> </w:t>
        </w:r>
        <w:proofErr w:type="spellStart"/>
        <w:r>
          <w:t>là</w:t>
        </w:r>
        <w:proofErr w:type="spellEnd"/>
        <w:r>
          <w:t xml:space="preserve"> bao </w:t>
        </w:r>
        <w:proofErr w:type="spellStart"/>
        <w:r>
          <w:t>nhiêu</w:t>
        </w:r>
        <w:proofErr w:type="spellEnd"/>
        <w:r>
          <w:t xml:space="preserve"> (</w:t>
        </w:r>
        <w:proofErr w:type="spellStart"/>
        <w:r>
          <w:t>ví</w:t>
        </w:r>
        <w:proofErr w:type="spellEnd"/>
        <w:r>
          <w:t xml:space="preserve"> </w:t>
        </w:r>
        <w:proofErr w:type="spellStart"/>
        <w:r>
          <w:t>dụ</w:t>
        </w:r>
        <w:proofErr w:type="spellEnd"/>
        <w:r>
          <w:t xml:space="preserve">: </w:t>
        </w:r>
        <w:proofErr w:type="spellStart"/>
        <w:r>
          <w:t>nước</w:t>
        </w:r>
        <w:proofErr w:type="spellEnd"/>
        <w:r>
          <w:t xml:space="preserve"> </w:t>
        </w:r>
        <w:proofErr w:type="spellStart"/>
        <w:r>
          <w:t>đang</w:t>
        </w:r>
        <w:proofErr w:type="spellEnd"/>
        <w:r>
          <w:t xml:space="preserve"> </w:t>
        </w:r>
        <w:proofErr w:type="spellStart"/>
        <w:r>
          <w:t>nóng</w:t>
        </w:r>
        <w:proofErr w:type="spellEnd"/>
        <w:r>
          <w:t xml:space="preserve"> 40°C).</w:t>
        </w:r>
      </w:ins>
    </w:p>
    <w:p w14:paraId="29423A72" w14:textId="77777777" w:rsidR="00C934C8" w:rsidRDefault="00C934C8">
      <w:pPr>
        <w:pStyle w:val="CTDT-Text"/>
        <w:ind w:left="720"/>
        <w:rPr>
          <w:ins w:id="1842" w:author="Vũ Đức Thông (VinSOC-ANBM-ANBMOT)" w:date="2026-04-19T21:57:00Z"/>
        </w:rPr>
        <w:pPrChange w:id="1843" w:author="Vũ Đức Thông (VinSOC-ANBM-ANBMOT)" w:date="2026-04-19T21:57:00Z">
          <w:pPr>
            <w:pStyle w:val="CTDT-Text"/>
          </w:pPr>
        </w:pPrChange>
      </w:pPr>
      <w:proofErr w:type="spellStart"/>
      <w:ins w:id="1844" w:author="Vũ Đức Thông (VinSOC-ANBM-ANBMOT)" w:date="2026-04-19T21:57:00Z">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Nghĩ</w:t>
        </w:r>
        <w:proofErr w:type="spellEnd"/>
        <w:r>
          <w:t xml:space="preserve">): So </w:t>
        </w:r>
        <w:proofErr w:type="spellStart"/>
        <w:r>
          <w:t>sánh</w:t>
        </w:r>
        <w:proofErr w:type="spellEnd"/>
        <w:r>
          <w:t xml:space="preserve"> </w:t>
        </w:r>
        <w:proofErr w:type="spellStart"/>
        <w:r>
          <w:t>với</w:t>
        </w:r>
        <w:proofErr w:type="spellEnd"/>
        <w:r>
          <w:t xml:space="preserve"> </w:t>
        </w:r>
        <w:proofErr w:type="spellStart"/>
        <w:r>
          <w:t>mức</w:t>
        </w:r>
        <w:proofErr w:type="spellEnd"/>
        <w:r>
          <w:t xml:space="preserve"> mong </w:t>
        </w:r>
        <w:proofErr w:type="spellStart"/>
        <w:r>
          <w:t>muốn</w:t>
        </w:r>
        <w:proofErr w:type="spellEnd"/>
        <w:r>
          <w:t xml:space="preserve"> (Set point - </w:t>
        </w:r>
        <w:proofErr w:type="spellStart"/>
        <w:r>
          <w:t>ví</w:t>
        </w:r>
        <w:proofErr w:type="spellEnd"/>
        <w:r>
          <w:t xml:space="preserve"> </w:t>
        </w:r>
        <w:proofErr w:type="spellStart"/>
        <w:r>
          <w:t>dụ</w:t>
        </w:r>
        <w:proofErr w:type="spellEnd"/>
        <w:r>
          <w:t xml:space="preserve">: </w:t>
        </w:r>
        <w:proofErr w:type="spellStart"/>
        <w:r>
          <w:t>muốn</w:t>
        </w:r>
        <w:proofErr w:type="spellEnd"/>
        <w:r>
          <w:t xml:space="preserve"> 50°C).</w:t>
        </w:r>
      </w:ins>
    </w:p>
    <w:p w14:paraId="6CC8F82F" w14:textId="77777777" w:rsidR="00C934C8" w:rsidRDefault="00C934C8">
      <w:pPr>
        <w:pStyle w:val="CTDT-Text"/>
        <w:ind w:left="720"/>
        <w:rPr>
          <w:ins w:id="1845" w:author="Vũ Đức Thông (VinSOC-ANBM-ANBMOT)" w:date="2026-04-19T21:57:00Z"/>
        </w:rPr>
        <w:pPrChange w:id="1846" w:author="Vũ Đức Thông (VinSOC-ANBM-ANBMOT)" w:date="2026-04-19T21:57:00Z">
          <w:pPr>
            <w:pStyle w:val="CTDT-Text"/>
          </w:pPr>
        </w:pPrChange>
      </w:pPr>
      <w:proofErr w:type="spellStart"/>
      <w:ins w:id="1847" w:author="Vũ Đức Thông (VinSOC-ANBM-ANBMOT)" w:date="2026-04-19T21:57:00Z">
        <w:r>
          <w:t>Cơ</w:t>
        </w:r>
        <w:proofErr w:type="spellEnd"/>
        <w:r>
          <w:t xml:space="preserve"> </w:t>
        </w:r>
        <w:proofErr w:type="spellStart"/>
        <w:r>
          <w:t>cấu</w:t>
        </w:r>
        <w:proofErr w:type="spellEnd"/>
        <w:r>
          <w:t xml:space="preserve"> </w:t>
        </w:r>
        <w:proofErr w:type="spellStart"/>
        <w:r>
          <w:t>chấp</w:t>
        </w:r>
        <w:proofErr w:type="spellEnd"/>
        <w:r>
          <w:t xml:space="preserve"> </w:t>
        </w:r>
        <w:proofErr w:type="spellStart"/>
        <w:r>
          <w:t>hành</w:t>
        </w:r>
        <w:proofErr w:type="spellEnd"/>
        <w:r>
          <w:t xml:space="preserve"> (</w:t>
        </w:r>
        <w:proofErr w:type="spellStart"/>
        <w:r>
          <w:t>Làm</w:t>
        </w:r>
        <w:proofErr w:type="spellEnd"/>
        <w:r>
          <w:t xml:space="preserve">): Ra </w:t>
        </w:r>
        <w:proofErr w:type="spellStart"/>
        <w:r>
          <w:t>lệnh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để</w:t>
        </w:r>
        <w:proofErr w:type="spellEnd"/>
        <w:r>
          <w:t xml:space="preserve"> </w:t>
        </w:r>
        <w:proofErr w:type="spellStart"/>
        <w:r>
          <w:t>bù</w:t>
        </w:r>
        <w:proofErr w:type="spellEnd"/>
        <w:r>
          <w:t xml:space="preserve"> </w:t>
        </w:r>
        <w:proofErr w:type="spellStart"/>
        <w:r>
          <w:t>đắp</w:t>
        </w:r>
        <w:proofErr w:type="spellEnd"/>
        <w:r>
          <w:t xml:space="preserve"> (</w:t>
        </w:r>
        <w:proofErr w:type="spellStart"/>
        <w:r>
          <w:t>ví</w:t>
        </w:r>
        <w:proofErr w:type="spellEnd"/>
        <w:r>
          <w:t xml:space="preserve"> </w:t>
        </w:r>
        <w:proofErr w:type="spellStart"/>
        <w:r>
          <w:t>dụ</w:t>
        </w:r>
        <w:proofErr w:type="spellEnd"/>
        <w:r>
          <w:t xml:space="preserve">: </w:t>
        </w:r>
        <w:proofErr w:type="spellStart"/>
        <w:r>
          <w:t>mở</w:t>
        </w:r>
        <w:proofErr w:type="spellEnd"/>
        <w:r>
          <w:t xml:space="preserve"> </w:t>
        </w:r>
        <w:proofErr w:type="spellStart"/>
        <w:r>
          <w:t>thêm</w:t>
        </w:r>
        <w:proofErr w:type="spellEnd"/>
        <w:r>
          <w:t xml:space="preserve"> van gas </w:t>
        </w:r>
        <w:proofErr w:type="spellStart"/>
        <w:r>
          <w:t>để</w:t>
        </w:r>
        <w:proofErr w:type="spellEnd"/>
        <w:r>
          <w:t xml:space="preserve"> </w:t>
        </w:r>
        <w:proofErr w:type="spellStart"/>
        <w:r>
          <w:t>đun</w:t>
        </w:r>
        <w:proofErr w:type="spellEnd"/>
        <w:r>
          <w:t xml:space="preserve"> </w:t>
        </w:r>
        <w:proofErr w:type="spellStart"/>
        <w:r>
          <w:t>nóng</w:t>
        </w:r>
        <w:proofErr w:type="spellEnd"/>
        <w:r>
          <w:t xml:space="preserve"> </w:t>
        </w:r>
        <w:proofErr w:type="spellStart"/>
        <w:r>
          <w:t>thêm</w:t>
        </w:r>
        <w:proofErr w:type="spellEnd"/>
        <w:r>
          <w:t>).</w:t>
        </w:r>
      </w:ins>
    </w:p>
    <w:p w14:paraId="7F1B052B" w14:textId="732060E9" w:rsidR="00C934C8" w:rsidRDefault="00C934C8" w:rsidP="00C934C8">
      <w:pPr>
        <w:pStyle w:val="CTDT-Text"/>
        <w:rPr>
          <w:ins w:id="1848" w:author="Vũ Đức Thông (VinSOC-ANBM-ANBMOT)" w:date="2026-04-19T21:57:00Z"/>
        </w:rPr>
      </w:pPr>
      <w:proofErr w:type="spellStart"/>
      <w:ins w:id="1849" w:author="Vũ Đức Thông (VinSOC-ANBM-ANBMOT)" w:date="2026-04-19T21:57:00Z">
        <w:r>
          <w:t>Mục</w:t>
        </w:r>
        <w:proofErr w:type="spellEnd"/>
        <w:r>
          <w:t xml:space="preserve"> </w:t>
        </w:r>
        <w:proofErr w:type="spellStart"/>
        <w:r>
          <w:t>tiêu</w:t>
        </w:r>
        <w:proofErr w:type="spellEnd"/>
        <w:r>
          <w:t xml:space="preserve">: </w:t>
        </w:r>
        <w:proofErr w:type="spellStart"/>
        <w:r>
          <w:t>Luôn</w:t>
        </w:r>
        <w:proofErr w:type="spellEnd"/>
        <w:r>
          <w:t xml:space="preserve"> </w:t>
        </w:r>
        <w:proofErr w:type="spellStart"/>
        <w:r>
          <w:t>giữ</w:t>
        </w:r>
        <w:proofErr w:type="spellEnd"/>
        <w:r>
          <w:t xml:space="preserve"> </w:t>
        </w:r>
        <w:proofErr w:type="spellStart"/>
        <w:r>
          <w:t>cho</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ổn</w:t>
        </w:r>
        <w:proofErr w:type="spellEnd"/>
        <w:r>
          <w:t xml:space="preserve"> </w:t>
        </w:r>
        <w:proofErr w:type="spellStart"/>
        <w:r>
          <w:t>định</w:t>
        </w:r>
        <w:proofErr w:type="spellEnd"/>
        <w:r>
          <w:t xml:space="preserve"> ở </w:t>
        </w:r>
        <w:proofErr w:type="spellStart"/>
        <w:r>
          <w:t>mức</w:t>
        </w:r>
        <w:proofErr w:type="spellEnd"/>
        <w:r>
          <w:t xml:space="preserve"> mong </w:t>
        </w:r>
        <w:proofErr w:type="spellStart"/>
        <w:r>
          <w:t>muốn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hoặc</w:t>
        </w:r>
        <w:proofErr w:type="spellEnd"/>
        <w:r>
          <w:t xml:space="preserve"> </w:t>
        </w:r>
        <w:proofErr w:type="spellStart"/>
        <w:r>
          <w:t>có</w:t>
        </w:r>
        <w:proofErr w:type="spellEnd"/>
        <w:r>
          <w:t xml:space="preserve"> </w:t>
        </w:r>
        <w:proofErr w:type="spellStart"/>
        <w:r>
          <w:t>người</w:t>
        </w:r>
        <w:proofErr w:type="spellEnd"/>
        <w:r>
          <w:t xml:space="preserve"> </w:t>
        </w:r>
        <w:proofErr w:type="spellStart"/>
        <w:r>
          <w:t>giám</w:t>
        </w:r>
        <w:proofErr w:type="spellEnd"/>
        <w:r>
          <w:t xml:space="preserve"> </w:t>
        </w:r>
        <w:proofErr w:type="spellStart"/>
        <w:r>
          <w:t>sát</w:t>
        </w:r>
        <w:proofErr w:type="spellEnd"/>
        <w:r>
          <w:t>)</w:t>
        </w:r>
      </w:ins>
    </w:p>
    <w:p w14:paraId="3C32ADC6" w14:textId="7F416AC1" w:rsidR="00C934C8" w:rsidRDefault="00C934C8" w:rsidP="00C934C8">
      <w:pPr>
        <w:pStyle w:val="CTDT-Text"/>
        <w:rPr>
          <w:ins w:id="1850" w:author="Vũ Đức Thông (VinSOC-ANBM-ANBMOT)" w:date="2026-04-19T21:57:00Z"/>
        </w:rPr>
      </w:pPr>
    </w:p>
    <w:p w14:paraId="0BA9688D" w14:textId="4F95B4C5" w:rsidR="00C934C8" w:rsidRDefault="00C934C8" w:rsidP="00C934C8">
      <w:pPr>
        <w:pStyle w:val="CTDT-Text"/>
        <w:rPr>
          <w:ins w:id="1851" w:author="Vũ Đức Thông (VinSOC-ANBM-ANBMOT)" w:date="2026-04-19T21:58:00Z"/>
        </w:rPr>
      </w:pPr>
      <w:ins w:id="1852" w:author="Vũ Đức Thông (VinSOC-ANBM-ANBMOT)" w:date="2026-04-19T21:58:00Z">
        <w:r w:rsidRPr="00C934C8">
          <w:rPr>
            <w:noProof/>
          </w:rPr>
          <w:lastRenderedPageBreak/>
          <w:drawing>
            <wp:inline distT="0" distB="0" distL="0" distR="0" wp14:anchorId="53D43E78" wp14:editId="106D63AE">
              <wp:extent cx="5163271" cy="380100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63271" cy="3801005"/>
                      </a:xfrm>
                      <a:prstGeom prst="rect">
                        <a:avLst/>
                      </a:prstGeom>
                    </pic:spPr>
                  </pic:pic>
                </a:graphicData>
              </a:graphic>
            </wp:inline>
          </w:drawing>
        </w:r>
      </w:ins>
    </w:p>
    <w:p w14:paraId="3D44CA00" w14:textId="7751E40A" w:rsidR="00C934C8" w:rsidRDefault="00C934C8" w:rsidP="00C934C8">
      <w:pPr>
        <w:pStyle w:val="CTDT-Hinh"/>
        <w:rPr>
          <w:ins w:id="1853" w:author="Vũ Đức Thông (VinSOC-ANBM-ANBMOT)" w:date="2026-04-19T21:58:00Z"/>
        </w:rPr>
      </w:pPr>
      <w:bookmarkStart w:id="1854" w:name="_Toc227579054"/>
      <w:ins w:id="1855" w:author="Vũ Đức Thông (VinSOC-ANBM-ANBMOT)" w:date="2026-04-19T21:58:00Z">
        <w:r>
          <w:t xml:space="preserve">Diagram </w:t>
        </w:r>
        <w:proofErr w:type="spellStart"/>
        <w:r>
          <w:t>luồng</w:t>
        </w:r>
        <w:proofErr w:type="spellEnd"/>
        <w:r>
          <w:t xml:space="preserve"> </w:t>
        </w:r>
        <w:proofErr w:type="spellStart"/>
        <w:r>
          <w:t>quy</w:t>
        </w:r>
        <w:proofErr w:type="spellEnd"/>
        <w:r>
          <w:t xml:space="preserve"> </w:t>
        </w:r>
        <w:proofErr w:type="spellStart"/>
        <w:r>
          <w:t>trình</w:t>
        </w:r>
        <w:proofErr w:type="spellEnd"/>
        <w:r>
          <w:t xml:space="preserve"> ICS</w:t>
        </w:r>
        <w:bookmarkEnd w:id="1854"/>
      </w:ins>
    </w:p>
    <w:p w14:paraId="60563E91" w14:textId="77777777" w:rsidR="00C934C8" w:rsidRDefault="00C934C8" w:rsidP="00C934C8">
      <w:pPr>
        <w:pStyle w:val="CTDT-Text"/>
        <w:rPr>
          <w:ins w:id="1856" w:author="Vũ Đức Thông (VinSOC-ANBM-ANBMOT)" w:date="2026-04-19T21:59:00Z"/>
        </w:rPr>
      </w:pPr>
      <w:proofErr w:type="spellStart"/>
      <w:ins w:id="1857" w:author="Vũ Đức Thông (VinSOC-ANBM-ANBMOT)" w:date="2026-04-19T21:59:00Z">
        <w:r>
          <w:t>Luồng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ICS </w:t>
        </w:r>
        <w:proofErr w:type="spellStart"/>
        <w:r>
          <w:t>giống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dây</w:t>
        </w:r>
        <w:proofErr w:type="spellEnd"/>
        <w:r>
          <w:t xml:space="preserve"> </w:t>
        </w:r>
        <w:proofErr w:type="spellStart"/>
        <w:r>
          <w:t>truyền</w:t>
        </w:r>
        <w:proofErr w:type="spellEnd"/>
        <w:r>
          <w:t xml:space="preserve"> </w:t>
        </w:r>
        <w:proofErr w:type="spellStart"/>
        <w:r>
          <w:t>thông</w:t>
        </w:r>
        <w:proofErr w:type="spellEnd"/>
        <w:r>
          <w:t xml:space="preserve"> tin 3 </w:t>
        </w:r>
        <w:proofErr w:type="spellStart"/>
        <w:r>
          <w:t>cấp</w:t>
        </w:r>
        <w:proofErr w:type="spellEnd"/>
        <w:r>
          <w:t>:</w:t>
        </w:r>
      </w:ins>
    </w:p>
    <w:p w14:paraId="2E2A1D54" w14:textId="77777777" w:rsidR="00C934C8" w:rsidRDefault="00C934C8">
      <w:pPr>
        <w:pStyle w:val="CTDT-Text"/>
        <w:ind w:left="454"/>
        <w:rPr>
          <w:ins w:id="1858" w:author="Vũ Đức Thông (VinSOC-ANBM-ANBMOT)" w:date="2026-04-19T21:59:00Z"/>
        </w:rPr>
        <w:pPrChange w:id="1859" w:author="Vũ Đức Thông (VinSOC-ANBM-ANBMOT)" w:date="2026-04-19T21:59:00Z">
          <w:pPr>
            <w:pStyle w:val="CTDT-Text"/>
          </w:pPr>
        </w:pPrChange>
      </w:pPr>
      <w:proofErr w:type="spellStart"/>
      <w:ins w:id="1860" w:author="Vũ Đức Thông (VinSOC-ANBM-ANBMOT)" w:date="2026-04-19T21:59:00Z">
        <w:r>
          <w:t>Cấp</w:t>
        </w:r>
        <w:proofErr w:type="spellEnd"/>
        <w:r>
          <w:t xml:space="preserve"> 1 - </w:t>
        </w:r>
        <w:proofErr w:type="spellStart"/>
        <w:r>
          <w:t>Thiết</w:t>
        </w:r>
        <w:proofErr w:type="spellEnd"/>
        <w:r>
          <w:t xml:space="preserve"> </w:t>
        </w:r>
        <w:proofErr w:type="spellStart"/>
        <w:r>
          <w:t>bị</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Nơi</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Nơi</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vật</w:t>
        </w:r>
        <w:proofErr w:type="spellEnd"/>
        <w:r>
          <w:t xml:space="preserve"> </w:t>
        </w:r>
        <w:proofErr w:type="spellStart"/>
        <w:r>
          <w:t>lý</w:t>
        </w:r>
        <w:proofErr w:type="spellEnd"/>
        <w:r>
          <w:t xml:space="preserve"> </w:t>
        </w:r>
        <w:proofErr w:type="spellStart"/>
        <w:r>
          <w:t>diễn</w:t>
        </w:r>
        <w:proofErr w:type="spellEnd"/>
        <w:r>
          <w:t xml:space="preserve"> ra (</w:t>
        </w:r>
        <w:proofErr w:type="spellStart"/>
        <w:r>
          <w:t>đóng</w:t>
        </w:r>
        <w:proofErr w:type="spellEnd"/>
        <w:r>
          <w:t xml:space="preserve"> van, </w:t>
        </w:r>
        <w:proofErr w:type="spellStart"/>
        <w:r>
          <w:t>đo</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chạy</w:t>
        </w:r>
        <w:proofErr w:type="spellEnd"/>
        <w:r>
          <w:t xml:space="preserve"> motor).</w:t>
        </w:r>
      </w:ins>
    </w:p>
    <w:p w14:paraId="20B3E760" w14:textId="77777777" w:rsidR="00C934C8" w:rsidRDefault="00C934C8">
      <w:pPr>
        <w:pStyle w:val="CTDT-Text"/>
        <w:ind w:left="454"/>
        <w:rPr>
          <w:ins w:id="1861" w:author="Vũ Đức Thông (VinSOC-ANBM-ANBMOT)" w:date="2026-04-19T21:59:00Z"/>
        </w:rPr>
        <w:pPrChange w:id="1862" w:author="Vũ Đức Thông (VinSOC-ANBM-ANBMOT)" w:date="2026-04-19T21:59:00Z">
          <w:pPr>
            <w:pStyle w:val="CTDT-Text"/>
          </w:pPr>
        </w:pPrChange>
      </w:pPr>
      <w:proofErr w:type="spellStart"/>
      <w:ins w:id="1863" w:author="Vũ Đức Thông (VinSOC-ANBM-ANBMOT)" w:date="2026-04-19T21:59:00Z">
        <w:r>
          <w:t>Cấp</w:t>
        </w:r>
        <w:proofErr w:type="spellEnd"/>
        <w:r>
          <w:t xml:space="preserve"> 2 -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Nơi</w:t>
        </w:r>
        <w:proofErr w:type="spellEnd"/>
        <w:r>
          <w:t xml:space="preserve"> </w:t>
        </w:r>
        <w:proofErr w:type="spellStart"/>
        <w:r>
          <w:t>tính</w:t>
        </w:r>
        <w:proofErr w:type="spellEnd"/>
        <w:r>
          <w:t xml:space="preserve"> </w:t>
        </w:r>
        <w:proofErr w:type="spellStart"/>
        <w:r>
          <w:t>toán</w:t>
        </w:r>
        <w:proofErr w:type="spellEnd"/>
        <w:r>
          <w:t xml:space="preserve">): Thu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cấp</w:t>
        </w:r>
        <w:proofErr w:type="spellEnd"/>
        <w:r>
          <w:t xml:space="preserve"> 1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đưa</w:t>
        </w:r>
        <w:proofErr w:type="spellEnd"/>
        <w:r>
          <w:t xml:space="preserve"> ra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tức</w:t>
        </w:r>
        <w:proofErr w:type="spellEnd"/>
        <w:r>
          <w:t xml:space="preserve"> </w:t>
        </w:r>
        <w:proofErr w:type="spellStart"/>
        <w:r>
          <w:t>thời</w:t>
        </w:r>
        <w:proofErr w:type="spellEnd"/>
        <w:r>
          <w:t>.</w:t>
        </w:r>
      </w:ins>
    </w:p>
    <w:p w14:paraId="30C008C5" w14:textId="77777777" w:rsidR="00C934C8" w:rsidRDefault="00C934C8">
      <w:pPr>
        <w:pStyle w:val="CTDT-Text"/>
        <w:ind w:left="454"/>
        <w:rPr>
          <w:ins w:id="1864" w:author="Vũ Đức Thông (VinSOC-ANBM-ANBMOT)" w:date="2026-04-19T21:59:00Z"/>
        </w:rPr>
        <w:pPrChange w:id="1865" w:author="Vũ Đức Thông (VinSOC-ANBM-ANBMOT)" w:date="2026-04-19T21:59:00Z">
          <w:pPr>
            <w:pStyle w:val="CTDT-Text"/>
          </w:pPr>
        </w:pPrChange>
      </w:pPr>
      <w:proofErr w:type="spellStart"/>
      <w:ins w:id="1866" w:author="Vũ Đức Thông (VinSOC-ANBM-ANBMOT)" w:date="2026-04-19T21:59:00Z">
        <w:r>
          <w:t>Cấp</w:t>
        </w:r>
        <w:proofErr w:type="spellEnd"/>
        <w:r>
          <w:t xml:space="preserve"> 3 - HMI &amp;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Nơi</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cho</w:t>
        </w:r>
        <w:proofErr w:type="spellEnd"/>
        <w:r>
          <w:t xml:space="preserve"> con </w:t>
        </w:r>
        <w:proofErr w:type="spellStart"/>
        <w:r>
          <w:t>người</w:t>
        </w:r>
        <w:proofErr w:type="spellEnd"/>
        <w:r>
          <w:t xml:space="preserve"> (</w:t>
        </w:r>
        <w:proofErr w:type="spellStart"/>
        <w:r>
          <w:t>hoặc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cấp</w:t>
        </w:r>
        <w:proofErr w:type="spellEnd"/>
        <w:r>
          <w:t xml:space="preserve"> </w:t>
        </w:r>
        <w:proofErr w:type="spellStart"/>
        <w:r>
          <w:t>cao</w:t>
        </w:r>
        <w:proofErr w:type="spellEnd"/>
        <w:r>
          <w:t xml:space="preserve">) </w:t>
        </w:r>
        <w:proofErr w:type="spellStart"/>
        <w:r>
          <w:t>để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toàn</w:t>
        </w:r>
        <w:proofErr w:type="spellEnd"/>
        <w:r>
          <w:t xml:space="preserve"> </w:t>
        </w:r>
        <w:proofErr w:type="spellStart"/>
        <w:r>
          <w:t>cảnh</w:t>
        </w:r>
        <w:proofErr w:type="spellEnd"/>
        <w:r>
          <w:t xml:space="preserve">, </w:t>
        </w:r>
        <w:proofErr w:type="spellStart"/>
        <w:r>
          <w:t>xử</w:t>
        </w:r>
        <w:proofErr w:type="spellEnd"/>
        <w:r>
          <w:t xml:space="preserve"> </w:t>
        </w:r>
        <w:proofErr w:type="spellStart"/>
        <w:r>
          <w:t>lý</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và</w:t>
        </w:r>
        <w:proofErr w:type="spellEnd"/>
        <w:r>
          <w:t xml:space="preserve"> can </w:t>
        </w:r>
        <w:proofErr w:type="spellStart"/>
        <w:r>
          <w:t>thiệp</w:t>
        </w:r>
        <w:proofErr w:type="spellEnd"/>
        <w:r>
          <w:t xml:space="preserve"> </w:t>
        </w:r>
        <w:proofErr w:type="spellStart"/>
        <w:r>
          <w:t>khi</w:t>
        </w:r>
        <w:proofErr w:type="spellEnd"/>
        <w:r>
          <w:t xml:space="preserve"> </w:t>
        </w:r>
        <w:proofErr w:type="spellStart"/>
        <w:r>
          <w:t>cần</w:t>
        </w:r>
        <w:proofErr w:type="spellEnd"/>
        <w:r>
          <w:t xml:space="preserve"> </w:t>
        </w:r>
        <w:proofErr w:type="spellStart"/>
        <w:r>
          <w:t>thiết</w:t>
        </w:r>
        <w:proofErr w:type="spellEnd"/>
        <w:r>
          <w:t>.</w:t>
        </w:r>
      </w:ins>
    </w:p>
    <w:p w14:paraId="1BA643CE" w14:textId="770D608E" w:rsidR="00C934C8" w:rsidRDefault="00C934C8" w:rsidP="00C934C8">
      <w:pPr>
        <w:pStyle w:val="CTDT-Text"/>
        <w:rPr>
          <w:ins w:id="1867" w:author="Vũ Đức Thông (VinSOC-ANBM-ANBMOT)" w:date="2026-04-19T21:59:00Z"/>
        </w:rPr>
      </w:pPr>
      <w:proofErr w:type="spellStart"/>
      <w:ins w:id="1868" w:author="Vũ Đức Thông (VinSOC-ANBM-ANBMOT)" w:date="2026-04-19T21:59:00Z">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không</w:t>
        </w:r>
        <w:proofErr w:type="spellEnd"/>
        <w:r>
          <w:t xml:space="preserve"> </w:t>
        </w:r>
        <w:proofErr w:type="spellStart"/>
        <w:r>
          <w:t>nhất</w:t>
        </w:r>
        <w:proofErr w:type="spellEnd"/>
        <w:r>
          <w:t xml:space="preserve"> </w:t>
        </w:r>
        <w:proofErr w:type="spellStart"/>
        <w:r>
          <w:t>thiết</w:t>
        </w:r>
        <w:proofErr w:type="spellEnd"/>
        <w:r>
          <w:t xml:space="preserve"> </w:t>
        </w:r>
        <w:proofErr w:type="spellStart"/>
        <w:r>
          <w:t>phải</w:t>
        </w:r>
        <w:proofErr w:type="spellEnd"/>
        <w:r>
          <w:t xml:space="preserve"> </w:t>
        </w:r>
        <w:proofErr w:type="spellStart"/>
        <w:r>
          <w:t>là</w:t>
        </w:r>
        <w:proofErr w:type="spellEnd"/>
        <w:r>
          <w:t xml:space="preserve"> con </w:t>
        </w:r>
        <w:proofErr w:type="spellStart"/>
        <w:r>
          <w:t>người</w:t>
        </w:r>
        <w:proofErr w:type="spellEnd"/>
        <w:r>
          <w:t xml:space="preserve">, </w:t>
        </w:r>
        <w:proofErr w:type="spellStart"/>
        <w:r>
          <w:t>mà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như</w:t>
        </w:r>
        <w:proofErr w:type="spellEnd"/>
        <w:r>
          <w:t xml:space="preserve"> EMS </w:t>
        </w:r>
        <w:proofErr w:type="spellStart"/>
        <w:r>
          <w:t>hoặc</w:t>
        </w:r>
        <w:proofErr w:type="spellEnd"/>
        <w:r>
          <w:t xml:space="preserve"> DCS)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đưa</w:t>
        </w:r>
        <w:proofErr w:type="spellEnd"/>
        <w:r>
          <w:t xml:space="preserve"> ra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chiến</w:t>
        </w:r>
        <w:proofErr w:type="spellEnd"/>
        <w:r>
          <w:t xml:space="preserve"> </w:t>
        </w:r>
        <w:proofErr w:type="spellStart"/>
        <w:r>
          <w:t>lược</w:t>
        </w:r>
        <w:proofErr w:type="spellEnd"/>
        <w:r>
          <w:t>.</w:t>
        </w:r>
      </w:ins>
    </w:p>
    <w:p w14:paraId="573E1C40" w14:textId="0386AD9E" w:rsidR="00C934C8" w:rsidRDefault="00C934C8" w:rsidP="00C934C8">
      <w:pPr>
        <w:pStyle w:val="CTDT-H3"/>
        <w:rPr>
          <w:ins w:id="1869" w:author="Vũ Đức Thông (VinSOC-ANBM-ANBMOT)" w:date="2026-04-19T22:02:00Z"/>
        </w:rPr>
      </w:pPr>
      <w:bookmarkStart w:id="1870" w:name="_Toc227579019"/>
      <w:proofErr w:type="spellStart"/>
      <w:ins w:id="1871" w:author="Vũ Đức Thông (VinSOC-ANBM-ANBMOT)" w:date="2026-04-19T22:02:00Z">
        <w:r>
          <w:t>Vòng</w:t>
        </w:r>
        <w:proofErr w:type="spellEnd"/>
        <w:r>
          <w:t xml:space="preserve"> </w:t>
        </w:r>
        <w:proofErr w:type="spellStart"/>
        <w:r>
          <w:t>lặp</w:t>
        </w:r>
        <w:proofErr w:type="spellEnd"/>
        <w:r>
          <w:t xml:space="preserve"> ICS- </w:t>
        </w:r>
        <w:proofErr w:type="spellStart"/>
        <w:r>
          <w:t>và</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phân</w:t>
        </w:r>
        <w:proofErr w:type="spellEnd"/>
        <w:r>
          <w:t xml:space="preserve"> </w:t>
        </w:r>
        <w:proofErr w:type="spellStart"/>
        <w:r>
          <w:t>cấp</w:t>
        </w:r>
        <w:proofErr w:type="spellEnd"/>
        <w:r>
          <w:t xml:space="preserve"> </w:t>
        </w:r>
        <w:proofErr w:type="gramStart"/>
        <w:r>
          <w:t>( Cascade</w:t>
        </w:r>
        <w:proofErr w:type="gramEnd"/>
        <w:r>
          <w:t xml:space="preserve"> control)</w:t>
        </w:r>
        <w:bookmarkEnd w:id="1870"/>
      </w:ins>
    </w:p>
    <w:p w14:paraId="60BF2FAF" w14:textId="219529A3" w:rsidR="00C934C8" w:rsidRDefault="00C934C8" w:rsidP="00C934C8">
      <w:pPr>
        <w:pStyle w:val="CTDT-Text"/>
        <w:rPr>
          <w:ins w:id="1872" w:author="Vũ Đức Thông (VinSOC-ANBM-ANBMOT)" w:date="2026-04-19T22:02:00Z"/>
        </w:rPr>
      </w:pPr>
    </w:p>
    <w:p w14:paraId="62D13501" w14:textId="789F552E" w:rsidR="00C934C8" w:rsidRDefault="00C934C8" w:rsidP="00C934C8">
      <w:pPr>
        <w:pStyle w:val="CTDT-Text"/>
        <w:rPr>
          <w:ins w:id="1873" w:author="Vũ Đức Thông (VinSOC-ANBM-ANBMOT)" w:date="2026-04-19T22:02:00Z"/>
        </w:rPr>
      </w:pPr>
      <w:proofErr w:type="spellStart"/>
      <w:ins w:id="1874" w:author="Vũ Đức Thông (VinSOC-ANBM-ANBMOT)" w:date="2026-04-19T22:02:00Z">
        <w:r>
          <w:t>Điều</w:t>
        </w:r>
        <w:proofErr w:type="spellEnd"/>
        <w:r>
          <w:t xml:space="preserve"> </w:t>
        </w:r>
        <w:proofErr w:type="spellStart"/>
        <w:r>
          <w:t>khiển</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là</w:t>
        </w:r>
        <w:proofErr w:type="spellEnd"/>
        <w:r>
          <w:t xml:space="preserve"> </w:t>
        </w:r>
        <w:proofErr w:type="spellStart"/>
        <w:r>
          <w:t>kiểu</w:t>
        </w:r>
        <w:proofErr w:type="spellEnd"/>
        <w:r>
          <w:t xml:space="preserve"> </w:t>
        </w:r>
        <w:proofErr w:type="spellStart"/>
        <w:r>
          <w:t>điều</w:t>
        </w:r>
        <w:proofErr w:type="spellEnd"/>
        <w:r>
          <w:t xml:space="preserve"> </w:t>
        </w:r>
        <w:proofErr w:type="spellStart"/>
        <w:r>
          <w:t>khiển</w:t>
        </w:r>
        <w:proofErr w:type="spellEnd"/>
        <w:r>
          <w:t xml:space="preserve"> </w:t>
        </w:r>
      </w:ins>
      <w:proofErr w:type="spellStart"/>
      <w:ins w:id="1875" w:author="Vũ Đức Thông (VinSOC-ANBM-ANBMOT)" w:date="2026-04-19T22:03:00Z">
        <w:r>
          <w:t>vòng</w:t>
        </w:r>
      </w:ins>
      <w:proofErr w:type="spellEnd"/>
      <w:ins w:id="1876" w:author="Vũ Đức Thông (VinSOC-ANBM-ANBMOT)" w:date="2026-04-19T22:02:00Z">
        <w:r>
          <w:t xml:space="preserve"> </w:t>
        </w:r>
        <w:proofErr w:type="spellStart"/>
        <w:r>
          <w:t>lặp</w:t>
        </w:r>
        <w:proofErr w:type="spellEnd"/>
        <w:r>
          <w:t xml:space="preserve"> </w:t>
        </w:r>
        <w:proofErr w:type="spellStart"/>
        <w:r>
          <w:t>lồng</w:t>
        </w:r>
        <w:proofErr w:type="spellEnd"/>
        <w:r>
          <w:t xml:space="preserve"> </w:t>
        </w:r>
        <w:proofErr w:type="spellStart"/>
        <w:r>
          <w:t>trong</w:t>
        </w:r>
        <w:proofErr w:type="spellEnd"/>
        <w:r>
          <w:t xml:space="preserve"> </w:t>
        </w:r>
        <w:proofErr w:type="spellStart"/>
        <w:r>
          <w:t>vòng</w:t>
        </w:r>
        <w:proofErr w:type="spellEnd"/>
        <w:r>
          <w:t xml:space="preserve"> </w:t>
        </w:r>
        <w:proofErr w:type="spellStart"/>
        <w:r>
          <w:t>lặp</w:t>
        </w:r>
        <w:proofErr w:type="spellEnd"/>
        <w:r>
          <w:t>.</w:t>
        </w:r>
      </w:ins>
    </w:p>
    <w:p w14:paraId="0EEB6339" w14:textId="74607842" w:rsidR="00C934C8" w:rsidRDefault="00C934C8" w:rsidP="00C934C8">
      <w:pPr>
        <w:pStyle w:val="CTDT-Text"/>
        <w:rPr>
          <w:ins w:id="1877" w:author="Vũ Đức Thông (VinSOC-ANBM-ANBMOT)" w:date="2026-04-19T22:02:00Z"/>
        </w:rPr>
      </w:pPr>
      <w:proofErr w:type="spellStart"/>
      <w:ins w:id="1878" w:author="Vũ Đức Thông (VinSOC-ANBM-ANBMOT)" w:date="2026-04-19T22:02:00Z">
        <w:r>
          <w:t>Tại</w:t>
        </w:r>
        <w:proofErr w:type="spellEnd"/>
        <w:r>
          <w:t xml:space="preserve"> </w:t>
        </w:r>
        <w:proofErr w:type="spellStart"/>
        <w:r>
          <w:t>sao</w:t>
        </w:r>
        <w:proofErr w:type="spellEnd"/>
        <w:r>
          <w:t xml:space="preserve"> </w:t>
        </w:r>
        <w:proofErr w:type="spellStart"/>
        <w:proofErr w:type="gramStart"/>
        <w:r>
          <w:t>cần</w:t>
        </w:r>
        <w:proofErr w:type="spellEnd"/>
        <w:r>
          <w:t xml:space="preserve"> </w:t>
        </w:r>
      </w:ins>
      <w:ins w:id="1879" w:author="Vũ Đức Thông (VinSOC-ANBM-ANBMOT)" w:date="2026-04-19T22:03:00Z">
        <w:r>
          <w:t>:</w:t>
        </w:r>
      </w:ins>
      <w:proofErr w:type="gramEnd"/>
      <w:ins w:id="1880" w:author="Vũ Đức Thông (VinSOC-ANBM-ANBMOT)" w:date="2026-04-19T22:02:00Z">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dùng</w:t>
        </w:r>
        <w:proofErr w:type="spellEnd"/>
        <w:r>
          <w:t xml:space="preserve"> 1 </w:t>
        </w:r>
        <w:proofErr w:type="spellStart"/>
        <w:r>
          <w:t>cảm</w:t>
        </w:r>
        <w:proofErr w:type="spellEnd"/>
        <w:r>
          <w:t xml:space="preserve"> </w:t>
        </w:r>
        <w:proofErr w:type="spellStart"/>
        <w:r>
          <w:t>biến</w:t>
        </w:r>
        <w:proofErr w:type="spellEnd"/>
        <w:r>
          <w:t xml:space="preserve"> </w:t>
        </w:r>
        <w:proofErr w:type="spellStart"/>
        <w:r>
          <w:t>cho</w:t>
        </w:r>
        <w:proofErr w:type="spellEnd"/>
        <w:r>
          <w:t xml:space="preserve"> 1 </w:t>
        </w:r>
        <w:proofErr w:type="spellStart"/>
        <w:r>
          <w:t>mục</w:t>
        </w:r>
        <w:proofErr w:type="spellEnd"/>
        <w:r>
          <w:t xml:space="preserve"> </w:t>
        </w:r>
        <w:proofErr w:type="spellStart"/>
        <w:r>
          <w:t>tiêu</w:t>
        </w:r>
        <w:proofErr w:type="spellEnd"/>
        <w:r>
          <w:t xml:space="preserve"> </w:t>
        </w:r>
        <w:proofErr w:type="spellStart"/>
        <w:r>
          <w:t>duy</w:t>
        </w:r>
        <w:proofErr w:type="spellEnd"/>
        <w:r>
          <w:t xml:space="preserve"> </w:t>
        </w:r>
        <w:proofErr w:type="spellStart"/>
        <w:r>
          <w:t>nhất</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dùng</w:t>
        </w:r>
        <w:proofErr w:type="spellEnd"/>
        <w:r>
          <w:t xml:space="preserve"> </w:t>
        </w:r>
        <w:proofErr w:type="spellStart"/>
        <w:r>
          <w:t>thêm</w:t>
        </w:r>
        <w:proofErr w:type="spellEnd"/>
        <w:r>
          <w:t xml:space="preserve"> </w:t>
        </w:r>
        <w:proofErr w:type="spellStart"/>
        <w:r>
          <w:t>các</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phụ</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trung</w:t>
        </w:r>
        <w:proofErr w:type="spellEnd"/>
        <w:r>
          <w:t xml:space="preserve"> </w:t>
        </w:r>
        <w:proofErr w:type="spellStart"/>
        <w:r>
          <w:t>gian</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w:t>
        </w:r>
      </w:ins>
    </w:p>
    <w:p w14:paraId="774A3ED8" w14:textId="6884AE61" w:rsidR="00C934C8" w:rsidRDefault="00C934C8" w:rsidP="00C934C8">
      <w:pPr>
        <w:pStyle w:val="CTDT-Text"/>
        <w:rPr>
          <w:ins w:id="1881" w:author="Vũ Đức Thông (VinSOC-ANBM-ANBMOT)" w:date="2026-04-19T22:02:00Z"/>
        </w:rPr>
      </w:pPr>
      <w:proofErr w:type="spellStart"/>
      <w:ins w:id="1882" w:author="Vũ Đức Thông (VinSOC-ANBM-ANBMOT)" w:date="2026-04-19T22:02:00Z">
        <w:r>
          <w:t>Ví</w:t>
        </w:r>
        <w:proofErr w:type="spellEnd"/>
        <w:r>
          <w:t xml:space="preserve"> </w:t>
        </w:r>
        <w:proofErr w:type="spellStart"/>
        <w:proofErr w:type="gramStart"/>
        <w:r>
          <w:t>dụ</w:t>
        </w:r>
        <w:proofErr w:type="spellEnd"/>
        <w:r>
          <w:t xml:space="preserve"> </w:t>
        </w:r>
      </w:ins>
      <w:ins w:id="1883" w:author="Vũ Đức Thông (VinSOC-ANBM-ANBMOT)" w:date="2026-04-19T22:03:00Z">
        <w:r>
          <w:t>:</w:t>
        </w:r>
      </w:ins>
      <w:proofErr w:type="gramEnd"/>
    </w:p>
    <w:p w14:paraId="7659ED0F" w14:textId="77777777" w:rsidR="00C934C8" w:rsidRDefault="00C934C8">
      <w:pPr>
        <w:pStyle w:val="CTDT-Text"/>
        <w:ind w:left="720"/>
        <w:rPr>
          <w:ins w:id="1884" w:author="Vũ Đức Thông (VinSOC-ANBM-ANBMOT)" w:date="2026-04-19T22:02:00Z"/>
        </w:rPr>
        <w:pPrChange w:id="1885" w:author="Vũ Đức Thông (VinSOC-ANBM-ANBMOT)" w:date="2026-04-19T22:03:00Z">
          <w:pPr>
            <w:pStyle w:val="CTDT-Text"/>
          </w:pPr>
        </w:pPrChange>
      </w:pPr>
      <w:proofErr w:type="spellStart"/>
      <w:ins w:id="1886" w:author="Vũ Đức Thông (VinSOC-ANBM-ANBMOT)" w:date="2026-04-19T22:02:00Z">
        <w:r>
          <w:t>Vòng</w:t>
        </w:r>
        <w:proofErr w:type="spellEnd"/>
        <w:r>
          <w:t xml:space="preserve"> </w:t>
        </w:r>
        <w:proofErr w:type="spellStart"/>
        <w:r>
          <w:t>lặp</w:t>
        </w:r>
        <w:proofErr w:type="spellEnd"/>
        <w:r>
          <w:t xml:space="preserve"> </w:t>
        </w:r>
        <w:proofErr w:type="spellStart"/>
        <w:r>
          <w:t>chính</w:t>
        </w:r>
        <w:proofErr w:type="spellEnd"/>
        <w:r>
          <w:t xml:space="preserve"> (</w:t>
        </w:r>
        <w:proofErr w:type="spellStart"/>
        <w:r>
          <w:t>Vòng</w:t>
        </w:r>
        <w:proofErr w:type="spellEnd"/>
        <w:r>
          <w:t xml:space="preserve"> </w:t>
        </w:r>
        <w:proofErr w:type="spellStart"/>
        <w:r>
          <w:t>ngoài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nhiệt</w:t>
        </w:r>
        <w:proofErr w:type="spellEnd"/>
        <w:r>
          <w:t xml:space="preserve"> </w:t>
        </w:r>
        <w:proofErr w:type="spellStart"/>
        <w:r>
          <w:t>độ</w:t>
        </w:r>
        <w:proofErr w:type="spellEnd"/>
        <w:r>
          <w:t xml:space="preserve"> </w:t>
        </w:r>
        <w:proofErr w:type="spellStart"/>
        <w:r>
          <w:t>nước</w:t>
        </w:r>
        <w:proofErr w:type="spellEnd"/>
        <w:r>
          <w:t xml:space="preserve"> </w:t>
        </w:r>
        <w:proofErr w:type="spellStart"/>
        <w:r>
          <w:t>đầu</w:t>
        </w:r>
        <w:proofErr w:type="spellEnd"/>
        <w:r>
          <w:t xml:space="preserve"> ra (</w:t>
        </w:r>
        <w:proofErr w:type="spellStart"/>
        <w:r>
          <w:t>Mục</w:t>
        </w:r>
        <w:proofErr w:type="spellEnd"/>
        <w:r>
          <w:t xml:space="preserve"> </w:t>
        </w:r>
        <w:proofErr w:type="spellStart"/>
        <w:r>
          <w:t>tiêu</w:t>
        </w:r>
        <w:proofErr w:type="spellEnd"/>
        <w:r>
          <w:t xml:space="preserve"> </w:t>
        </w:r>
        <w:proofErr w:type="spellStart"/>
        <w:r>
          <w:t>cuối</w:t>
        </w:r>
        <w:proofErr w:type="spellEnd"/>
        <w:r>
          <w:t xml:space="preserve"> </w:t>
        </w:r>
        <w:proofErr w:type="spellStart"/>
        <w:r>
          <w:t>cùng</w:t>
        </w:r>
        <w:proofErr w:type="spellEnd"/>
        <w:r>
          <w:t>).</w:t>
        </w:r>
      </w:ins>
    </w:p>
    <w:p w14:paraId="72E85DBE" w14:textId="77777777" w:rsidR="00C934C8" w:rsidRDefault="00C934C8">
      <w:pPr>
        <w:pStyle w:val="CTDT-Text"/>
        <w:ind w:left="720"/>
        <w:rPr>
          <w:ins w:id="1887" w:author="Vũ Đức Thông (VinSOC-ANBM-ANBMOT)" w:date="2026-04-19T22:02:00Z"/>
        </w:rPr>
        <w:pPrChange w:id="1888" w:author="Vũ Đức Thông (VinSOC-ANBM-ANBMOT)" w:date="2026-04-19T22:03:00Z">
          <w:pPr>
            <w:pStyle w:val="CTDT-Text"/>
          </w:pPr>
        </w:pPrChange>
      </w:pPr>
      <w:proofErr w:type="spellStart"/>
      <w:ins w:id="1889" w:author="Vũ Đức Thông (VinSOC-ANBM-ANBMOT)" w:date="2026-04-19T22:02:00Z">
        <w:r>
          <w:lastRenderedPageBreak/>
          <w:t>Vòng</w:t>
        </w:r>
        <w:proofErr w:type="spellEnd"/>
        <w:r>
          <w:t xml:space="preserve"> </w:t>
        </w:r>
        <w:proofErr w:type="spellStart"/>
        <w:r>
          <w:t>lặp</w:t>
        </w:r>
        <w:proofErr w:type="spellEnd"/>
        <w:r>
          <w:t xml:space="preserve"> </w:t>
        </w:r>
        <w:proofErr w:type="spellStart"/>
        <w:r>
          <w:t>phụ</w:t>
        </w:r>
        <w:proofErr w:type="spellEnd"/>
        <w:r>
          <w:t xml:space="preserve"> (</w:t>
        </w:r>
        <w:proofErr w:type="spellStart"/>
        <w:r>
          <w:t>Vòng</w:t>
        </w:r>
        <w:proofErr w:type="spellEnd"/>
        <w:r>
          <w:t xml:space="preserve"> </w:t>
        </w:r>
        <w:proofErr w:type="spellStart"/>
        <w:r>
          <w:t>trong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lưu</w:t>
        </w:r>
        <w:proofErr w:type="spellEnd"/>
        <w:r>
          <w:t xml:space="preserve"> </w:t>
        </w:r>
        <w:proofErr w:type="spellStart"/>
        <w:r>
          <w:t>lượng</w:t>
        </w:r>
        <w:proofErr w:type="spellEnd"/>
        <w:r>
          <w:t xml:space="preserve"> </w:t>
        </w:r>
        <w:proofErr w:type="spellStart"/>
        <w:r>
          <w:t>hơi</w:t>
        </w:r>
        <w:proofErr w:type="spellEnd"/>
        <w:r>
          <w:t xml:space="preserve"> </w:t>
        </w:r>
        <w:proofErr w:type="spellStart"/>
        <w:r>
          <w:t>nước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nhiệt</w:t>
        </w:r>
        <w:proofErr w:type="spellEnd"/>
        <w:r>
          <w:t xml:space="preserve"> </w:t>
        </w:r>
        <w:proofErr w:type="spellStart"/>
        <w:r>
          <w:t>độ</w:t>
        </w:r>
        <w:proofErr w:type="spellEnd"/>
        <w:r>
          <w:t>).</w:t>
        </w:r>
      </w:ins>
    </w:p>
    <w:p w14:paraId="5761479F" w14:textId="77777777" w:rsidR="00C934C8" w:rsidRDefault="00C934C8" w:rsidP="00C934C8">
      <w:pPr>
        <w:pStyle w:val="CTDT-Text"/>
        <w:rPr>
          <w:ins w:id="1890" w:author="Vũ Đức Thông (VinSOC-ANBM-ANBMOT)" w:date="2026-04-19T22:02:00Z"/>
        </w:rPr>
      </w:pPr>
      <w:proofErr w:type="spellStart"/>
      <w:ins w:id="1891" w:author="Vũ Đức Thông (VinSOC-ANBM-ANBMOT)" w:date="2026-04-19T22:02:00Z">
        <w:r>
          <w:t>Cách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Vòng</w:t>
        </w:r>
        <w:proofErr w:type="spellEnd"/>
        <w:r>
          <w:t xml:space="preserve"> </w:t>
        </w:r>
        <w:proofErr w:type="spellStart"/>
        <w:r>
          <w:t>chính</w:t>
        </w:r>
        <w:proofErr w:type="spellEnd"/>
        <w:r>
          <w:t xml:space="preserve"> </w:t>
        </w:r>
        <w:proofErr w:type="spellStart"/>
        <w:r>
          <w:t>sẽ</w:t>
        </w:r>
        <w:proofErr w:type="spellEnd"/>
        <w:r>
          <w:t xml:space="preserve"> ra </w:t>
        </w:r>
        <w:proofErr w:type="spellStart"/>
        <w:r>
          <w:t>lệnh</w:t>
        </w:r>
        <w:proofErr w:type="spellEnd"/>
        <w:r>
          <w:t xml:space="preserve"> </w:t>
        </w:r>
        <w:proofErr w:type="spellStart"/>
        <w:r>
          <w:t>cho</w:t>
        </w:r>
        <w:proofErr w:type="spellEnd"/>
        <w:r>
          <w:t xml:space="preserve"> </w:t>
        </w:r>
        <w:proofErr w:type="spellStart"/>
        <w:r>
          <w:t>vòng</w:t>
        </w:r>
        <w:proofErr w:type="spellEnd"/>
        <w:r>
          <w:t xml:space="preserve"> </w:t>
        </w:r>
        <w:proofErr w:type="spellStart"/>
        <w:r>
          <w:t>phụ</w:t>
        </w:r>
        <w:proofErr w:type="spellEnd"/>
        <w:r>
          <w:t xml:space="preserve"> (</w:t>
        </w:r>
        <w:proofErr w:type="spellStart"/>
        <w:r>
          <w:t>ví</w:t>
        </w:r>
        <w:proofErr w:type="spellEnd"/>
        <w:r>
          <w:t xml:space="preserve"> </w:t>
        </w:r>
        <w:proofErr w:type="spellStart"/>
        <w:r>
          <w:t>dụ</w:t>
        </w:r>
        <w:proofErr w:type="spellEnd"/>
        <w:r>
          <w:t>: "</w:t>
        </w:r>
        <w:proofErr w:type="spellStart"/>
        <w:r>
          <w:t>Tôi</w:t>
        </w:r>
        <w:proofErr w:type="spellEnd"/>
        <w:r>
          <w:t xml:space="preserve"> </w:t>
        </w:r>
        <w:proofErr w:type="spellStart"/>
        <w:r>
          <w:t>muốn</w:t>
        </w:r>
        <w:proofErr w:type="spellEnd"/>
        <w:r>
          <w:t xml:space="preserve"> </w:t>
        </w:r>
        <w:proofErr w:type="spellStart"/>
        <w:r>
          <w:t>nước</w:t>
        </w:r>
        <w:proofErr w:type="spellEnd"/>
        <w:r>
          <w:t xml:space="preserve"> </w:t>
        </w:r>
        <w:proofErr w:type="spellStart"/>
        <w:r>
          <w:t>nóng</w:t>
        </w:r>
        <w:proofErr w:type="spellEnd"/>
        <w:r>
          <w:t xml:space="preserve"> </w:t>
        </w:r>
        <w:proofErr w:type="spellStart"/>
        <w:r>
          <w:t>hơn</w:t>
        </w:r>
        <w:proofErr w:type="spellEnd"/>
        <w:r>
          <w:t xml:space="preserve">, </w:t>
        </w:r>
        <w:proofErr w:type="spellStart"/>
        <w:r>
          <w:t>hãy</w:t>
        </w:r>
        <w:proofErr w:type="spellEnd"/>
        <w:r>
          <w:t xml:space="preserve"> </w:t>
        </w:r>
        <w:proofErr w:type="spellStart"/>
        <w:r>
          <w:t>tăng</w:t>
        </w:r>
        <w:proofErr w:type="spellEnd"/>
        <w:r>
          <w:t xml:space="preserve"> </w:t>
        </w:r>
        <w:proofErr w:type="spellStart"/>
        <w:r>
          <w:t>hơi</w:t>
        </w:r>
        <w:proofErr w:type="spellEnd"/>
        <w:r>
          <w:t xml:space="preserve"> </w:t>
        </w:r>
        <w:proofErr w:type="spellStart"/>
        <w:r>
          <w:t>nước</w:t>
        </w:r>
        <w:proofErr w:type="spellEnd"/>
        <w:r>
          <w:t xml:space="preserve"> </w:t>
        </w:r>
        <w:proofErr w:type="spellStart"/>
        <w:r>
          <w:t>lên</w:t>
        </w:r>
        <w:proofErr w:type="spellEnd"/>
        <w:r>
          <w:t xml:space="preserve">"), </w:t>
        </w:r>
        <w:proofErr w:type="spellStart"/>
        <w:r>
          <w:t>và</w:t>
        </w:r>
        <w:proofErr w:type="spellEnd"/>
        <w:r>
          <w:t xml:space="preserve"> </w:t>
        </w:r>
        <w:proofErr w:type="spellStart"/>
        <w:r>
          <w:t>vòng</w:t>
        </w:r>
        <w:proofErr w:type="spellEnd"/>
        <w:r>
          <w:t xml:space="preserve"> </w:t>
        </w:r>
        <w:proofErr w:type="spellStart"/>
        <w:r>
          <w:t>phụ</w:t>
        </w:r>
        <w:proofErr w:type="spellEnd"/>
        <w:r>
          <w:t xml:space="preserve"> </w:t>
        </w:r>
        <w:proofErr w:type="spellStart"/>
        <w:r>
          <w:t>sẽ</w:t>
        </w:r>
        <w:proofErr w:type="spellEnd"/>
        <w:r>
          <w:t xml:space="preserve"> </w:t>
        </w:r>
        <w:proofErr w:type="spellStart"/>
        <w:r>
          <w:t>tự</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để</w:t>
        </w:r>
        <w:proofErr w:type="spellEnd"/>
        <w:r>
          <w:t xml:space="preserve"> </w:t>
        </w:r>
        <w:proofErr w:type="spellStart"/>
        <w:r>
          <w:t>mở</w:t>
        </w:r>
        <w:proofErr w:type="spellEnd"/>
        <w:r>
          <w:t xml:space="preserve"> van </w:t>
        </w:r>
        <w:proofErr w:type="spellStart"/>
        <w:r>
          <w:t>hơi</w:t>
        </w:r>
        <w:proofErr w:type="spellEnd"/>
        <w:r>
          <w:t xml:space="preserve"> </w:t>
        </w:r>
        <w:proofErr w:type="spellStart"/>
        <w:r>
          <w:t>nước</w:t>
        </w:r>
        <w:proofErr w:type="spellEnd"/>
        <w:r>
          <w:t xml:space="preserve"> </w:t>
        </w:r>
        <w:proofErr w:type="spellStart"/>
        <w:r>
          <w:t>sao</w:t>
        </w:r>
        <w:proofErr w:type="spellEnd"/>
        <w:r>
          <w:t xml:space="preserve"> </w:t>
        </w:r>
        <w:proofErr w:type="spellStart"/>
        <w:r>
          <w:t>cho</w:t>
        </w:r>
        <w:proofErr w:type="spellEnd"/>
        <w:r>
          <w:t xml:space="preserve"> </w:t>
        </w:r>
        <w:proofErr w:type="spellStart"/>
        <w:r>
          <w:t>chuẩn</w:t>
        </w:r>
        <w:proofErr w:type="spellEnd"/>
        <w:r>
          <w:t xml:space="preserve"> </w:t>
        </w:r>
        <w:proofErr w:type="spellStart"/>
        <w:r>
          <w:t>nhất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đợi</w:t>
        </w:r>
        <w:proofErr w:type="spellEnd"/>
        <w:r>
          <w:t xml:space="preserve"> </w:t>
        </w:r>
        <w:proofErr w:type="spellStart"/>
        <w:r>
          <w:t>vòng</w:t>
        </w:r>
        <w:proofErr w:type="spellEnd"/>
        <w:r>
          <w:t xml:space="preserve"> </w:t>
        </w:r>
        <w:proofErr w:type="spellStart"/>
        <w:r>
          <w:t>chính</w:t>
        </w:r>
        <w:proofErr w:type="spellEnd"/>
        <w:r>
          <w:t xml:space="preserve"> can </w:t>
        </w:r>
        <w:proofErr w:type="spellStart"/>
        <w:r>
          <w:t>thiệp</w:t>
        </w:r>
        <w:proofErr w:type="spellEnd"/>
        <w:r>
          <w:t xml:space="preserve"> </w:t>
        </w:r>
        <w:proofErr w:type="spellStart"/>
        <w:r>
          <w:t>sâu</w:t>
        </w:r>
        <w:proofErr w:type="spellEnd"/>
        <w:r>
          <w:t>.</w:t>
        </w:r>
      </w:ins>
    </w:p>
    <w:p w14:paraId="726B1C9E" w14:textId="0194AEDF" w:rsidR="00C934C8" w:rsidRDefault="00C934C8" w:rsidP="00C934C8">
      <w:pPr>
        <w:pStyle w:val="CTDT-Text"/>
        <w:numPr>
          <w:ilvl w:val="1"/>
          <w:numId w:val="12"/>
        </w:numPr>
        <w:rPr>
          <w:ins w:id="1892" w:author="Vũ Đức Thông (VinSOC-ANBM-ANBMOT)" w:date="2026-04-19T22:03:00Z"/>
        </w:rPr>
      </w:pPr>
      <w:proofErr w:type="spellStart"/>
      <w:ins w:id="1893" w:author="Vũ Đức Thông (VinSOC-ANBM-ANBMOT)" w:date="2026-04-19T22:02:00Z">
        <w:r>
          <w:t>Điều</w:t>
        </w:r>
        <w:proofErr w:type="spellEnd"/>
        <w:r>
          <w:t xml:space="preserve"> </w:t>
        </w:r>
        <w:proofErr w:type="spellStart"/>
        <w:r>
          <w:t>khiển</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giống</w:t>
        </w:r>
        <w:proofErr w:type="spellEnd"/>
        <w:r>
          <w:t xml:space="preserve"> </w:t>
        </w:r>
        <w:proofErr w:type="spellStart"/>
        <w:r>
          <w:t>như</w:t>
        </w:r>
        <w:proofErr w:type="spellEnd"/>
        <w:r>
          <w:t xml:space="preserve"> </w:t>
        </w:r>
        <w:proofErr w:type="spellStart"/>
        <w:r>
          <w:t>một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cấp</w:t>
        </w:r>
        <w:proofErr w:type="spellEnd"/>
        <w:r>
          <w:t xml:space="preserve"> </w:t>
        </w:r>
        <w:proofErr w:type="spellStart"/>
        <w:r>
          <w:t>cao</w:t>
        </w:r>
        <w:proofErr w:type="spellEnd"/>
        <w:r>
          <w:t xml:space="preserve"> (</w:t>
        </w:r>
        <w:proofErr w:type="spellStart"/>
        <w:r>
          <w:t>Vòng</w:t>
        </w:r>
        <w:proofErr w:type="spellEnd"/>
        <w:r>
          <w:t xml:space="preserve"> </w:t>
        </w:r>
        <w:proofErr w:type="spellStart"/>
        <w:r>
          <w:t>ngoài</w:t>
        </w:r>
        <w:proofErr w:type="spellEnd"/>
        <w:r>
          <w:t xml:space="preserve">) </w:t>
        </w:r>
        <w:proofErr w:type="spellStart"/>
        <w:r>
          <w:t>giao</w:t>
        </w:r>
        <w:proofErr w:type="spellEnd"/>
        <w:r>
          <w:t xml:space="preserve"> </w:t>
        </w:r>
        <w:proofErr w:type="spellStart"/>
        <w:r>
          <w:t>việc</w:t>
        </w:r>
        <w:proofErr w:type="spellEnd"/>
        <w:r>
          <w:t xml:space="preserve"> </w:t>
        </w:r>
        <w:proofErr w:type="spellStart"/>
        <w:r>
          <w:t>cho</w:t>
        </w:r>
        <w:proofErr w:type="spellEnd"/>
        <w:r>
          <w:t xml:space="preserve"> </w:t>
        </w:r>
        <w:proofErr w:type="spellStart"/>
        <w:r>
          <w:t>một</w:t>
        </w:r>
        <w:proofErr w:type="spellEnd"/>
        <w:r>
          <w:t xml:space="preserve"> </w:t>
        </w:r>
        <w:proofErr w:type="spellStart"/>
        <w:r>
          <w:t>nhóm</w:t>
        </w:r>
        <w:proofErr w:type="spellEnd"/>
        <w:r>
          <w:t xml:space="preserve"> </w:t>
        </w:r>
        <w:proofErr w:type="spellStart"/>
        <w:r>
          <w:t>trưởng</w:t>
        </w:r>
        <w:proofErr w:type="spellEnd"/>
        <w:r>
          <w:t xml:space="preserve"> (</w:t>
        </w:r>
        <w:proofErr w:type="spellStart"/>
        <w:r>
          <w:t>Vòng</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trưởng</w:t>
        </w:r>
        <w:proofErr w:type="spellEnd"/>
        <w:r>
          <w:t xml:space="preserve"> </w:t>
        </w:r>
        <w:proofErr w:type="spellStart"/>
        <w:r>
          <w:t>sẽ</w:t>
        </w:r>
        <w:proofErr w:type="spellEnd"/>
        <w:r>
          <w:t xml:space="preserve"> </w:t>
        </w:r>
        <w:proofErr w:type="spellStart"/>
        <w:r>
          <w:t>tự</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chi </w:t>
        </w:r>
        <w:proofErr w:type="spellStart"/>
        <w:r>
          <w:t>tiết</w:t>
        </w:r>
        <w:proofErr w:type="spellEnd"/>
        <w:r>
          <w:t xml:space="preserve"> </w:t>
        </w:r>
        <w:proofErr w:type="spellStart"/>
        <w:r>
          <w:t>để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mà</w:t>
        </w:r>
        <w:proofErr w:type="spellEnd"/>
        <w:r>
          <w:t xml:space="preserve"> </w:t>
        </w:r>
        <w:proofErr w:type="spellStart"/>
        <w:r>
          <w:t>cấp</w:t>
        </w:r>
        <w:proofErr w:type="spellEnd"/>
        <w:r>
          <w:t xml:space="preserve"> </w:t>
        </w:r>
        <w:proofErr w:type="spellStart"/>
        <w:r>
          <w:t>trên</w:t>
        </w:r>
        <w:proofErr w:type="spellEnd"/>
        <w:r>
          <w:t xml:space="preserve"> </w:t>
        </w:r>
        <w:proofErr w:type="spellStart"/>
        <w:r>
          <w:t>đề</w:t>
        </w:r>
        <w:proofErr w:type="spellEnd"/>
        <w:r>
          <w:t xml:space="preserve"> ra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và</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hơn</w:t>
        </w:r>
        <w:proofErr w:type="spellEnd"/>
        <w:r>
          <w:t>.</w:t>
        </w:r>
      </w:ins>
    </w:p>
    <w:p w14:paraId="40055B4E" w14:textId="2F08E56D" w:rsidR="00C934C8" w:rsidRDefault="00C934C8" w:rsidP="00C934C8">
      <w:pPr>
        <w:pStyle w:val="CTDT-Text"/>
        <w:rPr>
          <w:ins w:id="1894" w:author="Vũ Đức Thông (VinSOC-ANBM-ANBMOT)" w:date="2026-04-19T22:04:00Z"/>
        </w:rPr>
      </w:pPr>
      <w:ins w:id="1895" w:author="Vũ Đức Thông (VinSOC-ANBM-ANBMOT)" w:date="2026-04-19T22:04:00Z">
        <w:r w:rsidRPr="00C934C8">
          <w:rPr>
            <w:noProof/>
          </w:rPr>
          <w:drawing>
            <wp:inline distT="0" distB="0" distL="0" distR="0" wp14:anchorId="1C959403" wp14:editId="315BEFBD">
              <wp:extent cx="5410955" cy="3057952"/>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10955" cy="3057952"/>
                      </a:xfrm>
                      <a:prstGeom prst="rect">
                        <a:avLst/>
                      </a:prstGeom>
                    </pic:spPr>
                  </pic:pic>
                </a:graphicData>
              </a:graphic>
            </wp:inline>
          </w:drawing>
        </w:r>
      </w:ins>
    </w:p>
    <w:p w14:paraId="0356502E" w14:textId="7FDF7967" w:rsidR="00C934C8" w:rsidRDefault="00C934C8" w:rsidP="00C934C8">
      <w:pPr>
        <w:pStyle w:val="CTDT-Hinh"/>
        <w:rPr>
          <w:ins w:id="1896" w:author="Vũ Đức Thông (VinSOC-ANBM-ANBMOT)" w:date="2026-04-19T22:04:00Z"/>
        </w:rPr>
      </w:pPr>
      <w:bookmarkStart w:id="1897" w:name="_Toc227579055"/>
      <w:ins w:id="1898" w:author="Vũ Đức Thông (VinSOC-ANBM-ANBMOT)" w:date="2026-04-19T22:04:00Z">
        <w:r>
          <w:t xml:space="preserve">Cascade </w:t>
        </w:r>
        <w:proofErr w:type="gramStart"/>
        <w:r>
          <w:t>Control ,</w:t>
        </w:r>
        <w:proofErr w:type="gramEnd"/>
        <w:r>
          <w:t xml:space="preserve"> </w:t>
        </w:r>
        <w:proofErr w:type="spellStart"/>
        <w:r>
          <w:t>điều</w:t>
        </w:r>
        <w:proofErr w:type="spellEnd"/>
        <w:r>
          <w:t xml:space="preserve"> </w:t>
        </w:r>
        <w:proofErr w:type="spellStart"/>
        <w:r>
          <w:t>khiển</w:t>
        </w:r>
        <w:proofErr w:type="spellEnd"/>
        <w:r>
          <w:t xml:space="preserve"> </w:t>
        </w:r>
        <w:proofErr w:type="spellStart"/>
        <w:r>
          <w:t>phân</w:t>
        </w:r>
        <w:proofErr w:type="spellEnd"/>
        <w:r>
          <w:t xml:space="preserve"> </w:t>
        </w:r>
        <w:proofErr w:type="spellStart"/>
        <w:r>
          <w:t>cấp</w:t>
        </w:r>
        <w:bookmarkEnd w:id="1897"/>
        <w:proofErr w:type="spellEnd"/>
      </w:ins>
    </w:p>
    <w:p w14:paraId="3B4163F2" w14:textId="77777777" w:rsidR="00C934C8" w:rsidRPr="00C934C8" w:rsidRDefault="00C934C8">
      <w:pPr>
        <w:pStyle w:val="CTDT-Text"/>
        <w:rPr>
          <w:ins w:id="1899" w:author="Vũ Đức Thông (VinSOC-ANBM-ANBMOT)" w:date="2026-04-19T21:54:00Z"/>
        </w:rPr>
      </w:pPr>
    </w:p>
    <w:p w14:paraId="58898729" w14:textId="2F130444" w:rsidR="00DE6BE6" w:rsidRDefault="00DE6BE6" w:rsidP="00DE6BE6">
      <w:pPr>
        <w:pStyle w:val="CTDT-Text"/>
        <w:rPr>
          <w:ins w:id="1900" w:author="Vũ Đức Thông (VinSOC-ANBM-ANBMOT)" w:date="2026-04-19T21:54:00Z"/>
        </w:rPr>
      </w:pPr>
    </w:p>
    <w:p w14:paraId="07976C6A" w14:textId="311A6F31" w:rsidR="00DE6BE6" w:rsidRDefault="001552F2" w:rsidP="001552F2">
      <w:pPr>
        <w:pStyle w:val="CTDT-H3"/>
        <w:rPr>
          <w:ins w:id="1901" w:author="Vũ Đức Thông (VinSOC-ANBM-ANBMOT)" w:date="2026-04-20T08:33:00Z"/>
        </w:rPr>
      </w:pPr>
      <w:bookmarkStart w:id="1902" w:name="_Toc227579020"/>
      <w:proofErr w:type="spellStart"/>
      <w:ins w:id="1903" w:author="Vũ Đức Thông (VinSOC-ANBM-ANBMOT)" w:date="2026-04-20T08:32:00Z">
        <w:r>
          <w:t>Luồng</w:t>
        </w:r>
        <w:proofErr w:type="spellEnd"/>
        <w:r>
          <w:t xml:space="preserve"> </w:t>
        </w:r>
      </w:ins>
      <w:proofErr w:type="spellStart"/>
      <w:ins w:id="1904" w:author="Vũ Đức Thông (VinSOC-ANBM-ANBMOT)" w:date="2026-04-20T08:33:00Z">
        <w:r>
          <w:t>quy</w:t>
        </w:r>
        <w:proofErr w:type="spellEnd"/>
        <w:r>
          <w:t xml:space="preserve"> </w:t>
        </w:r>
        <w:proofErr w:type="spellStart"/>
        <w:r>
          <w:t>trình</w:t>
        </w:r>
        <w:bookmarkEnd w:id="1902"/>
        <w:proofErr w:type="spellEnd"/>
      </w:ins>
    </w:p>
    <w:p w14:paraId="5E2873C8" w14:textId="6B543E58" w:rsidR="001552F2" w:rsidRDefault="001552F2" w:rsidP="001552F2">
      <w:pPr>
        <w:pStyle w:val="CTDT-Text"/>
        <w:rPr>
          <w:ins w:id="1905" w:author="Vũ Đức Thông (VinSOC-ANBM-ANBMOT)" w:date="2026-04-20T08:33:00Z"/>
        </w:rPr>
      </w:pPr>
      <w:ins w:id="1906" w:author="Vũ Đức Thông (VinSOC-ANBM-ANBMOT)" w:date="2026-04-20T08:33:00Z">
        <w:r w:rsidRPr="001552F2">
          <w:lastRenderedPageBreak/>
          <w:drawing>
            <wp:inline distT="0" distB="0" distL="0" distR="0" wp14:anchorId="6BA4A56A" wp14:editId="266AD403">
              <wp:extent cx="5677692" cy="338184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77692" cy="3381847"/>
                      </a:xfrm>
                      <a:prstGeom prst="rect">
                        <a:avLst/>
                      </a:prstGeom>
                    </pic:spPr>
                  </pic:pic>
                </a:graphicData>
              </a:graphic>
            </wp:inline>
          </w:drawing>
        </w:r>
      </w:ins>
    </w:p>
    <w:p w14:paraId="19E8AC35" w14:textId="33222E51" w:rsidR="001552F2" w:rsidRDefault="001552F2" w:rsidP="001552F2">
      <w:pPr>
        <w:pStyle w:val="CTDT-Hinh"/>
        <w:rPr>
          <w:ins w:id="1907" w:author="Vũ Đức Thông (VinSOC-ANBM-ANBMOT)" w:date="2026-04-20T08:33:00Z"/>
        </w:rPr>
      </w:pPr>
      <w:bookmarkStart w:id="1908" w:name="_Toc227579056"/>
      <w:proofErr w:type="spellStart"/>
      <w:ins w:id="1909" w:author="Vũ Đức Thông (VinSOC-ANBM-ANBMOT)" w:date="2026-04-20T08:33:00Z">
        <w:r>
          <w:t>Luồng</w:t>
        </w:r>
        <w:proofErr w:type="spellEnd"/>
        <w:r>
          <w:t xml:space="preserve"> </w:t>
        </w:r>
        <w:proofErr w:type="spellStart"/>
        <w:r>
          <w:t>dữ</w:t>
        </w:r>
        <w:proofErr w:type="spellEnd"/>
        <w:r>
          <w:t xml:space="preserve"> </w:t>
        </w:r>
        <w:proofErr w:type="spellStart"/>
        <w:r>
          <w:t>liệu</w:t>
        </w:r>
        <w:bookmarkEnd w:id="1908"/>
        <w:proofErr w:type="spellEnd"/>
      </w:ins>
    </w:p>
    <w:p w14:paraId="360534F2" w14:textId="48D256D9" w:rsidR="001552F2" w:rsidRDefault="001552F2" w:rsidP="001552F2">
      <w:pPr>
        <w:pStyle w:val="CTDT-Text"/>
        <w:rPr>
          <w:ins w:id="1910" w:author="Vũ Đức Thông (VinSOC-ANBM-ANBMOT)" w:date="2026-04-20T08:36:00Z"/>
        </w:rPr>
      </w:pPr>
      <w:proofErr w:type="spellStart"/>
      <w:ins w:id="1911" w:author="Vũ Đức Thông (VinSOC-ANBM-ANBMOT)" w:date="2026-04-20T08:36:00Z">
        <w:r>
          <w:t>Hạ</w:t>
        </w:r>
        <w:proofErr w:type="spellEnd"/>
        <w:r>
          <w:t xml:space="preserve"> </w:t>
        </w:r>
        <w:proofErr w:type="spellStart"/>
        <w:r>
          <w:t>tầng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Mạng</w:t>
        </w:r>
        <w:proofErr w:type="spellEnd"/>
        <w:r>
          <w:t xml:space="preserve"> ICS (</w:t>
        </w:r>
        <w:proofErr w:type="spellStart"/>
        <w:r>
          <w:t>có</w:t>
        </w:r>
        <w:proofErr w:type="spellEnd"/>
        <w:r>
          <w:t xml:space="preserve"> </w:t>
        </w:r>
        <w:proofErr w:type="spellStart"/>
        <w:r>
          <w:t>dây</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dây</w:t>
        </w:r>
        <w:proofErr w:type="spellEnd"/>
        <w:r>
          <w:t xml:space="preserve">) </w:t>
        </w:r>
        <w:proofErr w:type="spellStart"/>
        <w:r>
          <w:t>là</w:t>
        </w:r>
        <w:proofErr w:type="spellEnd"/>
        <w:r>
          <w:t xml:space="preserve"> </w:t>
        </w:r>
        <w:proofErr w:type="spellStart"/>
        <w:r>
          <w:t>x</w:t>
        </w:r>
        <w:r>
          <w:t>ương</w:t>
        </w:r>
        <w:proofErr w:type="spellEnd"/>
        <w:r>
          <w:t xml:space="preserve"> </w:t>
        </w:r>
        <w:proofErr w:type="spellStart"/>
        <w:r>
          <w:t>sống</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nhau</w:t>
        </w:r>
        <w:proofErr w:type="spellEnd"/>
        <w:r>
          <w:t>.</w:t>
        </w:r>
      </w:ins>
    </w:p>
    <w:p w14:paraId="00CCFCBD" w14:textId="59839622" w:rsidR="001552F2" w:rsidRDefault="001552F2" w:rsidP="001552F2">
      <w:pPr>
        <w:pStyle w:val="CTDT-Text"/>
        <w:rPr>
          <w:ins w:id="1912" w:author="Vũ Đức Thông (VinSOC-ANBM-ANBMOT)" w:date="2026-04-20T08:36:00Z"/>
        </w:rPr>
      </w:pPr>
      <w:proofErr w:type="spellStart"/>
      <w:ins w:id="1913" w:author="Vũ Đức Thông (VinSOC-ANBM-ANBMOT)" w:date="2026-04-20T08:36:00Z">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đi</w:t>
        </w:r>
        <w:proofErr w:type="spellEnd"/>
        <w:r>
          <w:t xml:space="preserve"> </w:t>
        </w:r>
        <w:proofErr w:type="spellStart"/>
        <w:r>
          <w:t>từ</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hiện</w:t>
        </w:r>
        <w:proofErr w:type="spellEnd"/>
        <w:r>
          <w:t xml:space="preserve"> </w:t>
        </w:r>
        <w:proofErr w:type="spellStart"/>
        <w:r>
          <w:t>trường</w:t>
        </w:r>
        <w:proofErr w:type="spellEnd"/>
        <w:r>
          <w:t xml:space="preserve"> (I/O) </w:t>
        </w:r>
        <w:r>
          <w:t>=</w:t>
        </w:r>
        <w:proofErr w:type="gramStart"/>
        <w:r>
          <w:t xml:space="preserve">&gt; </w:t>
        </w:r>
        <w:r>
          <w:t xml:space="preserve"> </w:t>
        </w:r>
        <w:proofErr w:type="spellStart"/>
        <w:r>
          <w:t>Bộ</w:t>
        </w:r>
        <w:proofErr w:type="spellEnd"/>
        <w:proofErr w:type="gramEnd"/>
        <w:r>
          <w:t xml:space="preserve"> </w:t>
        </w:r>
        <w:proofErr w:type="spellStart"/>
        <w:r>
          <w:t>điều</w:t>
        </w:r>
        <w:proofErr w:type="spellEnd"/>
        <w:r>
          <w:t xml:space="preserve"> </w:t>
        </w:r>
        <w:proofErr w:type="spellStart"/>
        <w:r>
          <w:t>khiển</w:t>
        </w:r>
        <w:proofErr w:type="spellEnd"/>
        <w:r>
          <w:t xml:space="preserve"> (Controllers) </w:t>
        </w:r>
        <w:r>
          <w:t xml:space="preserve">=&gt; </w:t>
        </w:r>
        <w:r>
          <w:t xml:space="preserve"> HMI.</w:t>
        </w:r>
      </w:ins>
    </w:p>
    <w:p w14:paraId="53088373" w14:textId="77777777" w:rsidR="001552F2" w:rsidRDefault="001552F2" w:rsidP="001552F2">
      <w:pPr>
        <w:pStyle w:val="CTDT-Text"/>
        <w:rPr>
          <w:ins w:id="1914" w:author="Vũ Đức Thông (VinSOC-ANBM-ANBMOT)" w:date="2026-04-20T08:36:00Z"/>
        </w:rPr>
      </w:pPr>
      <w:proofErr w:type="spellStart"/>
      <w:ins w:id="1915" w:author="Vũ Đức Thông (VinSOC-ANBM-ANBMOT)" w:date="2026-04-20T08:36:00Z">
        <w:r>
          <w:t>Vai</w:t>
        </w:r>
        <w:proofErr w:type="spellEnd"/>
        <w:r>
          <w:t xml:space="preserve"> </w:t>
        </w:r>
        <w:proofErr w:type="spellStart"/>
        <w:r>
          <w:t>trò</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w:t>
        </w:r>
      </w:ins>
    </w:p>
    <w:p w14:paraId="08A7B3BD" w14:textId="77777777" w:rsidR="001552F2" w:rsidRDefault="001552F2" w:rsidP="001552F2">
      <w:pPr>
        <w:pStyle w:val="CTDT-Text"/>
        <w:ind w:left="454"/>
        <w:rPr>
          <w:ins w:id="1916" w:author="Vũ Đức Thông (VinSOC-ANBM-ANBMOT)" w:date="2026-04-20T08:36:00Z"/>
        </w:rPr>
        <w:pPrChange w:id="1917" w:author="Vũ Đức Thông (VinSOC-ANBM-ANBMOT)" w:date="2026-04-20T08:36:00Z">
          <w:pPr>
            <w:pStyle w:val="CTDT-Text"/>
          </w:pPr>
        </w:pPrChange>
      </w:pPr>
      <w:proofErr w:type="spellStart"/>
      <w:ins w:id="1918" w:author="Vũ Đức Thông (VinSOC-ANBM-ANBMOT)" w:date="2026-04-20T08:36:00Z">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Chạy</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w:t>
        </w:r>
      </w:ins>
    </w:p>
    <w:p w14:paraId="4157B8A9" w14:textId="28238A44" w:rsidR="001552F2" w:rsidRDefault="001552F2" w:rsidP="001552F2">
      <w:pPr>
        <w:pStyle w:val="CTDT-Text"/>
        <w:ind w:left="454"/>
        <w:rPr>
          <w:ins w:id="1919" w:author="Vũ Đức Thông (VinSOC-ANBM-ANBMOT)" w:date="2026-04-20T08:36:00Z"/>
        </w:rPr>
      </w:pPr>
      <w:ins w:id="1920" w:author="Vũ Đức Thông (VinSOC-ANBM-ANBMOT)" w:date="2026-04-20T08:36:00Z">
        <w:r>
          <w:t xml:space="preserve">HMI: </w:t>
        </w:r>
        <w:proofErr w:type="spellStart"/>
        <w:r>
          <w:t>Tiếp</w:t>
        </w:r>
        <w:proofErr w:type="spellEnd"/>
        <w:r>
          <w:t xml:space="preserve"> </w:t>
        </w:r>
        <w:proofErr w:type="spellStart"/>
        <w:r>
          <w:t>nhận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w:t>
        </w:r>
      </w:ins>
    </w:p>
    <w:p w14:paraId="767C2C77" w14:textId="14C2C24D" w:rsidR="001552F2" w:rsidRDefault="001552F2" w:rsidP="001552F2">
      <w:pPr>
        <w:pStyle w:val="CTDT-Text"/>
        <w:ind w:left="454"/>
        <w:rPr>
          <w:ins w:id="1921" w:author="Vũ Đức Thông (VinSOC-ANBM-ANBMOT)" w:date="2026-04-20T08:36:00Z"/>
        </w:rPr>
      </w:pPr>
    </w:p>
    <w:p w14:paraId="0EA4BB33" w14:textId="359CDF57" w:rsidR="001552F2" w:rsidRDefault="001552F2" w:rsidP="001552F2">
      <w:pPr>
        <w:pStyle w:val="CTDT-H1"/>
        <w:rPr>
          <w:ins w:id="1922" w:author="Vũ Đức Thông (VinSOC-ANBM-ANBMOT)" w:date="2026-04-20T08:39:00Z"/>
        </w:rPr>
      </w:pPr>
      <w:bookmarkStart w:id="1923" w:name="_Toc227579021"/>
      <w:ins w:id="1924" w:author="Vũ Đức Thông (VinSOC-ANBM-ANBMOT)" w:date="2026-04-20T08:39:00Z">
        <w:r>
          <w:t>OBJECT 4</w:t>
        </w:r>
        <w:bookmarkEnd w:id="1923"/>
      </w:ins>
    </w:p>
    <w:p w14:paraId="5E30E817" w14:textId="3E88BA45" w:rsidR="001552F2" w:rsidRDefault="001552F2" w:rsidP="001552F2">
      <w:pPr>
        <w:pStyle w:val="CTDT-H2"/>
        <w:rPr>
          <w:ins w:id="1925" w:author="Vũ Đức Thông (VinSOC-ANBM-ANBMOT)" w:date="2026-04-20T08:40:00Z"/>
        </w:rPr>
      </w:pPr>
      <w:bookmarkStart w:id="1926" w:name="_Toc227579022"/>
      <w:proofErr w:type="spellStart"/>
      <w:ins w:id="1927" w:author="Vũ Đức Thông (VinSOC-ANBM-ANBMOT)" w:date="2026-04-20T08:39:00Z">
        <w:r>
          <w:t>Nhận</w:t>
        </w:r>
        <w:proofErr w:type="spellEnd"/>
        <w:r>
          <w:t xml:space="preserve"> </w:t>
        </w:r>
        <w:proofErr w:type="spellStart"/>
        <w:r>
          <w:t>diện</w:t>
        </w:r>
        <w:proofErr w:type="spellEnd"/>
        <w:r>
          <w:t xml:space="preserve"> </w:t>
        </w:r>
      </w:ins>
      <w:proofErr w:type="spellStart"/>
      <w:ins w:id="1928" w:author="Vũ Đức Thông (VinSOC-ANBM-ANBMOT)" w:date="2026-04-20T08:40:00Z">
        <w:r>
          <w:t>các</w:t>
        </w:r>
        <w:proofErr w:type="spellEnd"/>
        <w:r>
          <w:t xml:space="preserve"> </w:t>
        </w:r>
        <w:proofErr w:type="spellStart"/>
        <w:r>
          <w:t>topo</w:t>
        </w:r>
        <w:proofErr w:type="spellEnd"/>
        <w:r>
          <w:t xml:space="preserve"> </w:t>
        </w:r>
        <w:proofErr w:type="spellStart"/>
        <w:r>
          <w:t>giao</w:t>
        </w:r>
        <w:proofErr w:type="spellEnd"/>
        <w:r>
          <w:t xml:space="preserve"> </w:t>
        </w:r>
        <w:proofErr w:type="spellStart"/>
        <w:r>
          <w:t>tiếp</w:t>
        </w:r>
        <w:proofErr w:type="spellEnd"/>
        <w:r>
          <w:t xml:space="preserve"> ICS, </w:t>
        </w:r>
        <w:proofErr w:type="spellStart"/>
        <w:r>
          <w:t>các</w:t>
        </w:r>
        <w:proofErr w:type="spellEnd"/>
        <w:r>
          <w:t xml:space="preserve"> </w:t>
        </w:r>
        <w:proofErr w:type="spellStart"/>
        <w:r>
          <w:t>cách</w:t>
        </w:r>
        <w:proofErr w:type="spellEnd"/>
        <w:r>
          <w:t xml:space="preserve"> </w:t>
        </w:r>
        <w:proofErr w:type="spellStart"/>
        <w:r>
          <w:t>thức</w:t>
        </w:r>
        <w:proofErr w:type="spellEnd"/>
        <w:r>
          <w:t xml:space="preserve">, Media </w:t>
        </w:r>
        <w:proofErr w:type="spellStart"/>
        <w:r>
          <w:t>vật</w:t>
        </w:r>
        <w:proofErr w:type="spellEnd"/>
        <w:r>
          <w:t xml:space="preserve"> </w:t>
        </w:r>
        <w:proofErr w:type="spellStart"/>
        <w:r>
          <w:t>lý</w:t>
        </w:r>
        <w:bookmarkEnd w:id="1926"/>
        <w:proofErr w:type="spellEnd"/>
      </w:ins>
    </w:p>
    <w:p w14:paraId="39227C82" w14:textId="161FBB58" w:rsidR="001552F2" w:rsidRDefault="001552F2" w:rsidP="001552F2">
      <w:pPr>
        <w:pStyle w:val="CTDT-H3"/>
        <w:rPr>
          <w:ins w:id="1929" w:author="Vũ Đức Thông (VinSOC-ANBM-ANBMOT)" w:date="2026-04-20T08:42:00Z"/>
        </w:rPr>
      </w:pPr>
      <w:bookmarkStart w:id="1930" w:name="_Toc227579023"/>
      <w:proofErr w:type="spellStart"/>
      <w:ins w:id="1931" w:author="Vũ Đức Thông (VinSOC-ANBM-ANBMOT)" w:date="2026-04-20T08:41:00Z">
        <w:r>
          <w:t>Các</w:t>
        </w:r>
        <w:proofErr w:type="spellEnd"/>
        <w:r>
          <w:t xml:space="preserve"> </w:t>
        </w:r>
        <w:proofErr w:type="spellStart"/>
        <w:r>
          <w:t>topo</w:t>
        </w:r>
        <w:proofErr w:type="spellEnd"/>
        <w:r>
          <w:t xml:space="preserve"> </w:t>
        </w:r>
        <w:proofErr w:type="spellStart"/>
        <w:r>
          <w:t>mạng</w:t>
        </w:r>
        <w:proofErr w:type="spellEnd"/>
        <w:r>
          <w:t xml:space="preserve"> ICS</w:t>
        </w:r>
      </w:ins>
      <w:bookmarkEnd w:id="1930"/>
    </w:p>
    <w:p w14:paraId="5A62E015" w14:textId="1E3B598D" w:rsidR="001552F2" w:rsidRDefault="001552F2" w:rsidP="001552F2">
      <w:pPr>
        <w:pStyle w:val="CTDT-Text"/>
        <w:rPr>
          <w:ins w:id="1932" w:author="Vũ Đức Thông (VinSOC-ANBM-ANBMOT)" w:date="2026-04-20T08:42:00Z"/>
        </w:rPr>
      </w:pPr>
    </w:p>
    <w:p w14:paraId="65E73A7B" w14:textId="6911E379" w:rsidR="001552F2" w:rsidRDefault="001552F2" w:rsidP="001552F2">
      <w:pPr>
        <w:pStyle w:val="CTDT-Text"/>
        <w:rPr>
          <w:ins w:id="1933" w:author="Vũ Đức Thông (VinSOC-ANBM-ANBMOT)" w:date="2026-04-20T08:42:00Z"/>
        </w:rPr>
      </w:pPr>
      <w:ins w:id="1934" w:author="Vũ Đức Thông (VinSOC-ANBM-ANBMOT)" w:date="2026-04-20T08:42:00Z">
        <w:r w:rsidRPr="001552F2">
          <w:drawing>
            <wp:inline distT="0" distB="0" distL="0" distR="0" wp14:anchorId="7B6AB3AA" wp14:editId="477B87B4">
              <wp:extent cx="5734850" cy="1114581"/>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4850" cy="1114581"/>
                      </a:xfrm>
                      <a:prstGeom prst="rect">
                        <a:avLst/>
                      </a:prstGeom>
                    </pic:spPr>
                  </pic:pic>
                </a:graphicData>
              </a:graphic>
            </wp:inline>
          </w:drawing>
        </w:r>
      </w:ins>
    </w:p>
    <w:p w14:paraId="6E50860D" w14:textId="63E624FD" w:rsidR="001552F2" w:rsidRDefault="001552F2" w:rsidP="001552F2">
      <w:pPr>
        <w:pStyle w:val="CTDT-Hinh"/>
        <w:rPr>
          <w:ins w:id="1935" w:author="Vũ Đức Thông (VinSOC-ANBM-ANBMOT)" w:date="2026-04-20T08:42:00Z"/>
        </w:rPr>
      </w:pPr>
      <w:bookmarkStart w:id="1936" w:name="_Toc227579057"/>
      <w:ins w:id="1937" w:author="Vũ Đức Thông (VinSOC-ANBM-ANBMOT)" w:date="2026-04-20T08:42:00Z">
        <w:r>
          <w:t>Bus ring star</w:t>
        </w:r>
        <w:bookmarkEnd w:id="1936"/>
      </w:ins>
    </w:p>
    <w:p w14:paraId="6881455B" w14:textId="7426C47C" w:rsidR="001552F2" w:rsidRDefault="001552F2" w:rsidP="001552F2">
      <w:pPr>
        <w:pStyle w:val="CTDT-Text"/>
        <w:rPr>
          <w:ins w:id="1938" w:author="Vũ Đức Thông (VinSOC-ANBM-ANBMOT)" w:date="2026-04-20T08:43:00Z"/>
        </w:rPr>
      </w:pPr>
      <w:ins w:id="1939" w:author="Vũ Đức Thông (VinSOC-ANBM-ANBMOT)" w:date="2026-04-20T08:43:00Z">
        <w:r>
          <w:lastRenderedPageBreak/>
          <w:t xml:space="preserve">Topology: </w:t>
        </w:r>
        <w:proofErr w:type="spellStart"/>
        <w:r>
          <w:t>Là</w:t>
        </w:r>
        <w:proofErr w:type="spellEnd"/>
        <w:r>
          <w:t xml:space="preserve"> </w:t>
        </w:r>
        <w:proofErr w:type="spellStart"/>
        <w:r>
          <w:t>cách</w:t>
        </w:r>
        <w:proofErr w:type="spellEnd"/>
        <w:r>
          <w:t xml:space="preserve"> </w:t>
        </w:r>
        <w:proofErr w:type="spellStart"/>
        <w:r>
          <w:t>bố</w:t>
        </w:r>
        <w:proofErr w:type="spellEnd"/>
        <w:r>
          <w:t xml:space="preserve"> </w:t>
        </w:r>
        <w:proofErr w:type="spellStart"/>
        <w:r>
          <w:t>trí</w:t>
        </w:r>
        <w:proofErr w:type="spellEnd"/>
        <w:r>
          <w:t xml:space="preserve"> </w:t>
        </w:r>
        <w:proofErr w:type="spellStart"/>
        <w:r>
          <w:t>vật</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luồng</w:t>
        </w:r>
        <w:proofErr w:type="spellEnd"/>
        <w:r>
          <w:t xml:space="preserve"> </w:t>
        </w:r>
        <w:proofErr w:type="spellStart"/>
        <w:r>
          <w:t>đi</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ins>
    </w:p>
    <w:p w14:paraId="424EA640" w14:textId="77777777" w:rsidR="001552F2" w:rsidRDefault="001552F2" w:rsidP="001552F2">
      <w:pPr>
        <w:pStyle w:val="CTDT-Text"/>
        <w:rPr>
          <w:ins w:id="1940" w:author="Vũ Đức Thông (VinSOC-ANBM-ANBMOT)" w:date="2026-04-20T08:43:00Z"/>
        </w:rPr>
      </w:pPr>
      <w:ins w:id="1941" w:author="Vũ Đức Thông (VinSOC-ANBM-ANBMOT)" w:date="2026-04-20T08:43:00Z">
        <w:r>
          <w:t xml:space="preserve">So </w:t>
        </w:r>
        <w:proofErr w:type="spellStart"/>
        <w:r>
          <w:t>sánh</w:t>
        </w:r>
        <w:proofErr w:type="spellEnd"/>
        <w:r>
          <w:t xml:space="preserve"> ICS </w:t>
        </w:r>
        <w:proofErr w:type="spellStart"/>
        <w:r>
          <w:t>và</w:t>
        </w:r>
        <w:proofErr w:type="spellEnd"/>
        <w:r>
          <w:t xml:space="preserve"> IT:</w:t>
        </w:r>
      </w:ins>
    </w:p>
    <w:p w14:paraId="5E4CB832" w14:textId="77777777" w:rsidR="001552F2" w:rsidRPr="00325BC0" w:rsidRDefault="001552F2" w:rsidP="00325BC0">
      <w:pPr>
        <w:pStyle w:val="CTDT-Text"/>
        <w:ind w:left="454"/>
        <w:rPr>
          <w:ins w:id="1942" w:author="Vũ Đức Thông (VinSOC-ANBM-ANBMOT)" w:date="2026-04-20T08:43:00Z"/>
          <w:b/>
          <w:bCs/>
          <w:rPrChange w:id="1943" w:author="Vũ Đức Thông (VinSOC-ANBM-ANBMOT)" w:date="2026-04-20T08:43:00Z">
            <w:rPr>
              <w:ins w:id="1944" w:author="Vũ Đức Thông (VinSOC-ANBM-ANBMOT)" w:date="2026-04-20T08:43:00Z"/>
            </w:rPr>
          </w:rPrChange>
        </w:rPr>
        <w:pPrChange w:id="1945" w:author="Vũ Đức Thông (VinSOC-ANBM-ANBMOT)" w:date="2026-04-20T08:43:00Z">
          <w:pPr>
            <w:pStyle w:val="CTDT-Text"/>
          </w:pPr>
        </w:pPrChange>
      </w:pPr>
      <w:proofErr w:type="spellStart"/>
      <w:ins w:id="1946" w:author="Vũ Đức Thông (VinSOC-ANBM-ANBMOT)" w:date="2026-04-20T08:43:00Z">
        <w:r>
          <w:t>Điểm</w:t>
        </w:r>
        <w:proofErr w:type="spellEnd"/>
        <w:r>
          <w:t xml:space="preserve"> </w:t>
        </w:r>
        <w:proofErr w:type="spellStart"/>
        <w:r>
          <w:t>giống</w:t>
        </w:r>
        <w:proofErr w:type="spellEnd"/>
        <w:r>
          <w:t xml:space="preserve">: </w:t>
        </w:r>
        <w:proofErr w:type="spellStart"/>
        <w:r>
          <w:t>Cùng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chuẩn</w:t>
        </w:r>
        <w:proofErr w:type="spellEnd"/>
        <w:r>
          <w:t xml:space="preserve"> </w:t>
        </w:r>
        <w:proofErr w:type="spellStart"/>
        <w:r>
          <w:t>vật</w:t>
        </w:r>
        <w:proofErr w:type="spellEnd"/>
        <w:r>
          <w:t xml:space="preserve"> </w:t>
        </w:r>
        <w:proofErr w:type="spellStart"/>
        <w:r>
          <w:t>lý</w:t>
        </w:r>
        <w:proofErr w:type="spellEnd"/>
        <w:r>
          <w:t xml:space="preserve"> </w:t>
        </w:r>
        <w:proofErr w:type="spellStart"/>
        <w:r>
          <w:t>như</w:t>
        </w:r>
        <w:proofErr w:type="spellEnd"/>
        <w:r>
          <w:t xml:space="preserve"> </w:t>
        </w:r>
        <w:r w:rsidRPr="00325BC0">
          <w:rPr>
            <w:b/>
            <w:bCs/>
            <w:rPrChange w:id="1947" w:author="Vũ Đức Thông (VinSOC-ANBM-ANBMOT)" w:date="2026-04-20T08:43:00Z">
              <w:rPr/>
            </w:rPrChange>
          </w:rPr>
          <w:t xml:space="preserve">RS232, RS485 </w:t>
        </w:r>
        <w:proofErr w:type="spellStart"/>
        <w:r w:rsidRPr="00325BC0">
          <w:rPr>
            <w:b/>
            <w:bCs/>
            <w:rPrChange w:id="1948" w:author="Vũ Đức Thông (VinSOC-ANBM-ANBMOT)" w:date="2026-04-20T08:43:00Z">
              <w:rPr/>
            </w:rPrChange>
          </w:rPr>
          <w:t>và</w:t>
        </w:r>
        <w:proofErr w:type="spellEnd"/>
        <w:r w:rsidRPr="00325BC0">
          <w:rPr>
            <w:b/>
            <w:bCs/>
            <w:rPrChange w:id="1949" w:author="Vũ Đức Thông (VinSOC-ANBM-ANBMOT)" w:date="2026-04-20T08:43:00Z">
              <w:rPr/>
            </w:rPrChange>
          </w:rPr>
          <w:t xml:space="preserve"> Ethernet.</w:t>
        </w:r>
      </w:ins>
    </w:p>
    <w:p w14:paraId="404332ED" w14:textId="77777777" w:rsidR="001552F2" w:rsidRDefault="001552F2" w:rsidP="00325BC0">
      <w:pPr>
        <w:pStyle w:val="CTDT-Text"/>
        <w:ind w:left="454"/>
        <w:rPr>
          <w:ins w:id="1950" w:author="Vũ Đức Thông (VinSOC-ANBM-ANBMOT)" w:date="2026-04-20T08:43:00Z"/>
        </w:rPr>
        <w:pPrChange w:id="1951" w:author="Vũ Đức Thông (VinSOC-ANBM-ANBMOT)" w:date="2026-04-20T08:43:00Z">
          <w:pPr>
            <w:pStyle w:val="CTDT-Text"/>
          </w:pPr>
        </w:pPrChange>
      </w:pPr>
      <w:proofErr w:type="spellStart"/>
      <w:ins w:id="1952" w:author="Vũ Đức Thông (VinSOC-ANBM-ANBMOT)" w:date="2026-04-20T08:43:00Z">
        <w:r>
          <w:t>Điểm</w:t>
        </w:r>
        <w:proofErr w:type="spellEnd"/>
        <w:r>
          <w:t xml:space="preserve"> </w:t>
        </w:r>
        <w:proofErr w:type="spellStart"/>
        <w:r>
          <w:t>khác</w:t>
        </w:r>
        <w:proofErr w:type="spellEnd"/>
        <w:r>
          <w:t xml:space="preserve">: ICS </w:t>
        </w:r>
        <w:proofErr w:type="spellStart"/>
        <w:r>
          <w:t>đòi</w:t>
        </w:r>
        <w:proofErr w:type="spellEnd"/>
        <w:r>
          <w:t xml:space="preserve"> </w:t>
        </w:r>
        <w:proofErr w:type="spellStart"/>
        <w:r>
          <w:t>hỏi</w:t>
        </w:r>
        <w:proofErr w:type="spellEnd"/>
        <w:r>
          <w:t xml:space="preserve"> </w:t>
        </w:r>
        <w:proofErr w:type="spellStart"/>
        <w:r>
          <w:t>tính</w:t>
        </w:r>
        <w:proofErr w:type="spellEnd"/>
        <w:r>
          <w:t xml:space="preserve"> </w:t>
        </w:r>
        <w:proofErr w:type="spellStart"/>
        <w:r>
          <w:t>dự</w:t>
        </w:r>
        <w:proofErr w:type="spellEnd"/>
        <w:r>
          <w:t xml:space="preserve"> </w:t>
        </w:r>
        <w:proofErr w:type="spellStart"/>
        <w:r>
          <w:t>phòng</w:t>
        </w:r>
        <w:proofErr w:type="spellEnd"/>
        <w:r>
          <w:t xml:space="preserve"> (redundancy) </w:t>
        </w:r>
        <w:proofErr w:type="spellStart"/>
        <w:r>
          <w:t>cực</w:t>
        </w:r>
        <w:proofErr w:type="spellEnd"/>
        <w:r>
          <w:t xml:space="preserve"> </w:t>
        </w:r>
        <w:proofErr w:type="spellStart"/>
        <w:r>
          <w:t>cao</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bao </w:t>
        </w:r>
        <w:proofErr w:type="spellStart"/>
        <w:r>
          <w:t>giờ</w:t>
        </w:r>
        <w:proofErr w:type="spellEnd"/>
        <w:r>
          <w:t xml:space="preserve"> </w:t>
        </w:r>
        <w:proofErr w:type="spellStart"/>
        <w:r>
          <w:t>bị</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và</w:t>
        </w:r>
        <w:proofErr w:type="spellEnd"/>
        <w:r>
          <w:t xml:space="preserve"> </w:t>
        </w:r>
        <w:proofErr w:type="spellStart"/>
        <w:r>
          <w:t>vẫn</w:t>
        </w:r>
        <w:proofErr w:type="spellEnd"/>
        <w:r>
          <w:t xml:space="preserve"> </w:t>
        </w:r>
        <w:proofErr w:type="spellStart"/>
        <w:r>
          <w:t>duy</w:t>
        </w:r>
        <w:proofErr w:type="spellEnd"/>
        <w:r>
          <w:t xml:space="preserve"> </w:t>
        </w:r>
        <w:proofErr w:type="spellStart"/>
        <w:r>
          <w:t>trì</w:t>
        </w:r>
        <w:proofErr w:type="spellEnd"/>
        <w:r>
          <w:t xml:space="preserve"> </w:t>
        </w:r>
        <w:proofErr w:type="spellStart"/>
        <w:r>
          <w:t>nhiều</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độc</w:t>
        </w:r>
        <w:proofErr w:type="spellEnd"/>
        <w:r>
          <w:t xml:space="preserve"> </w:t>
        </w:r>
        <w:proofErr w:type="spellStart"/>
        <w:r>
          <w:t>quyền</w:t>
        </w:r>
        <w:proofErr w:type="spellEnd"/>
        <w:r>
          <w:t xml:space="preserve"> </w:t>
        </w:r>
        <w:proofErr w:type="spellStart"/>
        <w:r>
          <w:t>cũ</w:t>
        </w:r>
        <w:proofErr w:type="spellEnd"/>
        <w:r>
          <w:t>.</w:t>
        </w:r>
      </w:ins>
    </w:p>
    <w:p w14:paraId="6D0582FD" w14:textId="77777777" w:rsidR="001552F2" w:rsidRDefault="001552F2" w:rsidP="001552F2">
      <w:pPr>
        <w:pStyle w:val="CTDT-Text"/>
        <w:rPr>
          <w:ins w:id="1953" w:author="Vũ Đức Thông (VinSOC-ANBM-ANBMOT)" w:date="2026-04-20T08:43:00Z"/>
        </w:rPr>
      </w:pPr>
      <w:proofErr w:type="spellStart"/>
      <w:ins w:id="1954" w:author="Vũ Đức Thông (VinSOC-ANBM-ANBMOT)" w:date="2026-04-20T08:43:00Z">
        <w:r>
          <w:t>Các</w:t>
        </w:r>
        <w:proofErr w:type="spellEnd"/>
        <w:r>
          <w:t xml:space="preserve"> </w:t>
        </w:r>
        <w:proofErr w:type="spellStart"/>
        <w:r>
          <w:t>chuẩn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phổ</w:t>
        </w:r>
        <w:proofErr w:type="spellEnd"/>
        <w:r>
          <w:t xml:space="preserve"> </w:t>
        </w:r>
        <w:proofErr w:type="spellStart"/>
        <w:r>
          <w:t>biến</w:t>
        </w:r>
        <w:proofErr w:type="spellEnd"/>
        <w:r>
          <w:t>:</w:t>
        </w:r>
      </w:ins>
    </w:p>
    <w:p w14:paraId="077F1C66" w14:textId="77777777" w:rsidR="001552F2" w:rsidRDefault="001552F2" w:rsidP="00325BC0">
      <w:pPr>
        <w:pStyle w:val="CTDT-Text"/>
        <w:ind w:left="720"/>
        <w:rPr>
          <w:ins w:id="1955" w:author="Vũ Đức Thông (VinSOC-ANBM-ANBMOT)" w:date="2026-04-20T08:43:00Z"/>
        </w:rPr>
        <w:pPrChange w:id="1956" w:author="Vũ Đức Thông (VinSOC-ANBM-ANBMOT)" w:date="2026-04-20T08:43:00Z">
          <w:pPr>
            <w:pStyle w:val="CTDT-Text"/>
          </w:pPr>
        </w:pPrChange>
      </w:pPr>
      <w:ins w:id="1957" w:author="Vũ Đức Thông (VinSOC-ANBM-ANBMOT)" w:date="2026-04-20T08:43:00Z">
        <w:r w:rsidRPr="00325BC0">
          <w:rPr>
            <w:b/>
            <w:bCs/>
            <w:rPrChange w:id="1958" w:author="Vũ Đức Thông (VinSOC-ANBM-ANBMOT)" w:date="2026-04-20T08:43:00Z">
              <w:rPr/>
            </w:rPrChange>
          </w:rPr>
          <w:t>RS232</w:t>
        </w:r>
        <w:r>
          <w:t xml:space="preserve">: </w:t>
        </w:r>
        <w:proofErr w:type="spellStart"/>
        <w:r>
          <w:t>Dùng</w:t>
        </w:r>
        <w:proofErr w:type="spellEnd"/>
        <w:r>
          <w:t xml:space="preserve"> </w:t>
        </w:r>
        <w:proofErr w:type="spellStart"/>
        <w:r>
          <w:t>cho</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điểm-điểm</w:t>
        </w:r>
        <w:proofErr w:type="spellEnd"/>
        <w:r>
          <w:t xml:space="preserve">), </w:t>
        </w:r>
        <w:proofErr w:type="spellStart"/>
        <w:r>
          <w:t>thường</w:t>
        </w:r>
        <w:proofErr w:type="spellEnd"/>
        <w:r>
          <w:t xml:space="preserve"> </w:t>
        </w:r>
        <w:proofErr w:type="spellStart"/>
        <w:r>
          <w:t>thấy</w:t>
        </w:r>
        <w:proofErr w:type="spellEnd"/>
        <w:r>
          <w:t xml:space="preserve"> ở PLC </w:t>
        </w:r>
        <w:proofErr w:type="spellStart"/>
        <w:r>
          <w:t>và</w:t>
        </w:r>
        <w:proofErr w:type="spellEnd"/>
        <w:r>
          <w:t xml:space="preserve"> RTU.</w:t>
        </w:r>
      </w:ins>
    </w:p>
    <w:p w14:paraId="32712B87" w14:textId="77777777" w:rsidR="001552F2" w:rsidRDefault="001552F2" w:rsidP="00325BC0">
      <w:pPr>
        <w:pStyle w:val="CTDT-Text"/>
        <w:ind w:left="720"/>
        <w:rPr>
          <w:ins w:id="1959" w:author="Vũ Đức Thông (VinSOC-ANBM-ANBMOT)" w:date="2026-04-20T08:43:00Z"/>
        </w:rPr>
        <w:pPrChange w:id="1960" w:author="Vũ Đức Thông (VinSOC-ANBM-ANBMOT)" w:date="2026-04-20T08:43:00Z">
          <w:pPr>
            <w:pStyle w:val="CTDT-Text"/>
          </w:pPr>
        </w:pPrChange>
      </w:pPr>
      <w:ins w:id="1961" w:author="Vũ Đức Thông (VinSOC-ANBM-ANBMOT)" w:date="2026-04-20T08:43:00Z">
        <w:r w:rsidRPr="00325BC0">
          <w:rPr>
            <w:b/>
            <w:bCs/>
            <w:rPrChange w:id="1962" w:author="Vũ Đức Thông (VinSOC-ANBM-ANBMOT)" w:date="2026-04-20T08:44:00Z">
              <w:rPr/>
            </w:rPrChange>
          </w:rPr>
          <w:t>RS485:</w:t>
        </w:r>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cho</w:t>
        </w:r>
        <w:proofErr w:type="spellEnd"/>
        <w:r>
          <w:t xml:space="preserve"> </w:t>
        </w:r>
        <w:proofErr w:type="spellStart"/>
        <w:r>
          <w:t>các</w:t>
        </w:r>
        <w:proofErr w:type="spellEnd"/>
        <w:r>
          <w:t xml:space="preserve"> </w:t>
        </w:r>
        <w:proofErr w:type="spellStart"/>
        <w:r>
          <w:t>mạng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chuyên</w:t>
        </w:r>
        <w:proofErr w:type="spellEnd"/>
        <w:r>
          <w:t xml:space="preserve"> </w:t>
        </w:r>
        <w:proofErr w:type="spellStart"/>
        <w:r>
          <w:t>dụng</w:t>
        </w:r>
        <w:proofErr w:type="spellEnd"/>
        <w:r>
          <w:t xml:space="preserve"> </w:t>
        </w:r>
        <w:proofErr w:type="spellStart"/>
        <w:r>
          <w:t>tại</w:t>
        </w:r>
        <w:proofErr w:type="spellEnd"/>
        <w:r>
          <w:t xml:space="preserve"> </w:t>
        </w:r>
        <w:proofErr w:type="spellStart"/>
        <w:r>
          <w:t>nhà</w:t>
        </w:r>
        <w:proofErr w:type="spellEnd"/>
        <w:r>
          <w:t xml:space="preserve"> </w:t>
        </w:r>
        <w:proofErr w:type="spellStart"/>
        <w:r>
          <w:t>máy</w:t>
        </w:r>
        <w:proofErr w:type="spellEnd"/>
        <w:r>
          <w:t>.</w:t>
        </w:r>
      </w:ins>
    </w:p>
    <w:p w14:paraId="0F25EBC2" w14:textId="3A9FB5E8" w:rsidR="001552F2" w:rsidRPr="001552F2" w:rsidRDefault="001552F2" w:rsidP="00325BC0">
      <w:pPr>
        <w:pStyle w:val="CTDT-Text"/>
        <w:ind w:left="720"/>
        <w:rPr>
          <w:ins w:id="1963" w:author="Vũ Đức Thông (VinSOC-ANBM-ANBMOT)" w:date="2026-04-20T08:41:00Z"/>
          <w:rPrChange w:id="1964" w:author="Vũ Đức Thông (VinSOC-ANBM-ANBMOT)" w:date="2026-04-20T08:42:00Z">
            <w:rPr>
              <w:ins w:id="1965" w:author="Vũ Đức Thông (VinSOC-ANBM-ANBMOT)" w:date="2026-04-20T08:41:00Z"/>
            </w:rPr>
          </w:rPrChange>
        </w:rPr>
        <w:pPrChange w:id="1966" w:author="Vũ Đức Thông (VinSOC-ANBM-ANBMOT)" w:date="2026-04-20T08:43:00Z">
          <w:pPr>
            <w:pStyle w:val="CTDT-H3"/>
          </w:pPr>
        </w:pPrChange>
      </w:pPr>
      <w:ins w:id="1967" w:author="Vũ Đức Thông (VinSOC-ANBM-ANBMOT)" w:date="2026-04-20T08:43:00Z">
        <w:r w:rsidRPr="00325BC0">
          <w:rPr>
            <w:b/>
            <w:bCs/>
            <w:rPrChange w:id="1968" w:author="Vũ Đức Thông (VinSOC-ANBM-ANBMOT)" w:date="2026-04-20T08:44:00Z">
              <w:rPr/>
            </w:rPrChange>
          </w:rPr>
          <w:t>Ethernet</w:t>
        </w:r>
        <w:r>
          <w:t xml:space="preserve">: </w:t>
        </w:r>
        <w:proofErr w:type="spellStart"/>
        <w:r>
          <w:t>Chuẩn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cả</w:t>
        </w:r>
        <w:proofErr w:type="spellEnd"/>
        <w:r>
          <w:t xml:space="preserve"> IT </w:t>
        </w:r>
        <w:proofErr w:type="spellStart"/>
        <w:r>
          <w:t>và</w:t>
        </w:r>
        <w:proofErr w:type="spellEnd"/>
        <w:r>
          <w:t xml:space="preserve"> ICS.</w:t>
        </w:r>
      </w:ins>
    </w:p>
    <w:p w14:paraId="2A6769B9" w14:textId="0681E2E5" w:rsidR="001552F2" w:rsidRDefault="001552F2" w:rsidP="001552F2">
      <w:pPr>
        <w:pStyle w:val="CTDT-Text"/>
        <w:rPr>
          <w:ins w:id="1969" w:author="Vũ Đức Thông (VinSOC-ANBM-ANBMOT)" w:date="2026-04-20T08:41:00Z"/>
          <w:b/>
          <w:bCs/>
        </w:rPr>
      </w:pPr>
      <w:ins w:id="1970" w:author="Vũ Đức Thông (VinSOC-ANBM-ANBMOT)" w:date="2026-04-20T08:41:00Z">
        <w:r>
          <w:rPr>
            <w:b/>
            <w:bCs/>
          </w:rPr>
          <w:t>Bus:</w:t>
        </w:r>
      </w:ins>
    </w:p>
    <w:p w14:paraId="12C8EE46" w14:textId="1D87ADD1" w:rsidR="001552F2" w:rsidRDefault="001552F2" w:rsidP="001552F2">
      <w:pPr>
        <w:pStyle w:val="CTDT-Text"/>
        <w:rPr>
          <w:ins w:id="1971" w:author="Vũ Đức Thông (VinSOC-ANBM-ANBMOT)" w:date="2026-04-20T08:41:00Z"/>
          <w:b/>
          <w:bCs/>
        </w:rPr>
      </w:pPr>
      <w:ins w:id="1972" w:author="Vũ Đức Thông (VinSOC-ANBM-ANBMOT)" w:date="2026-04-20T08:41:00Z">
        <w:r>
          <w:rPr>
            <w:b/>
            <w:bCs/>
          </w:rPr>
          <w:t>Ring:</w:t>
        </w:r>
      </w:ins>
    </w:p>
    <w:p w14:paraId="45F961D0" w14:textId="0C387282" w:rsidR="001552F2" w:rsidRDefault="001552F2" w:rsidP="001552F2">
      <w:pPr>
        <w:pStyle w:val="CTDT-Text"/>
        <w:rPr>
          <w:ins w:id="1973" w:author="Vũ Đức Thông (VinSOC-ANBM-ANBMOT)" w:date="2026-04-20T08:44:00Z"/>
          <w:b/>
          <w:bCs/>
        </w:rPr>
      </w:pPr>
      <w:ins w:id="1974" w:author="Vũ Đức Thông (VinSOC-ANBM-ANBMOT)" w:date="2026-04-20T08:41:00Z">
        <w:r>
          <w:rPr>
            <w:b/>
            <w:bCs/>
          </w:rPr>
          <w:t>Star:</w:t>
        </w:r>
      </w:ins>
    </w:p>
    <w:p w14:paraId="6C8D9999" w14:textId="0F4A8184" w:rsidR="00325BC0" w:rsidRDefault="00325BC0" w:rsidP="001552F2">
      <w:pPr>
        <w:pStyle w:val="CTDT-Text"/>
        <w:rPr>
          <w:ins w:id="1975" w:author="Vũ Đức Thông (VinSOC-ANBM-ANBMOT)" w:date="2026-04-20T08:44:00Z"/>
          <w:b/>
          <w:bCs/>
        </w:rPr>
      </w:pPr>
    </w:p>
    <w:p w14:paraId="38574D0A" w14:textId="42B94366" w:rsidR="00325BC0" w:rsidRDefault="00325BC0" w:rsidP="00325BC0">
      <w:pPr>
        <w:pStyle w:val="CTDT-H3"/>
        <w:rPr>
          <w:ins w:id="1976" w:author="Vũ Đức Thông (VinSOC-ANBM-ANBMOT)" w:date="2026-04-20T08:45:00Z"/>
        </w:rPr>
      </w:pPr>
      <w:bookmarkStart w:id="1977" w:name="_Toc227579024"/>
      <w:proofErr w:type="spellStart"/>
      <w:ins w:id="1978" w:author="Vũ Đức Thông (VinSOC-ANBM-ANBMOT)" w:date="2026-04-20T08:44:00Z">
        <w:r>
          <w:t>Các</w:t>
        </w:r>
        <w:proofErr w:type="spellEnd"/>
        <w:r>
          <w:t xml:space="preserve"> </w:t>
        </w:r>
        <w:proofErr w:type="spellStart"/>
        <w:r>
          <w:t>cách</w:t>
        </w:r>
      </w:ins>
      <w:proofErr w:type="spellEnd"/>
      <w:ins w:id="1979" w:author="Vũ Đức Thông (VinSOC-ANBM-ANBMOT)" w:date="2026-04-20T08:45:00Z">
        <w:r>
          <w:t xml:space="preserve"> </w:t>
        </w:r>
        <w:proofErr w:type="spellStart"/>
        <w:r>
          <w:t>thức</w:t>
        </w:r>
        <w:proofErr w:type="spellEnd"/>
        <w:r>
          <w:t xml:space="preserve"> Polling</w:t>
        </w:r>
      </w:ins>
      <w:ins w:id="1980" w:author="Vũ Đức Thông (VinSOC-ANBM-ANBMOT)" w:date="2026-04-20T08:46:00Z">
        <w:r>
          <w:t xml:space="preserve"> </w:t>
        </w:r>
        <w:proofErr w:type="gramStart"/>
        <w:r>
          <w:t xml:space="preserve">( </w:t>
        </w:r>
        <w:proofErr w:type="spellStart"/>
        <w:r>
          <w:t>Thăm</w:t>
        </w:r>
        <w:proofErr w:type="spellEnd"/>
        <w:proofErr w:type="gramEnd"/>
        <w:r>
          <w:t xml:space="preserve"> </w:t>
        </w:r>
        <w:proofErr w:type="spellStart"/>
        <w:r>
          <w:t>dò</w:t>
        </w:r>
        <w:proofErr w:type="spellEnd"/>
        <w:r>
          <w:t>)</w:t>
        </w:r>
        <w:bookmarkEnd w:id="1977"/>
        <w:r>
          <w:t xml:space="preserve"> </w:t>
        </w:r>
      </w:ins>
    </w:p>
    <w:p w14:paraId="18492012" w14:textId="651F96C6" w:rsidR="00325BC0" w:rsidRDefault="00325BC0" w:rsidP="00325BC0">
      <w:pPr>
        <w:pStyle w:val="CTDT-Text"/>
        <w:rPr>
          <w:ins w:id="1981" w:author="Vũ Đức Thông (VinSOC-ANBM-ANBMOT)" w:date="2026-04-20T08:45:00Z"/>
        </w:rPr>
      </w:pPr>
      <w:ins w:id="1982" w:author="Vũ Đức Thông (VinSOC-ANBM-ANBMOT)" w:date="2026-04-20T08:45:00Z">
        <w:r w:rsidRPr="00325BC0">
          <w:drawing>
            <wp:inline distT="0" distB="0" distL="0" distR="0" wp14:anchorId="229DA554" wp14:editId="14DC5E6F">
              <wp:extent cx="4810796" cy="1743318"/>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10796" cy="1743318"/>
                      </a:xfrm>
                      <a:prstGeom prst="rect">
                        <a:avLst/>
                      </a:prstGeom>
                    </pic:spPr>
                  </pic:pic>
                </a:graphicData>
              </a:graphic>
            </wp:inline>
          </w:drawing>
        </w:r>
      </w:ins>
    </w:p>
    <w:p w14:paraId="07E80A97" w14:textId="1F92CB13" w:rsidR="00325BC0" w:rsidRDefault="00325BC0" w:rsidP="00325BC0">
      <w:pPr>
        <w:pStyle w:val="CTDT-Hinh"/>
        <w:rPr>
          <w:ins w:id="1983" w:author="Vũ Đức Thông (VinSOC-ANBM-ANBMOT)" w:date="2026-04-20T08:45:00Z"/>
        </w:rPr>
      </w:pPr>
      <w:bookmarkStart w:id="1984" w:name="_Toc227579058"/>
      <w:ins w:id="1985" w:author="Vũ Đức Thông (VinSOC-ANBM-ANBMOT)" w:date="2026-04-20T08:45:00Z">
        <w:r>
          <w:t>Polling Methods</w:t>
        </w:r>
        <w:bookmarkEnd w:id="1984"/>
      </w:ins>
    </w:p>
    <w:p w14:paraId="25948C12" w14:textId="3F5D3C2E" w:rsidR="00325BC0" w:rsidRDefault="00325BC0" w:rsidP="00325BC0">
      <w:pPr>
        <w:pStyle w:val="CTDT-Text"/>
        <w:rPr>
          <w:ins w:id="1986" w:author="Vũ Đức Thông (VinSOC-ANBM-ANBMOT)" w:date="2026-04-20T08:46:00Z"/>
        </w:rPr>
      </w:pPr>
      <w:proofErr w:type="spellStart"/>
      <w:ins w:id="1987" w:author="Vũ Đức Thông (VinSOC-ANBM-ANBMOT)" w:date="2026-04-20T08:46:00Z">
        <w:r>
          <w:t>Cơ</w:t>
        </w:r>
        <w:proofErr w:type="spellEnd"/>
        <w:r>
          <w:t xml:space="preserve"> </w:t>
        </w:r>
        <w:proofErr w:type="spellStart"/>
        <w:r>
          <w:t>chế</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Trạm</w:t>
        </w:r>
        <w:proofErr w:type="spellEnd"/>
        <w:r>
          <w:t xml:space="preserve"> </w:t>
        </w:r>
        <w:proofErr w:type="spellStart"/>
        <w:r>
          <w:t>trung</w:t>
        </w:r>
        <w:proofErr w:type="spellEnd"/>
        <w:r>
          <w:t xml:space="preserve"> </w:t>
        </w:r>
        <w:proofErr w:type="spellStart"/>
        <w:r>
          <w:t>tâm</w:t>
        </w:r>
        <w:proofErr w:type="spellEnd"/>
        <w:r>
          <w:t xml:space="preserve"> </w:t>
        </w:r>
        <w:proofErr w:type="spellStart"/>
        <w:r>
          <w:t>chủ</w:t>
        </w:r>
        <w:proofErr w:type="spellEnd"/>
        <w:r>
          <w:t xml:space="preserve"> </w:t>
        </w:r>
        <w:proofErr w:type="spellStart"/>
        <w:r>
          <w:t>động</w:t>
        </w:r>
        <w:proofErr w:type="spellEnd"/>
        <w:r>
          <w:t xml:space="preserve"> "</w:t>
        </w:r>
        <w:proofErr w:type="spellStart"/>
        <w:r w:rsidRPr="00325BC0">
          <w:rPr>
            <w:b/>
            <w:rPrChange w:id="1988" w:author="Vũ Đức Thông (VinSOC-ANBM-ANBMOT)" w:date="2026-04-20T08:47:00Z">
              <w:rPr/>
            </w:rPrChange>
          </w:rPr>
          <w:t>hỏi</w:t>
        </w:r>
        <w:proofErr w:type="spellEnd"/>
        <w:r w:rsidRPr="00325BC0">
          <w:rPr>
            <w:b/>
            <w:rPrChange w:id="1989" w:author="Vũ Đức Thông (VinSOC-ANBM-ANBMOT)" w:date="2026-04-20T08:47:00Z">
              <w:rPr/>
            </w:rPrChange>
          </w:rPr>
          <w:t>"</w:t>
        </w:r>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hiện</w:t>
        </w:r>
        <w:proofErr w:type="spellEnd"/>
        <w:r>
          <w:t xml:space="preserve"> </w:t>
        </w:r>
        <w:proofErr w:type="spellStart"/>
        <w:r>
          <w:t>trường</w:t>
        </w:r>
        <w:proofErr w:type="spellEnd"/>
        <w:r>
          <w:t xml:space="preserve"> (PLC/RTU) </w:t>
        </w:r>
        <w:proofErr w:type="spellStart"/>
        <w:r w:rsidRPr="00325BC0">
          <w:rPr>
            <w:b/>
            <w:bCs/>
            <w:rPrChange w:id="1990" w:author="Vũ Đức Thông (VinSOC-ANBM-ANBMOT)" w:date="2026-04-20T08:47:00Z">
              <w:rPr/>
            </w:rPrChange>
          </w:rPr>
          <w:t>trả</w:t>
        </w:r>
        <w:proofErr w:type="spellEnd"/>
        <w:r w:rsidRPr="00325BC0">
          <w:rPr>
            <w:b/>
            <w:bCs/>
            <w:rPrChange w:id="1991" w:author="Vũ Đức Thông (VinSOC-ANBM-ANBMOT)" w:date="2026-04-20T08:47:00Z">
              <w:rPr/>
            </w:rPrChange>
          </w:rPr>
          <w:t xml:space="preserve"> </w:t>
        </w:r>
        <w:proofErr w:type="spellStart"/>
        <w:r w:rsidRPr="00325BC0">
          <w:rPr>
            <w:b/>
            <w:bCs/>
            <w:rPrChange w:id="1992" w:author="Vũ Đức Thông (VinSOC-ANBM-ANBMOT)" w:date="2026-04-20T08:47:00Z">
              <w:rPr/>
            </w:rPrChange>
          </w:rPr>
          <w:t>lời</w:t>
        </w:r>
        <w:proofErr w:type="spellEnd"/>
        <w:r>
          <w:t xml:space="preserve"> (</w:t>
        </w:r>
        <w:proofErr w:type="spellStart"/>
        <w: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trạng</w:t>
        </w:r>
        <w:proofErr w:type="spellEnd"/>
        <w:r>
          <w:t xml:space="preserve"> </w:t>
        </w:r>
        <w:proofErr w:type="spellStart"/>
        <w:r>
          <w:t>thái</w:t>
        </w:r>
        <w:proofErr w:type="spellEnd"/>
        <w:r>
          <w:t>).</w:t>
        </w:r>
      </w:ins>
    </w:p>
    <w:p w14:paraId="4ECE5259" w14:textId="77777777" w:rsidR="00325BC0" w:rsidRDefault="00325BC0" w:rsidP="00325BC0">
      <w:pPr>
        <w:pStyle w:val="CTDT-Text"/>
        <w:rPr>
          <w:ins w:id="1993" w:author="Vũ Đức Thông (VinSOC-ANBM-ANBMOT)" w:date="2026-04-20T08:46:00Z"/>
        </w:rPr>
      </w:pPr>
      <w:proofErr w:type="spellStart"/>
      <w:ins w:id="1994" w:author="Vũ Đức Thông (VinSOC-ANBM-ANBMOT)" w:date="2026-04-20T08:46:00Z">
        <w:r>
          <w:t>Mục</w:t>
        </w:r>
        <w:proofErr w:type="spellEnd"/>
        <w:r>
          <w:t xml:space="preserve"> </w:t>
        </w:r>
        <w:proofErr w:type="spellStart"/>
        <w:r>
          <w:t>đích</w:t>
        </w:r>
        <w:proofErr w:type="spellEnd"/>
        <w:r>
          <w:t xml:space="preserve">: </w:t>
        </w:r>
        <w:proofErr w:type="spellStart"/>
        <w:r>
          <w:t>Giám</w:t>
        </w:r>
        <w:proofErr w:type="spellEnd"/>
        <w:r>
          <w:t xml:space="preserve"> </w:t>
        </w:r>
        <w:proofErr w:type="spellStart"/>
        <w:r>
          <w:t>sát</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bình</w:t>
        </w:r>
        <w:proofErr w:type="spellEnd"/>
        <w:r>
          <w:t xml:space="preserve"> </w:t>
        </w:r>
        <w:proofErr w:type="spellStart"/>
        <w:r>
          <w:t>thường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các</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cần</w:t>
        </w:r>
        <w:proofErr w:type="spellEnd"/>
        <w:r>
          <w:t xml:space="preserve"> </w:t>
        </w:r>
        <w:proofErr w:type="spellStart"/>
        <w:r>
          <w:t>bảo</w:t>
        </w:r>
        <w:proofErr w:type="spellEnd"/>
        <w:r>
          <w:t xml:space="preserve"> </w:t>
        </w:r>
        <w:proofErr w:type="spellStart"/>
        <w:r>
          <w:t>trì</w:t>
        </w:r>
        <w:proofErr w:type="spellEnd"/>
        <w:r>
          <w:t>.</w:t>
        </w:r>
      </w:ins>
    </w:p>
    <w:p w14:paraId="5C3A08EE" w14:textId="77777777" w:rsidR="00325BC0" w:rsidRDefault="00325BC0" w:rsidP="00325BC0">
      <w:pPr>
        <w:pStyle w:val="CTDT-Text"/>
        <w:rPr>
          <w:ins w:id="1995" w:author="Vũ Đức Thông (VinSOC-ANBM-ANBMOT)" w:date="2026-04-20T08:46:00Z"/>
        </w:rPr>
      </w:pPr>
      <w:proofErr w:type="spellStart"/>
      <w:ins w:id="1996" w:author="Vũ Đức Thông (VinSOC-ANBM-ANBMOT)" w:date="2026-04-20T08:46:00Z">
        <w:r>
          <w:t>Nội</w:t>
        </w:r>
        <w:proofErr w:type="spellEnd"/>
        <w:r>
          <w:t xml:space="preserve"> dung </w:t>
        </w:r>
        <w:proofErr w:type="spellStart"/>
        <w:r>
          <w:t>thăm</w:t>
        </w:r>
        <w:proofErr w:type="spellEnd"/>
        <w:r>
          <w:t xml:space="preserve"> </w:t>
        </w:r>
        <w:proofErr w:type="spellStart"/>
        <w:r>
          <w:t>dò</w:t>
        </w:r>
        <w:proofErr w:type="spellEnd"/>
        <w:r>
          <w:t xml:space="preserve">: </w:t>
        </w:r>
        <w:proofErr w:type="spellStart"/>
        <w:r>
          <w:t>Rất</w:t>
        </w:r>
        <w:proofErr w:type="spellEnd"/>
        <w:r>
          <w:t xml:space="preserve"> </w:t>
        </w:r>
        <w:proofErr w:type="spellStart"/>
        <w:r>
          <w:t>đa</w:t>
        </w:r>
        <w:proofErr w:type="spellEnd"/>
        <w:r>
          <w:t xml:space="preserve"> </w:t>
        </w:r>
        <w:proofErr w:type="spellStart"/>
        <w:r>
          <w:t>dạng</w:t>
        </w:r>
        <w:proofErr w:type="spellEnd"/>
        <w:r>
          <w:t xml:space="preserve">, </w:t>
        </w:r>
        <w:proofErr w:type="spellStart"/>
        <w:r>
          <w:t>từ</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như</w:t>
        </w:r>
        <w:proofErr w:type="spellEnd"/>
        <w:r>
          <w:t xml:space="preserve"> </w:t>
        </w:r>
        <w:proofErr w:type="spellStart"/>
        <w:r>
          <w:t>áp</w:t>
        </w:r>
        <w:proofErr w:type="spellEnd"/>
        <w:r>
          <w:t xml:space="preserve"> </w:t>
        </w:r>
        <w:proofErr w:type="spellStart"/>
        <w:r>
          <w:t>suất</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quá</w:t>
        </w:r>
        <w:proofErr w:type="spellEnd"/>
        <w:r>
          <w:t xml:space="preserve"> </w:t>
        </w:r>
        <w:proofErr w:type="spellStart"/>
        <w:r>
          <w:t>nhiệt</w:t>
        </w:r>
        <w:proofErr w:type="spellEnd"/>
        <w:r>
          <w:t xml:space="preserve">, </w:t>
        </w:r>
        <w:proofErr w:type="spellStart"/>
        <w:r>
          <w:t>lỗi</w:t>
        </w:r>
        <w:proofErr w:type="spellEnd"/>
        <w:r>
          <w:t xml:space="preserve"> </w:t>
        </w:r>
        <w:proofErr w:type="spellStart"/>
        <w:r>
          <w:t>vòng</w:t>
        </w:r>
        <w:proofErr w:type="spellEnd"/>
        <w:r>
          <w:t xml:space="preserve"> </w:t>
        </w:r>
        <w:proofErr w:type="spellStart"/>
        <w:r>
          <w:t>đời</w:t>
        </w:r>
        <w:proofErr w:type="spellEnd"/>
        <w:r>
          <w:t>).</w:t>
        </w:r>
      </w:ins>
    </w:p>
    <w:p w14:paraId="5D85521F" w14:textId="3975822E" w:rsidR="00325BC0" w:rsidRPr="00325BC0" w:rsidRDefault="00325BC0" w:rsidP="00325BC0">
      <w:pPr>
        <w:pStyle w:val="CTDT-Text"/>
        <w:rPr>
          <w:ins w:id="1997" w:author="Vũ Đức Thông (VinSOC-ANBM-ANBMOT)" w:date="2026-04-20T08:45:00Z"/>
          <w:rPrChange w:id="1998" w:author="Vũ Đức Thông (VinSOC-ANBM-ANBMOT)" w:date="2026-04-20T08:45:00Z">
            <w:rPr>
              <w:ins w:id="1999" w:author="Vũ Đức Thông (VinSOC-ANBM-ANBMOT)" w:date="2026-04-20T08:45:00Z"/>
            </w:rPr>
          </w:rPrChange>
        </w:rPr>
        <w:pPrChange w:id="2000" w:author="Vũ Đức Thông (VinSOC-ANBM-ANBMOT)" w:date="2026-04-20T08:45:00Z">
          <w:pPr>
            <w:pStyle w:val="CTDT-H3"/>
          </w:pPr>
        </w:pPrChange>
      </w:pPr>
      <w:proofErr w:type="spellStart"/>
      <w:ins w:id="2001" w:author="Vũ Đức Thông (VinSOC-ANBM-ANBMOT)" w:date="2026-04-20T08:46:00Z">
        <w:r>
          <w:t>Tần</w:t>
        </w:r>
        <w:proofErr w:type="spellEnd"/>
        <w:r>
          <w:t xml:space="preserve"> </w:t>
        </w:r>
        <w:proofErr w:type="spellStart"/>
        <w:r>
          <w:t>suất</w:t>
        </w:r>
        <w:proofErr w:type="spellEnd"/>
        <w:r>
          <w:t xml:space="preserve"> </w:t>
        </w:r>
        <w:proofErr w:type="spellStart"/>
        <w:r>
          <w:t>thăm</w:t>
        </w:r>
        <w:proofErr w:type="spellEnd"/>
        <w:r>
          <w:t xml:space="preserve"> </w:t>
        </w:r>
        <w:proofErr w:type="spellStart"/>
        <w:r>
          <w:t>dò</w:t>
        </w:r>
        <w:proofErr w:type="spellEnd"/>
        <w:r>
          <w:t xml:space="preserve">: </w:t>
        </w:r>
        <w:proofErr w:type="spellStart"/>
        <w:r>
          <w:t>Không</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Nó</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từ</w:t>
        </w:r>
        <w:proofErr w:type="spellEnd"/>
        <w:r>
          <w:t xml:space="preserve"> </w:t>
        </w:r>
        <w:proofErr w:type="spellStart"/>
        <w:r w:rsidRPr="00325BC0">
          <w:rPr>
            <w:b/>
            <w:bCs/>
            <w:rPrChange w:id="2002" w:author="Vũ Đức Thông (VinSOC-ANBM-ANBMOT)" w:date="2026-04-20T08:46:00Z">
              <w:rPr/>
            </w:rPrChange>
          </w:rPr>
          <w:t>vài</w:t>
        </w:r>
        <w:proofErr w:type="spellEnd"/>
        <w:r w:rsidRPr="00325BC0">
          <w:rPr>
            <w:b/>
            <w:bCs/>
            <w:rPrChange w:id="2003" w:author="Vũ Đức Thông (VinSOC-ANBM-ANBMOT)" w:date="2026-04-20T08:46:00Z">
              <w:rPr/>
            </w:rPrChange>
          </w:rPr>
          <w:t xml:space="preserve"> </w:t>
        </w:r>
        <w:proofErr w:type="spellStart"/>
        <w:r w:rsidRPr="00325BC0">
          <w:rPr>
            <w:b/>
            <w:bCs/>
            <w:rPrChange w:id="2004" w:author="Vũ Đức Thông (VinSOC-ANBM-ANBMOT)" w:date="2026-04-20T08:46:00Z">
              <w:rPr/>
            </w:rPrChange>
          </w:rPr>
          <w:t>giây</w:t>
        </w:r>
        <w:proofErr w:type="spellEnd"/>
        <w:r w:rsidRPr="00325BC0">
          <w:rPr>
            <w:b/>
            <w:bCs/>
            <w:rPrChange w:id="2005" w:author="Vũ Đức Thông (VinSOC-ANBM-ANBMOT)" w:date="2026-04-20T08:46:00Z">
              <w:rPr/>
            </w:rPrChange>
          </w:rPr>
          <w:t xml:space="preserve"> </w:t>
        </w:r>
        <w:proofErr w:type="spellStart"/>
        <w:r w:rsidRPr="00325BC0">
          <w:rPr>
            <w:b/>
            <w:bCs/>
            <w:rPrChange w:id="2006" w:author="Vũ Đức Thông (VinSOC-ANBM-ANBMOT)" w:date="2026-04-20T08:46:00Z">
              <w:rPr/>
            </w:rPrChange>
          </w:rPr>
          <w:t>đến</w:t>
        </w:r>
        <w:proofErr w:type="spellEnd"/>
        <w:r w:rsidRPr="00325BC0">
          <w:rPr>
            <w:b/>
            <w:bCs/>
            <w:rPrChange w:id="2007" w:author="Vũ Đức Thông (VinSOC-ANBM-ANBMOT)" w:date="2026-04-20T08:46:00Z">
              <w:rPr/>
            </w:rPrChange>
          </w:rPr>
          <w:t xml:space="preserve"> </w:t>
        </w:r>
        <w:proofErr w:type="spellStart"/>
        <w:r w:rsidRPr="00325BC0">
          <w:rPr>
            <w:b/>
            <w:bCs/>
            <w:rPrChange w:id="2008" w:author="Vũ Đức Thông (VinSOC-ANBM-ANBMOT)" w:date="2026-04-20T08:46:00Z">
              <w:rPr/>
            </w:rPrChange>
          </w:rPr>
          <w:t>hàng</w:t>
        </w:r>
        <w:proofErr w:type="spellEnd"/>
        <w:r w:rsidRPr="00325BC0">
          <w:rPr>
            <w:b/>
            <w:bCs/>
            <w:rPrChange w:id="2009" w:author="Vũ Đức Thông (VinSOC-ANBM-ANBMOT)" w:date="2026-04-20T08:46:00Z">
              <w:rPr/>
            </w:rPrChange>
          </w:rPr>
          <w:t xml:space="preserve"> </w:t>
        </w:r>
        <w:proofErr w:type="spellStart"/>
        <w:r w:rsidRPr="00325BC0">
          <w:rPr>
            <w:b/>
            <w:bCs/>
            <w:rPrChange w:id="2010" w:author="Vũ Đức Thông (VinSOC-ANBM-ANBMOT)" w:date="2026-04-20T08:46:00Z">
              <w:rPr/>
            </w:rPrChange>
          </w:rPr>
          <w:t>năm</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và</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rủi</w:t>
        </w:r>
        <w:proofErr w:type="spellEnd"/>
        <w:r>
          <w:t xml:space="preserve"> </w:t>
        </w:r>
        <w:proofErr w:type="spellStart"/>
        <w:r>
          <w:t>ro</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đó</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w:t>
        </w:r>
      </w:ins>
    </w:p>
    <w:p w14:paraId="3DB452D5" w14:textId="76DA7EDC" w:rsidR="00325BC0" w:rsidRDefault="00325BC0" w:rsidP="00325BC0">
      <w:pPr>
        <w:pStyle w:val="CTDT-Text"/>
        <w:rPr>
          <w:ins w:id="2011" w:author="Vũ Đức Thông (VinSOC-ANBM-ANBMOT)" w:date="2026-04-20T08:47:00Z"/>
        </w:rPr>
      </w:pPr>
    </w:p>
    <w:p w14:paraId="3741A912" w14:textId="6CFFE7C9" w:rsidR="00325BC0" w:rsidRDefault="00325BC0" w:rsidP="00325BC0">
      <w:pPr>
        <w:pStyle w:val="CTDT-Text"/>
        <w:rPr>
          <w:ins w:id="2012" w:author="Vũ Đức Thông (VinSOC-ANBM-ANBMOT)" w:date="2026-04-20T08:47:00Z"/>
        </w:rPr>
      </w:pPr>
    </w:p>
    <w:p w14:paraId="306BF877" w14:textId="34B44A48" w:rsidR="00325BC0" w:rsidRDefault="00325BC0" w:rsidP="00325BC0">
      <w:pPr>
        <w:pStyle w:val="CTDT-H3"/>
        <w:rPr>
          <w:ins w:id="2013" w:author="Vũ Đức Thông (VinSOC-ANBM-ANBMOT)" w:date="2026-04-20T08:49:00Z"/>
        </w:rPr>
      </w:pPr>
      <w:bookmarkStart w:id="2014" w:name="_Toc227579025"/>
      <w:proofErr w:type="spellStart"/>
      <w:ins w:id="2015" w:author="Vũ Đức Thông (VinSOC-ANBM-ANBMOT)" w:date="2026-04-20T08:47:00Z">
        <w:r>
          <w:lastRenderedPageBreak/>
          <w:t>Mối</w:t>
        </w:r>
        <w:proofErr w:type="spellEnd"/>
        <w:r>
          <w:t xml:space="preserve"> </w:t>
        </w:r>
        <w:proofErr w:type="spellStart"/>
        <w:r>
          <w:t>quan</w:t>
        </w:r>
        <w:proofErr w:type="spellEnd"/>
        <w:r>
          <w:t xml:space="preserve"> </w:t>
        </w:r>
        <w:proofErr w:type="spellStart"/>
        <w:r>
          <w:t>hệ</w:t>
        </w:r>
        <w:proofErr w:type="spellEnd"/>
        <w:r>
          <w:t xml:space="preserve"> Master / Field </w:t>
        </w:r>
        <w:proofErr w:type="gramStart"/>
        <w:r>
          <w:t>controller</w:t>
        </w:r>
      </w:ins>
      <w:ins w:id="2016" w:author="Vũ Đức Thông (VinSOC-ANBM-ANBMOT)" w:date="2026-04-20T08:49:00Z">
        <w:r>
          <w:t xml:space="preserve">( </w:t>
        </w:r>
        <w:proofErr w:type="spellStart"/>
        <w:r>
          <w:t>Trạm</w:t>
        </w:r>
        <w:proofErr w:type="spellEnd"/>
        <w:proofErr w:type="gramEnd"/>
        <w:r>
          <w:t xml:space="preserve"> </w:t>
        </w:r>
        <w:proofErr w:type="spellStart"/>
        <w:r>
          <w:t>trung</w:t>
        </w:r>
        <w:proofErr w:type="spellEnd"/>
        <w:r>
          <w:t xml:space="preserve"> </w:t>
        </w:r>
        <w:proofErr w:type="spellStart"/>
        <w:r>
          <w:t>tâm</w:t>
        </w:r>
        <w:proofErr w:type="spellEnd"/>
        <w:r>
          <w:t xml:space="preserve"> </w:t>
        </w:r>
        <w:proofErr w:type="spellStart"/>
        <w:r>
          <w:t>với</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hiện</w:t>
        </w:r>
        <w:proofErr w:type="spellEnd"/>
        <w:r>
          <w:t xml:space="preserve"> </w:t>
        </w:r>
        <w:proofErr w:type="spellStart"/>
        <w:r>
          <w:t>trường</w:t>
        </w:r>
        <w:proofErr w:type="spellEnd"/>
        <w:r>
          <w:t>)</w:t>
        </w:r>
        <w:bookmarkEnd w:id="2014"/>
      </w:ins>
    </w:p>
    <w:p w14:paraId="03928506" w14:textId="77777777" w:rsidR="00325BC0" w:rsidRDefault="00325BC0" w:rsidP="00325BC0">
      <w:pPr>
        <w:pStyle w:val="CTDT-Text"/>
        <w:rPr>
          <w:ins w:id="2017" w:author="Vũ Đức Thông (VinSOC-ANBM-ANBMOT)" w:date="2026-04-20T08:47:00Z"/>
        </w:rPr>
        <w:pPrChange w:id="2018" w:author="Vũ Đức Thông (VinSOC-ANBM-ANBMOT)" w:date="2026-04-20T08:49:00Z">
          <w:pPr>
            <w:pStyle w:val="CTDT-H3"/>
          </w:pPr>
        </w:pPrChange>
      </w:pPr>
    </w:p>
    <w:p w14:paraId="0C23E5BF" w14:textId="2705FAFE" w:rsidR="00325BC0" w:rsidRDefault="00325BC0" w:rsidP="00325BC0">
      <w:pPr>
        <w:pStyle w:val="CTDT-Text"/>
        <w:rPr>
          <w:ins w:id="2019" w:author="Vũ Đức Thông (VinSOC-ANBM-ANBMOT)" w:date="2026-04-20T08:50:00Z"/>
        </w:rPr>
      </w:pPr>
      <w:ins w:id="2020" w:author="Vũ Đức Thông (VinSOC-ANBM-ANBMOT)" w:date="2026-04-20T08:47:00Z">
        <w:r w:rsidRPr="00325BC0">
          <w:drawing>
            <wp:inline distT="0" distB="0" distL="0" distR="0" wp14:anchorId="2E6FD3B4" wp14:editId="131969AC">
              <wp:extent cx="3172268" cy="1848108"/>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72268" cy="1848108"/>
                      </a:xfrm>
                      <a:prstGeom prst="rect">
                        <a:avLst/>
                      </a:prstGeom>
                    </pic:spPr>
                  </pic:pic>
                </a:graphicData>
              </a:graphic>
            </wp:inline>
          </w:drawing>
        </w:r>
      </w:ins>
    </w:p>
    <w:p w14:paraId="2B7AA483" w14:textId="236E8C24" w:rsidR="00325BC0" w:rsidRDefault="00325BC0" w:rsidP="00325BC0">
      <w:pPr>
        <w:pStyle w:val="CTDT-Text"/>
        <w:rPr>
          <w:ins w:id="2021" w:author="Vũ Đức Thông (VinSOC-ANBM-ANBMOT)" w:date="2026-04-20T08:50:00Z"/>
        </w:rPr>
      </w:pPr>
    </w:p>
    <w:p w14:paraId="6A57CDAE" w14:textId="77777777" w:rsidR="00325BC0" w:rsidRDefault="00325BC0" w:rsidP="00325BC0">
      <w:pPr>
        <w:pStyle w:val="CTDT-Text"/>
        <w:rPr>
          <w:ins w:id="2022" w:author="Vũ Đức Thông (VinSOC-ANBM-ANBMOT)" w:date="2026-04-20T08:50:00Z"/>
        </w:rPr>
      </w:pPr>
      <w:proofErr w:type="spellStart"/>
      <w:ins w:id="2023" w:author="Vũ Đức Thông (VinSOC-ANBM-ANBMOT)" w:date="2026-04-20T08:50:00Z">
        <w:r w:rsidRPr="00325BC0">
          <w:rPr>
            <w:b/>
            <w:bCs/>
            <w:rPrChange w:id="2024" w:author="Vũ Đức Thông (VinSOC-ANBM-ANBMOT)" w:date="2026-04-20T08:50:00Z">
              <w:rPr/>
            </w:rPrChange>
          </w:rPr>
          <w:t>Tốc</w:t>
        </w:r>
        <w:proofErr w:type="spellEnd"/>
        <w:r w:rsidRPr="00325BC0">
          <w:rPr>
            <w:b/>
            <w:bCs/>
            <w:rPrChange w:id="2025" w:author="Vũ Đức Thông (VinSOC-ANBM-ANBMOT)" w:date="2026-04-20T08:50:00Z">
              <w:rPr/>
            </w:rPrChange>
          </w:rPr>
          <w:t xml:space="preserve"> </w:t>
        </w:r>
        <w:proofErr w:type="spellStart"/>
        <w:r w:rsidRPr="00325BC0">
          <w:rPr>
            <w:b/>
            <w:bCs/>
            <w:rPrChange w:id="2026" w:author="Vũ Đức Thông (VinSOC-ANBM-ANBMOT)" w:date="2026-04-20T08:50:00Z">
              <w:rPr/>
            </w:rPrChange>
          </w:rPr>
          <w:t>độ</w:t>
        </w:r>
        <w:proofErr w:type="spellEnd"/>
        <w:r w:rsidRPr="00325BC0">
          <w:rPr>
            <w:b/>
            <w:bCs/>
            <w:rPrChange w:id="2027" w:author="Vũ Đức Thông (VinSOC-ANBM-ANBMOT)" w:date="2026-04-20T08:50:00Z">
              <w:rPr/>
            </w:rPrChange>
          </w:rPr>
          <w:t xml:space="preserve"> </w:t>
        </w:r>
        <w:proofErr w:type="spellStart"/>
        <w:r w:rsidRPr="00325BC0">
          <w:rPr>
            <w:b/>
            <w:bCs/>
            <w:rPrChange w:id="2028" w:author="Vũ Đức Thông (VinSOC-ANBM-ANBMOT)" w:date="2026-04-20T08:50:00Z">
              <w:rPr/>
            </w:rPrChange>
          </w:rPr>
          <w:t>thăm</w:t>
        </w:r>
        <w:proofErr w:type="spellEnd"/>
        <w:r w:rsidRPr="00325BC0">
          <w:rPr>
            <w:b/>
            <w:bCs/>
            <w:rPrChange w:id="2029" w:author="Vũ Đức Thông (VinSOC-ANBM-ANBMOT)" w:date="2026-04-20T08:50:00Z">
              <w:rPr/>
            </w:rPrChange>
          </w:rPr>
          <w:t xml:space="preserve"> </w:t>
        </w:r>
        <w:proofErr w:type="spellStart"/>
        <w:r w:rsidRPr="00325BC0">
          <w:rPr>
            <w:b/>
            <w:bCs/>
            <w:rPrChange w:id="2030" w:author="Vũ Đức Thông (VinSOC-ANBM-ANBMOT)" w:date="2026-04-20T08:50:00Z">
              <w:rPr/>
            </w:rPrChange>
          </w:rPr>
          <w:t>dò</w:t>
        </w:r>
        <w:proofErr w:type="spellEnd"/>
        <w:r>
          <w:t xml:space="preserve"> (Polling Rate): </w:t>
        </w:r>
        <w:proofErr w:type="spellStart"/>
        <w:r>
          <w:t>Được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bởi</w:t>
        </w:r>
        <w:proofErr w:type="spellEnd"/>
        <w:r>
          <w:t xml:space="preserve"> </w:t>
        </w:r>
        <w:proofErr w:type="spellStart"/>
        <w:r>
          <w:t>mức</w:t>
        </w:r>
        <w:proofErr w:type="spellEnd"/>
        <w:r>
          <w:t xml:space="preserve"> </w:t>
        </w:r>
        <w:proofErr w:type="spellStart"/>
        <w:r w:rsidRPr="00325BC0">
          <w:rPr>
            <w:b/>
            <w:bCs/>
            <w:rPrChange w:id="2031" w:author="Vũ Đức Thông (VinSOC-ANBM-ANBMOT)" w:date="2026-04-20T08:50:00Z">
              <w:rPr/>
            </w:rPrChange>
          </w:rPr>
          <w:t>độ</w:t>
        </w:r>
        <w:proofErr w:type="spellEnd"/>
        <w:r w:rsidRPr="00325BC0">
          <w:rPr>
            <w:b/>
            <w:bCs/>
            <w:rPrChange w:id="2032" w:author="Vũ Đức Thông (VinSOC-ANBM-ANBMOT)" w:date="2026-04-20T08:50:00Z">
              <w:rPr/>
            </w:rPrChange>
          </w:rPr>
          <w:t xml:space="preserve"> </w:t>
        </w:r>
        <w:proofErr w:type="spellStart"/>
        <w:r w:rsidRPr="00325BC0">
          <w:rPr>
            <w:b/>
            <w:bCs/>
            <w:rPrChange w:id="2033" w:author="Vũ Đức Thông (VinSOC-ANBM-ANBMOT)" w:date="2026-04-20T08:50:00Z">
              <w:rPr/>
            </w:rPrChange>
          </w:rPr>
          <w:t>ưu</w:t>
        </w:r>
        <w:proofErr w:type="spellEnd"/>
        <w:r w:rsidRPr="00325BC0">
          <w:rPr>
            <w:b/>
            <w:bCs/>
            <w:rPrChange w:id="2034" w:author="Vũ Đức Thông (VinSOC-ANBM-ANBMOT)" w:date="2026-04-20T08:50:00Z">
              <w:rPr/>
            </w:rPrChange>
          </w:rPr>
          <w:t xml:space="preserve"> </w:t>
        </w:r>
        <w:proofErr w:type="spellStart"/>
        <w:r w:rsidRPr="00325BC0">
          <w:rPr>
            <w:b/>
            <w:bCs/>
            <w:rPrChange w:id="2035" w:author="Vũ Đức Thông (VinSOC-ANBM-ANBMOT)" w:date="2026-04-20T08:50:00Z">
              <w:rPr/>
            </w:rPrChange>
          </w:rPr>
          <w:t>tiên</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và</w:t>
        </w:r>
        <w:proofErr w:type="spellEnd"/>
        <w:r>
          <w:t xml:space="preserve"> </w:t>
        </w:r>
        <w:proofErr w:type="spellStart"/>
        <w:r>
          <w:t>đặc</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Những</w:t>
        </w:r>
        <w:proofErr w:type="spellEnd"/>
        <w:r>
          <w:t xml:space="preserve"> </w:t>
        </w:r>
        <w:proofErr w:type="spellStart"/>
        <w:r>
          <w:t>thông</w:t>
        </w:r>
        <w:proofErr w:type="spellEnd"/>
        <w:r>
          <w:t xml:space="preserve"> </w:t>
        </w:r>
        <w:proofErr w:type="spellStart"/>
        <w:r>
          <w:t>số</w:t>
        </w:r>
        <w:proofErr w:type="spellEnd"/>
        <w:r>
          <w:t xml:space="preserve"> </w:t>
        </w:r>
        <w:proofErr w:type="spellStart"/>
        <w:r>
          <w:t>biến</w:t>
        </w:r>
        <w:proofErr w:type="spellEnd"/>
        <w:r>
          <w:t xml:space="preserve"> </w:t>
        </w:r>
        <w:proofErr w:type="spellStart"/>
        <w:r>
          <w:t>đổi</w:t>
        </w:r>
        <w:proofErr w:type="spellEnd"/>
        <w:r>
          <w:t xml:space="preserve"> </w:t>
        </w:r>
        <w:proofErr w:type="spellStart"/>
        <w:r>
          <w:t>nhanh</w:t>
        </w:r>
        <w:proofErr w:type="spellEnd"/>
        <w:r>
          <w:t xml:space="preserve"> </w:t>
        </w:r>
        <w:proofErr w:type="spellStart"/>
        <w:r>
          <w:t>hoặc</w:t>
        </w:r>
        <w:proofErr w:type="spellEnd"/>
        <w:r>
          <w:t xml:space="preserve"> </w:t>
        </w:r>
        <w:proofErr w:type="spellStart"/>
        <w:r>
          <w:t>có</w:t>
        </w:r>
        <w:proofErr w:type="spellEnd"/>
        <w:r>
          <w:t xml:space="preserve"> </w:t>
        </w:r>
        <w:proofErr w:type="spellStart"/>
        <w:r w:rsidRPr="00325BC0">
          <w:rPr>
            <w:b/>
            <w:bCs/>
            <w:rPrChange w:id="2036" w:author="Vũ Đức Thông (VinSOC-ANBM-ANBMOT)" w:date="2026-04-20T08:50:00Z">
              <w:rPr/>
            </w:rPrChange>
          </w:rPr>
          <w:t>tính</w:t>
        </w:r>
        <w:proofErr w:type="spellEnd"/>
        <w:r w:rsidRPr="00325BC0">
          <w:rPr>
            <w:b/>
            <w:bCs/>
            <w:rPrChange w:id="2037" w:author="Vũ Đức Thông (VinSOC-ANBM-ANBMOT)" w:date="2026-04-20T08:50:00Z">
              <w:rPr/>
            </w:rPrChange>
          </w:rPr>
          <w:t xml:space="preserve"> </w:t>
        </w:r>
        <w:proofErr w:type="spellStart"/>
        <w:r w:rsidRPr="00325BC0">
          <w:rPr>
            <w:b/>
            <w:bCs/>
            <w:rPrChange w:id="2038" w:author="Vũ Đức Thông (VinSOC-ANBM-ANBMOT)" w:date="2026-04-20T08:50:00Z">
              <w:rPr/>
            </w:rPrChange>
          </w:rPr>
          <w:t>rủi</w:t>
        </w:r>
        <w:proofErr w:type="spellEnd"/>
        <w:r w:rsidRPr="00325BC0">
          <w:rPr>
            <w:b/>
            <w:bCs/>
            <w:rPrChange w:id="2039" w:author="Vũ Đức Thông (VinSOC-ANBM-ANBMOT)" w:date="2026-04-20T08:50:00Z">
              <w:rPr/>
            </w:rPrChange>
          </w:rPr>
          <w:t xml:space="preserve"> </w:t>
        </w:r>
        <w:proofErr w:type="spellStart"/>
        <w:r w:rsidRPr="00325BC0">
          <w:rPr>
            <w:b/>
            <w:bCs/>
            <w:rPrChange w:id="2040" w:author="Vũ Đức Thông (VinSOC-ANBM-ANBMOT)" w:date="2026-04-20T08:50:00Z">
              <w:rPr/>
            </w:rPrChange>
          </w:rPr>
          <w:t>ro</w:t>
        </w:r>
        <w:proofErr w:type="spellEnd"/>
        <w:r w:rsidRPr="00325BC0">
          <w:rPr>
            <w:b/>
            <w:bCs/>
            <w:rPrChange w:id="2041" w:author="Vũ Đức Thông (VinSOC-ANBM-ANBMOT)" w:date="2026-04-20T08:50:00Z">
              <w:rPr/>
            </w:rPrChange>
          </w:rPr>
          <w:t xml:space="preserve"> </w:t>
        </w:r>
        <w:proofErr w:type="spellStart"/>
        <w:r w:rsidRPr="00325BC0">
          <w:rPr>
            <w:b/>
            <w:bCs/>
            <w:rPrChange w:id="2042" w:author="Vũ Đức Thông (VinSOC-ANBM-ANBMOT)" w:date="2026-04-20T08:50:00Z">
              <w:rPr/>
            </w:rPrChange>
          </w:rPr>
          <w:t>cao</w:t>
        </w:r>
        <w:proofErr w:type="spellEnd"/>
        <w:r>
          <w:t xml:space="preserve"> (</w:t>
        </w:r>
        <w:proofErr w:type="spellStart"/>
        <w:r>
          <w:t>như</w:t>
        </w:r>
        <w:proofErr w:type="spellEnd"/>
        <w:r>
          <w:t xml:space="preserve"> </w:t>
        </w:r>
        <w:proofErr w:type="spellStart"/>
        <w:r w:rsidRPr="00325BC0">
          <w:rPr>
            <w:b/>
            <w:bCs/>
            <w:rPrChange w:id="2043" w:author="Vũ Đức Thông (VinSOC-ANBM-ANBMOT)" w:date="2026-04-20T08:50:00Z">
              <w:rPr/>
            </w:rPrChange>
          </w:rPr>
          <w:t>điện</w:t>
        </w:r>
        <w:proofErr w:type="spellEnd"/>
        <w:r w:rsidRPr="00325BC0">
          <w:rPr>
            <w:b/>
            <w:bCs/>
            <w:rPrChange w:id="2044" w:author="Vũ Đức Thông (VinSOC-ANBM-ANBMOT)" w:date="2026-04-20T08:50:00Z">
              <w:rPr/>
            </w:rPrChange>
          </w:rPr>
          <w:t xml:space="preserve"> </w:t>
        </w:r>
        <w:proofErr w:type="spellStart"/>
        <w:r w:rsidRPr="00325BC0">
          <w:rPr>
            <w:b/>
            <w:bCs/>
            <w:rPrChange w:id="2045" w:author="Vũ Đức Thông (VinSOC-ANBM-ANBMOT)" w:date="2026-04-20T08:50:00Z">
              <w:rPr/>
            </w:rPrChange>
          </w:rPr>
          <w:t>cao</w:t>
        </w:r>
        <w:proofErr w:type="spellEnd"/>
        <w:r w:rsidRPr="00325BC0">
          <w:rPr>
            <w:b/>
            <w:bCs/>
            <w:rPrChange w:id="2046" w:author="Vũ Đức Thông (VinSOC-ANBM-ANBMOT)" w:date="2026-04-20T08:50:00Z">
              <w:rPr/>
            </w:rPrChange>
          </w:rPr>
          <w:t xml:space="preserve"> </w:t>
        </w:r>
        <w:proofErr w:type="spellStart"/>
        <w:r w:rsidRPr="00325BC0">
          <w:rPr>
            <w:b/>
            <w:bCs/>
            <w:rPrChange w:id="2047" w:author="Vũ Đức Thông (VinSOC-ANBM-ANBMOT)" w:date="2026-04-20T08:50:00Z">
              <w:rPr/>
            </w:rPrChange>
          </w:rPr>
          <w:t>thế</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hơn</w:t>
        </w:r>
        <w:proofErr w:type="spellEnd"/>
        <w:r>
          <w:t xml:space="preserve"> </w:t>
        </w:r>
        <w:proofErr w:type="spellStart"/>
        <w:r>
          <w:t>các</w:t>
        </w:r>
        <w:proofErr w:type="spellEnd"/>
        <w:r>
          <w:t xml:space="preserve"> </w:t>
        </w:r>
        <w:proofErr w:type="spellStart"/>
        <w:r>
          <w:t>thông</w:t>
        </w:r>
        <w:proofErr w:type="spellEnd"/>
        <w:r>
          <w:t xml:space="preserve"> </w:t>
        </w:r>
        <w:proofErr w:type="spellStart"/>
        <w:r w:rsidRPr="00325BC0">
          <w:rPr>
            <w:b/>
            <w:bCs/>
            <w:rPrChange w:id="2048" w:author="Vũ Đức Thông (VinSOC-ANBM-ANBMOT)" w:date="2026-04-20T08:50:00Z">
              <w:rPr/>
            </w:rPrChange>
          </w:rPr>
          <w:t>số</w:t>
        </w:r>
        <w:proofErr w:type="spellEnd"/>
        <w:r w:rsidRPr="00325BC0">
          <w:rPr>
            <w:b/>
            <w:bCs/>
            <w:rPrChange w:id="2049" w:author="Vũ Đức Thông (VinSOC-ANBM-ANBMOT)" w:date="2026-04-20T08:50:00Z">
              <w:rPr/>
            </w:rPrChange>
          </w:rPr>
          <w:t xml:space="preserve"> </w:t>
        </w:r>
        <w:proofErr w:type="spellStart"/>
        <w:r w:rsidRPr="00325BC0">
          <w:rPr>
            <w:b/>
            <w:bCs/>
            <w:rPrChange w:id="2050" w:author="Vũ Đức Thông (VinSOC-ANBM-ANBMOT)" w:date="2026-04-20T08:50:00Z">
              <w:rPr/>
            </w:rPrChange>
          </w:rPr>
          <w:t>biến</w:t>
        </w:r>
        <w:proofErr w:type="spellEnd"/>
        <w:r w:rsidRPr="00325BC0">
          <w:rPr>
            <w:b/>
            <w:bCs/>
            <w:rPrChange w:id="2051" w:author="Vũ Đức Thông (VinSOC-ANBM-ANBMOT)" w:date="2026-04-20T08:50:00Z">
              <w:rPr/>
            </w:rPrChange>
          </w:rPr>
          <w:t xml:space="preserve"> </w:t>
        </w:r>
        <w:proofErr w:type="spellStart"/>
        <w:r w:rsidRPr="00325BC0">
          <w:rPr>
            <w:b/>
            <w:bCs/>
            <w:rPrChange w:id="2052" w:author="Vũ Đức Thông (VinSOC-ANBM-ANBMOT)" w:date="2026-04-20T08:50:00Z">
              <w:rPr/>
            </w:rPrChange>
          </w:rPr>
          <w:t>đổi</w:t>
        </w:r>
        <w:proofErr w:type="spellEnd"/>
        <w:r w:rsidRPr="00325BC0">
          <w:rPr>
            <w:b/>
            <w:bCs/>
            <w:rPrChange w:id="2053" w:author="Vũ Đức Thông (VinSOC-ANBM-ANBMOT)" w:date="2026-04-20T08:50:00Z">
              <w:rPr/>
            </w:rPrChange>
          </w:rPr>
          <w:t xml:space="preserve"> </w:t>
        </w:r>
        <w:proofErr w:type="spellStart"/>
        <w:r w:rsidRPr="00325BC0">
          <w:rPr>
            <w:b/>
            <w:bCs/>
            <w:rPrChange w:id="2054" w:author="Vũ Đức Thông (VinSOC-ANBM-ANBMOT)" w:date="2026-04-20T08:50:00Z">
              <w:rPr/>
            </w:rPrChange>
          </w:rPr>
          <w:t>chậm</w:t>
        </w:r>
        <w:proofErr w:type="spellEnd"/>
        <w:r>
          <w:t xml:space="preserve"> (</w:t>
        </w:r>
        <w:proofErr w:type="spellStart"/>
        <w:r>
          <w:t>như</w:t>
        </w:r>
        <w:proofErr w:type="spellEnd"/>
        <w:r>
          <w:t xml:space="preserve"> </w:t>
        </w:r>
        <w:proofErr w:type="spellStart"/>
        <w:r>
          <w:t>nhiệt</w:t>
        </w:r>
        <w:proofErr w:type="spellEnd"/>
        <w:r>
          <w:t xml:space="preserve"> </w:t>
        </w:r>
        <w:proofErr w:type="spellStart"/>
        <w:r>
          <w:t>độ</w:t>
        </w:r>
        <w:proofErr w:type="spellEnd"/>
        <w:r>
          <w:t>).</w:t>
        </w:r>
      </w:ins>
    </w:p>
    <w:p w14:paraId="457A8465" w14:textId="77777777" w:rsidR="00325BC0" w:rsidRDefault="00325BC0" w:rsidP="00325BC0">
      <w:pPr>
        <w:pStyle w:val="CTDT-Text"/>
        <w:rPr>
          <w:ins w:id="2055" w:author="Vũ Đức Thông (VinSOC-ANBM-ANBMOT)" w:date="2026-04-20T08:50:00Z"/>
        </w:rPr>
      </w:pPr>
      <w:proofErr w:type="spellStart"/>
      <w:ins w:id="2056" w:author="Vũ Đức Thông (VinSOC-ANBM-ANBMOT)" w:date="2026-04-20T08:50:00Z">
        <w:r w:rsidRPr="00325BC0">
          <w:rPr>
            <w:b/>
            <w:bCs/>
            <w:rPrChange w:id="2057" w:author="Vũ Đức Thông (VinSOC-ANBM-ANBMOT)" w:date="2026-04-20T08:50:00Z">
              <w:rPr/>
            </w:rPrChange>
          </w:rPr>
          <w:t>Mô</w:t>
        </w:r>
        <w:proofErr w:type="spellEnd"/>
        <w:r w:rsidRPr="00325BC0">
          <w:rPr>
            <w:b/>
            <w:bCs/>
            <w:rPrChange w:id="2058" w:author="Vũ Đức Thông (VinSOC-ANBM-ANBMOT)" w:date="2026-04-20T08:50:00Z">
              <w:rPr/>
            </w:rPrChange>
          </w:rPr>
          <w:t xml:space="preserve"> </w:t>
        </w:r>
        <w:proofErr w:type="spellStart"/>
        <w:r w:rsidRPr="00325BC0">
          <w:rPr>
            <w:b/>
            <w:bCs/>
            <w:rPrChange w:id="2059" w:author="Vũ Đức Thông (VinSOC-ANBM-ANBMOT)" w:date="2026-04-20T08:50:00Z">
              <w:rPr/>
            </w:rPrChange>
          </w:rPr>
          <w:t>hình</w:t>
        </w:r>
        <w:proofErr w:type="spellEnd"/>
        <w:r w:rsidRPr="00325BC0">
          <w:rPr>
            <w:b/>
            <w:bCs/>
            <w:rPrChange w:id="2060" w:author="Vũ Đức Thông (VinSOC-ANBM-ANBMOT)" w:date="2026-04-20T08:50:00Z">
              <w:rPr/>
            </w:rPrChange>
          </w:rPr>
          <w:t xml:space="preserve"> </w:t>
        </w:r>
        <w:proofErr w:type="spellStart"/>
        <w:r w:rsidRPr="00325BC0">
          <w:rPr>
            <w:b/>
            <w:bCs/>
            <w:rPrChange w:id="2061" w:author="Vũ Đức Thông (VinSOC-ANBM-ANBMOT)" w:date="2026-04-20T08:50:00Z">
              <w:rPr/>
            </w:rPrChange>
          </w:rPr>
          <w:t>kết</w:t>
        </w:r>
        <w:proofErr w:type="spellEnd"/>
        <w:r w:rsidRPr="00325BC0">
          <w:rPr>
            <w:b/>
            <w:bCs/>
            <w:rPrChange w:id="2062" w:author="Vũ Đức Thông (VinSOC-ANBM-ANBMOT)" w:date="2026-04-20T08:50:00Z">
              <w:rPr/>
            </w:rPrChange>
          </w:rPr>
          <w:t xml:space="preserve"> </w:t>
        </w:r>
        <w:proofErr w:type="spellStart"/>
        <w:r w:rsidRPr="00325BC0">
          <w:rPr>
            <w:b/>
            <w:bCs/>
            <w:rPrChange w:id="2063" w:author="Vũ Đức Thông (VinSOC-ANBM-ANBMOT)" w:date="2026-04-20T08:50:00Z">
              <w:rPr/>
            </w:rPrChange>
          </w:rPr>
          <w:t>nối</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theo</w:t>
        </w:r>
        <w:proofErr w:type="spellEnd"/>
        <w:r>
          <w:t xml:space="preserve"> </w:t>
        </w:r>
        <w:proofErr w:type="spellStart"/>
        <w:r>
          <w:t>dạng</w:t>
        </w:r>
        <w:proofErr w:type="spellEnd"/>
        <w:r>
          <w:t xml:space="preserve"> </w:t>
        </w:r>
        <w:r w:rsidRPr="00325BC0">
          <w:rPr>
            <w:b/>
            <w:bCs/>
            <w:rPrChange w:id="2064" w:author="Vũ Đức Thông (VinSOC-ANBM-ANBMOT)" w:date="2026-04-20T08:50:00Z">
              <w:rPr/>
            </w:rPrChange>
          </w:rPr>
          <w:t>1-1</w:t>
        </w:r>
        <w:r>
          <w:t xml:space="preserve">, </w:t>
        </w:r>
        <w:r w:rsidRPr="00325BC0">
          <w:rPr>
            <w:b/>
            <w:bCs/>
            <w:rPrChange w:id="2065" w:author="Vũ Đức Thông (VinSOC-ANBM-ANBMOT)" w:date="2026-04-20T08:50:00Z">
              <w:rPr/>
            </w:rPrChange>
          </w:rPr>
          <w:t>1-nhiều</w:t>
        </w:r>
        <w:r>
          <w:t xml:space="preserve"> </w:t>
        </w:r>
        <w:proofErr w:type="spellStart"/>
        <w:r>
          <w:t>hoặc</w:t>
        </w:r>
        <w:proofErr w:type="spellEnd"/>
        <w:r>
          <w:t xml:space="preserve"> </w:t>
        </w:r>
        <w:r w:rsidRPr="00325BC0">
          <w:rPr>
            <w:b/>
            <w:bCs/>
            <w:rPrChange w:id="2066" w:author="Vũ Đức Thông (VinSOC-ANBM-ANBMOT)" w:date="2026-04-20T08:51:00Z">
              <w:rPr/>
            </w:rPrChange>
          </w:rPr>
          <w:t>nhiều-1</w:t>
        </w:r>
        <w:r>
          <w:t xml:space="preserve"> </w:t>
        </w:r>
        <w:proofErr w:type="spellStart"/>
        <w:r>
          <w:t>giữa</w:t>
        </w:r>
        <w:proofErr w:type="spellEnd"/>
        <w:r>
          <w:t xml:space="preserve"> </w:t>
        </w:r>
        <w:proofErr w:type="spellStart"/>
        <w:r>
          <w:t>trạm</w:t>
        </w:r>
        <w:proofErr w:type="spellEnd"/>
        <w:r>
          <w:t xml:space="preserve"> </w:t>
        </w:r>
        <w:proofErr w:type="spellStart"/>
        <w:r>
          <w:t>trung</w:t>
        </w:r>
        <w:proofErr w:type="spellEnd"/>
        <w:r>
          <w:t xml:space="preserve"> </w:t>
        </w:r>
        <w:proofErr w:type="spellStart"/>
        <w:r>
          <w:t>tâm</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hiện</w:t>
        </w:r>
        <w:proofErr w:type="spellEnd"/>
        <w:r>
          <w:t xml:space="preserve"> </w:t>
        </w:r>
        <w:proofErr w:type="spellStart"/>
        <w:r>
          <w:t>trường</w:t>
        </w:r>
        <w:proofErr w:type="spellEnd"/>
        <w:r>
          <w:t>.</w:t>
        </w:r>
      </w:ins>
    </w:p>
    <w:p w14:paraId="63031452" w14:textId="182293AF" w:rsidR="00325BC0" w:rsidRDefault="00325BC0" w:rsidP="00325BC0">
      <w:pPr>
        <w:pStyle w:val="CTDT-Text"/>
        <w:rPr>
          <w:ins w:id="2067" w:author="Vũ Đức Thông (VinSOC-ANBM-ANBMOT)" w:date="2026-04-20T08:51:00Z"/>
        </w:rPr>
      </w:pPr>
      <w:proofErr w:type="spellStart"/>
      <w:ins w:id="2068" w:author="Vũ Đức Thông (VinSOC-ANBM-ANBMOT)" w:date="2026-04-20T08:50:00Z">
        <w:r w:rsidRPr="00325BC0">
          <w:rPr>
            <w:b/>
            <w:bCs/>
            <w:rPrChange w:id="2069" w:author="Vũ Đức Thông (VinSOC-ANBM-ANBMOT)" w:date="2026-04-20T08:51:00Z">
              <w:rPr/>
            </w:rPrChange>
          </w:rPr>
          <w:t>Thách</w:t>
        </w:r>
        <w:proofErr w:type="spellEnd"/>
        <w:r w:rsidRPr="00325BC0">
          <w:rPr>
            <w:b/>
            <w:bCs/>
            <w:rPrChange w:id="2070" w:author="Vũ Đức Thông (VinSOC-ANBM-ANBMOT)" w:date="2026-04-20T08:51:00Z">
              <w:rPr/>
            </w:rPrChange>
          </w:rPr>
          <w:t xml:space="preserve"> </w:t>
        </w:r>
        <w:proofErr w:type="spellStart"/>
        <w:r w:rsidRPr="00325BC0">
          <w:rPr>
            <w:b/>
            <w:bCs/>
            <w:rPrChange w:id="2071" w:author="Vũ Đức Thông (VinSOC-ANBM-ANBMOT)" w:date="2026-04-20T08:51:00Z">
              <w:rPr/>
            </w:rPrChange>
          </w:rPr>
          <w:t>thức</w:t>
        </w:r>
        <w:proofErr w:type="spellEnd"/>
        <w:r>
          <w:t xml:space="preserve"> </w:t>
        </w: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rsidRPr="00325BC0">
          <w:rPr>
            <w:b/>
            <w:bCs/>
            <w:rPrChange w:id="2072" w:author="Vũ Đức Thông (VinSOC-ANBM-ANBMOT)" w:date="2026-04-20T08:51:00Z">
              <w:rPr/>
            </w:rPrChange>
          </w:rPr>
          <w:t>Sự</w:t>
        </w:r>
        <w:proofErr w:type="spellEnd"/>
        <w:r w:rsidRPr="00325BC0">
          <w:rPr>
            <w:b/>
            <w:bCs/>
            <w:rPrChange w:id="2073" w:author="Vũ Đức Thông (VinSOC-ANBM-ANBMOT)" w:date="2026-04-20T08:51:00Z">
              <w:rPr/>
            </w:rPrChange>
          </w:rPr>
          <w:t xml:space="preserve"> </w:t>
        </w:r>
        <w:proofErr w:type="spellStart"/>
        <w:r w:rsidRPr="00325BC0">
          <w:rPr>
            <w:b/>
            <w:bCs/>
            <w:rPrChange w:id="2074" w:author="Vũ Đức Thông (VinSOC-ANBM-ANBMOT)" w:date="2026-04-20T08:51:00Z">
              <w:rPr/>
            </w:rPrChange>
          </w:rPr>
          <w:t>pha</w:t>
        </w:r>
        <w:proofErr w:type="spellEnd"/>
        <w:r w:rsidRPr="00325BC0">
          <w:rPr>
            <w:b/>
            <w:bCs/>
            <w:rPrChange w:id="2075" w:author="Vũ Đức Thông (VinSOC-ANBM-ANBMOT)" w:date="2026-04-20T08:51:00Z">
              <w:rPr/>
            </w:rPrChange>
          </w:rPr>
          <w:t xml:space="preserve"> </w:t>
        </w:r>
        <w:proofErr w:type="spellStart"/>
        <w:r w:rsidRPr="00325BC0">
          <w:rPr>
            <w:b/>
            <w:bCs/>
            <w:rPrChange w:id="2076" w:author="Vũ Đức Thông (VinSOC-ANBM-ANBMOT)" w:date="2026-04-20T08:51:00Z">
              <w:rPr/>
            </w:rPrChange>
          </w:rPr>
          <w:t>trộn</w:t>
        </w:r>
        <w:proofErr w:type="spellEnd"/>
        <w:r>
          <w:t xml:space="preserve"> </w:t>
        </w:r>
        <w:proofErr w:type="spellStart"/>
        <w:r>
          <w:t>giữa</w:t>
        </w:r>
        <w:proofErr w:type="spellEnd"/>
        <w:r>
          <w:t xml:space="preserve"> </w:t>
        </w:r>
        <w:proofErr w:type="spellStart"/>
        <w:r>
          <w:t>nhiều</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cũ-mới</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làm</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khiến</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vệ</w:t>
        </w:r>
        <w:proofErr w:type="spellEnd"/>
        <w:r>
          <w:t xml:space="preserve"> an </w:t>
        </w:r>
        <w:proofErr w:type="spellStart"/>
        <w:r>
          <w:t>ninh</w:t>
        </w:r>
        <w:proofErr w:type="spellEnd"/>
        <w:r>
          <w:t xml:space="preserve"> </w:t>
        </w:r>
        <w:proofErr w:type="spellStart"/>
        <w:r>
          <w:t>mạng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khó</w:t>
        </w:r>
        <w:proofErr w:type="spellEnd"/>
        <w:r>
          <w:t xml:space="preserve"> </w:t>
        </w:r>
        <w:proofErr w:type="spellStart"/>
        <w:r>
          <w:t>khăn</w:t>
        </w:r>
        <w:proofErr w:type="spellEnd"/>
        <w:r>
          <w:t xml:space="preserve"> </w:t>
        </w:r>
        <w:proofErr w:type="spellStart"/>
        <w:r>
          <w:t>hơn</w:t>
        </w:r>
        <w:proofErr w:type="spellEnd"/>
        <w:r>
          <w:t>.</w:t>
        </w:r>
      </w:ins>
    </w:p>
    <w:p w14:paraId="01885C99" w14:textId="13465BDC" w:rsidR="00325BC0" w:rsidRDefault="00325BC0" w:rsidP="00325BC0">
      <w:pPr>
        <w:pStyle w:val="CTDT-H3"/>
        <w:rPr>
          <w:ins w:id="2077" w:author="Vũ Đức Thông (VinSOC-ANBM-ANBMOT)" w:date="2026-04-20T08:52:00Z"/>
        </w:rPr>
      </w:pPr>
      <w:bookmarkStart w:id="2078" w:name="_Toc227579026"/>
      <w:ins w:id="2079" w:author="Vũ Đức Thông (VinSOC-ANBM-ANBMOT)" w:date="2026-04-20T08:51:00Z">
        <w:r>
          <w:t>Physical Media</w:t>
        </w:r>
      </w:ins>
      <w:ins w:id="2080" w:author="Vũ Đức Thông (VinSOC-ANBM-ANBMOT)" w:date="2026-04-20T08:52:00Z">
        <w:r>
          <w:t xml:space="preserve"> </w:t>
        </w:r>
        <w:proofErr w:type="gramStart"/>
        <w:r>
          <w:t xml:space="preserve">( </w:t>
        </w:r>
        <w:proofErr w:type="spellStart"/>
        <w:r>
          <w:t>Phương</w:t>
        </w:r>
        <w:proofErr w:type="spellEnd"/>
        <w:proofErr w:type="gramEnd"/>
        <w:r>
          <w:t xml:space="preserve"> </w:t>
        </w:r>
        <w:proofErr w:type="spellStart"/>
        <w:r>
          <w:t>tiện</w:t>
        </w:r>
        <w:proofErr w:type="spellEnd"/>
        <w:r>
          <w:t xml:space="preserve"> </w:t>
        </w:r>
        <w:proofErr w:type="spellStart"/>
        <w:r>
          <w:t>vật</w:t>
        </w:r>
        <w:proofErr w:type="spellEnd"/>
        <w:r>
          <w:t xml:space="preserve"> </w:t>
        </w:r>
        <w:proofErr w:type="spellStart"/>
        <w:r>
          <w:t>lý</w:t>
        </w:r>
        <w:proofErr w:type="spellEnd"/>
        <w:r>
          <w:t>)</w:t>
        </w:r>
        <w:bookmarkEnd w:id="2078"/>
      </w:ins>
    </w:p>
    <w:p w14:paraId="0D3EBC93" w14:textId="3AD508FA" w:rsidR="00325BC0" w:rsidRDefault="00325BC0" w:rsidP="00325BC0">
      <w:pPr>
        <w:pStyle w:val="CTDT-Text"/>
        <w:rPr>
          <w:ins w:id="2081" w:author="Vũ Đức Thông (VinSOC-ANBM-ANBMOT)" w:date="2026-04-20T08:52:00Z"/>
        </w:rPr>
      </w:pPr>
    </w:p>
    <w:p w14:paraId="19C633CB" w14:textId="2F88DEAD" w:rsidR="00325BC0" w:rsidRDefault="00325BC0" w:rsidP="00325BC0">
      <w:pPr>
        <w:pStyle w:val="CTDT-Text"/>
        <w:rPr>
          <w:ins w:id="2082" w:author="Vũ Đức Thông (VinSOC-ANBM-ANBMOT)" w:date="2026-04-20T08:53:00Z"/>
        </w:rPr>
      </w:pPr>
      <w:proofErr w:type="spellStart"/>
      <w:ins w:id="2083" w:author="Vũ Đức Thông (VinSOC-ANBM-ANBMOT)" w:date="2026-04-20T08:53:00Z">
        <w:r>
          <w:t>Dựa</w:t>
        </w:r>
        <w:proofErr w:type="spellEnd"/>
        <w:r>
          <w:t xml:space="preserve"> </w:t>
        </w:r>
        <w:proofErr w:type="spellStart"/>
        <w:r>
          <w:t>vào</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r w:rsidRPr="00325BC0">
          <w:t xml:space="preserve">chi </w:t>
        </w:r>
        <w:proofErr w:type="spellStart"/>
        <w:r w:rsidRPr="00325BC0">
          <w:t>phí</w:t>
        </w:r>
        <w:proofErr w:type="spellEnd"/>
        <w:r w:rsidRPr="00325BC0">
          <w:t xml:space="preserve">, </w:t>
        </w:r>
        <w:proofErr w:type="spellStart"/>
        <w:r w:rsidRPr="00325BC0">
          <w:t>độ</w:t>
        </w:r>
        <w:proofErr w:type="spellEnd"/>
        <w:r w:rsidRPr="00325BC0">
          <w:t xml:space="preserve"> tin </w:t>
        </w:r>
        <w:proofErr w:type="spellStart"/>
        <w:r w:rsidRPr="00325BC0">
          <w:t>cậy</w:t>
        </w:r>
        <w:proofErr w:type="spellEnd"/>
        <w:r w:rsidRPr="00325BC0">
          <w:t xml:space="preserve">, </w:t>
        </w:r>
        <w:proofErr w:type="spellStart"/>
        <w:r w:rsidRPr="00325BC0">
          <w:t>tốc</w:t>
        </w:r>
        <w:proofErr w:type="spellEnd"/>
        <w:r w:rsidRPr="00325BC0">
          <w:t xml:space="preserve"> </w:t>
        </w:r>
        <w:proofErr w:type="spellStart"/>
        <w:r w:rsidRPr="00325BC0">
          <w:t>độ</w:t>
        </w:r>
        <w:proofErr w:type="spellEnd"/>
        <w:r w:rsidRPr="00325BC0">
          <w:t xml:space="preserve"> </w:t>
        </w:r>
        <w:proofErr w:type="spellStart"/>
        <w:r w:rsidRPr="00325BC0">
          <w:t>truyền</w:t>
        </w:r>
        <w:proofErr w:type="spellEnd"/>
        <w:r w:rsidRPr="00325BC0">
          <w:t xml:space="preserve"> </w:t>
        </w:r>
        <w:proofErr w:type="spellStart"/>
        <w:r w:rsidRPr="00325BC0">
          <w:t>dữ</w:t>
        </w:r>
        <w:proofErr w:type="spellEnd"/>
        <w:r w:rsidRPr="00325BC0">
          <w:t xml:space="preserve"> </w:t>
        </w:r>
        <w:proofErr w:type="spellStart"/>
        <w:r w:rsidRPr="00325BC0">
          <w:t>liệu</w:t>
        </w:r>
        <w:proofErr w:type="spellEnd"/>
        <w:r w:rsidRPr="00325BC0">
          <w:t xml:space="preserve">, </w:t>
        </w:r>
        <w:proofErr w:type="spellStart"/>
        <w:r w:rsidRPr="00325BC0">
          <w:t>khoảng</w:t>
        </w:r>
        <w:proofErr w:type="spellEnd"/>
        <w:r w:rsidRPr="00325BC0">
          <w:t xml:space="preserve"> </w:t>
        </w:r>
        <w:proofErr w:type="spellStart"/>
        <w:r w:rsidRPr="00325BC0">
          <w:t>cách</w:t>
        </w:r>
        <w:proofErr w:type="spellEnd"/>
        <w:r w:rsidRPr="00325BC0">
          <w:t xml:space="preserve">, </w:t>
        </w:r>
        <w:proofErr w:type="spellStart"/>
        <w:r w:rsidRPr="00325BC0">
          <w:t>cấu</w:t>
        </w:r>
        <w:proofErr w:type="spellEnd"/>
        <w:r w:rsidRPr="00325BC0">
          <w:t xml:space="preserve"> </w:t>
        </w:r>
        <w:proofErr w:type="spellStart"/>
        <w:r w:rsidRPr="00325BC0">
          <w:t>trúc</w:t>
        </w:r>
        <w:proofErr w:type="spellEnd"/>
        <w:r w:rsidRPr="00325BC0">
          <w:t xml:space="preserve"> </w:t>
        </w:r>
        <w:proofErr w:type="spellStart"/>
        <w:r w:rsidRPr="00325BC0">
          <w:t>mạng</w:t>
        </w:r>
        <w:proofErr w:type="spellEnd"/>
        <w:r w:rsidRPr="00325BC0">
          <w:t xml:space="preserve"> </w:t>
        </w:r>
        <w:proofErr w:type="spellStart"/>
        <w:r w:rsidRPr="00325BC0">
          <w:t>và</w:t>
        </w:r>
        <w:proofErr w:type="spellEnd"/>
        <w:r w:rsidRPr="00325BC0">
          <w:t xml:space="preserve"> </w:t>
        </w:r>
        <w:proofErr w:type="spellStart"/>
        <w:r w:rsidRPr="00325BC0">
          <w:t>tính</w:t>
        </w:r>
        <w:proofErr w:type="spellEnd"/>
        <w:r w:rsidRPr="00325BC0">
          <w:t xml:space="preserve"> </w:t>
        </w:r>
        <w:proofErr w:type="spellStart"/>
        <w:r w:rsidRPr="00325BC0">
          <w:t>sẵn</w:t>
        </w:r>
        <w:proofErr w:type="spellEnd"/>
        <w:r w:rsidRPr="00325BC0">
          <w:t xml:space="preserve"> </w:t>
        </w:r>
        <w:proofErr w:type="spellStart"/>
        <w:r w:rsidRPr="00325BC0">
          <w:t>sàng</w:t>
        </w:r>
        <w:proofErr w:type="spellEnd"/>
        <w:r>
          <w:t xml:space="preserve"> </w:t>
        </w:r>
        <w:proofErr w:type="spellStart"/>
        <w:r>
          <w:t>để</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lại</w:t>
        </w:r>
        <w:proofErr w:type="spellEnd"/>
        <w:r>
          <w:t xml:space="preserve"> </w:t>
        </w:r>
        <w:proofErr w:type="spellStart"/>
        <w:r>
          <w:t>đường</w:t>
        </w:r>
        <w:proofErr w:type="spellEnd"/>
        <w:r>
          <w:t xml:space="preserve"> </w:t>
        </w:r>
        <w:proofErr w:type="spellStart"/>
        <w:r>
          <w:t>dẫn</w:t>
        </w:r>
        <w:proofErr w:type="spellEnd"/>
      </w:ins>
    </w:p>
    <w:p w14:paraId="30D3699E" w14:textId="77777777" w:rsidR="00325BC0" w:rsidRDefault="00325BC0" w:rsidP="00325BC0">
      <w:pPr>
        <w:pStyle w:val="CTDT-Text"/>
        <w:rPr>
          <w:ins w:id="2084" w:author="Vũ Đức Thông (VinSOC-ANBM-ANBMOT)" w:date="2026-04-20T08:51:00Z"/>
        </w:rPr>
        <w:pPrChange w:id="2085" w:author="Vũ Đức Thông (VinSOC-ANBM-ANBMOT)" w:date="2026-04-20T08:52:00Z">
          <w:pPr>
            <w:pStyle w:val="CTDT-H3"/>
          </w:pPr>
        </w:pPrChange>
      </w:pPr>
    </w:p>
    <w:p w14:paraId="20C6BDC3" w14:textId="10C69861" w:rsidR="00325BC0" w:rsidRDefault="00325BC0" w:rsidP="00325BC0">
      <w:pPr>
        <w:pStyle w:val="CTDT-Text"/>
        <w:rPr>
          <w:ins w:id="2086" w:author="Vũ Đức Thông (VinSOC-ANBM-ANBMOT)" w:date="2026-04-20T08:51:00Z"/>
        </w:rPr>
      </w:pPr>
      <w:ins w:id="2087" w:author="Vũ Đức Thông (VinSOC-ANBM-ANBMOT)" w:date="2026-04-20T08:51:00Z">
        <w:r w:rsidRPr="00325BC0">
          <w:drawing>
            <wp:inline distT="0" distB="0" distL="0" distR="0" wp14:anchorId="562C8F91" wp14:editId="5D293441">
              <wp:extent cx="6012180" cy="2560320"/>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12180" cy="2560320"/>
                      </a:xfrm>
                      <a:prstGeom prst="rect">
                        <a:avLst/>
                      </a:prstGeom>
                    </pic:spPr>
                  </pic:pic>
                </a:graphicData>
              </a:graphic>
            </wp:inline>
          </w:drawing>
        </w:r>
      </w:ins>
    </w:p>
    <w:p w14:paraId="2DD070E5" w14:textId="365E383C" w:rsidR="00325BC0" w:rsidRDefault="00325BC0" w:rsidP="00325BC0">
      <w:pPr>
        <w:pStyle w:val="CTDT-Hinh"/>
        <w:rPr>
          <w:ins w:id="2088" w:author="Vũ Đức Thông (VinSOC-ANBM-ANBMOT)" w:date="2026-04-20T08:52:00Z"/>
        </w:rPr>
      </w:pPr>
      <w:bookmarkStart w:id="2089" w:name="_Toc227579059"/>
      <w:proofErr w:type="spellStart"/>
      <w:ins w:id="2090" w:author="Vũ Đức Thông (VinSOC-ANBM-ANBMOT)" w:date="2026-04-20T08:51:00Z">
        <w:r>
          <w:lastRenderedPageBreak/>
          <w:t>Đường</w:t>
        </w:r>
        <w:proofErr w:type="spellEnd"/>
        <w:r>
          <w:t xml:space="preserve"> </w:t>
        </w:r>
        <w:proofErr w:type="spellStart"/>
        <w:r>
          <w:t>truy</w:t>
        </w:r>
      </w:ins>
      <w:ins w:id="2091" w:author="Vũ Đức Thông (VinSOC-ANBM-ANBMOT)" w:date="2026-04-20T08:52:00Z">
        <w:r>
          <w:t>ền</w:t>
        </w:r>
        <w:bookmarkEnd w:id="2089"/>
        <w:proofErr w:type="spellEnd"/>
        <w:r>
          <w:t xml:space="preserve"> </w:t>
        </w:r>
      </w:ins>
    </w:p>
    <w:p w14:paraId="72DB21F7" w14:textId="28CB4515" w:rsidR="000E6BE7" w:rsidRDefault="000E6BE7" w:rsidP="000E6BE7">
      <w:pPr>
        <w:pStyle w:val="CTDT-Text"/>
        <w:rPr>
          <w:ins w:id="2092" w:author="Vũ Đức Thông (VinSOC-ANBM-ANBMOT)" w:date="2026-04-20T09:06:00Z"/>
        </w:rPr>
      </w:pPr>
      <w:ins w:id="2093" w:author="Vũ Đức Thông (VinSOC-ANBM-ANBMOT)" w:date="2026-04-20T09:04:00Z">
        <w:r w:rsidRPr="000E6BE7">
          <w:rPr>
            <w:b/>
            <w:bCs/>
            <w:rPrChange w:id="2094" w:author="Vũ Đức Thông (VinSOC-ANBM-ANBMOT)" w:date="2026-04-20T09:05:00Z">
              <w:rPr/>
            </w:rPrChange>
          </w:rPr>
          <w:t>Leased Line</w:t>
        </w:r>
        <w:r>
          <w:t>s:</w:t>
        </w:r>
        <w:r>
          <w:t xml:space="preserve"> </w:t>
        </w:r>
        <w:proofErr w:type="gramStart"/>
        <w:r>
          <w:t xml:space="preserve">( </w:t>
        </w:r>
        <w:proofErr w:type="spellStart"/>
        <w:r>
          <w:t>Đường</w:t>
        </w:r>
        <w:proofErr w:type="spellEnd"/>
        <w:proofErr w:type="gramEnd"/>
        <w:r>
          <w:t xml:space="preserve"> </w:t>
        </w:r>
        <w:proofErr w:type="spellStart"/>
        <w:r>
          <w:t>dây</w:t>
        </w:r>
        <w:proofErr w:type="spellEnd"/>
        <w:r>
          <w:t xml:space="preserve"> </w:t>
        </w:r>
        <w:proofErr w:type="spellStart"/>
        <w:r>
          <w:t>thuê</w:t>
        </w:r>
        <w:proofErr w:type="spellEnd"/>
        <w:r>
          <w:t xml:space="preserve"> </w:t>
        </w:r>
        <w:proofErr w:type="spellStart"/>
        <w:r>
          <w:t>riêng</w:t>
        </w:r>
      </w:ins>
      <w:proofErr w:type="spellEnd"/>
      <w:ins w:id="2095" w:author="Vũ Đức Thông (VinSOC-ANBM-ANBMOT)" w:date="2026-04-20T09:05:00Z">
        <w:r>
          <w:t xml:space="preserve">): </w:t>
        </w:r>
      </w:ins>
      <w:ins w:id="2096" w:author="Vũ Đức Thông (VinSOC-ANBM-ANBMOT)" w:date="2026-04-20T09:04:00Z">
        <w:r>
          <w:t xml:space="preserve"> </w:t>
        </w:r>
        <w:proofErr w:type="spellStart"/>
        <w:r>
          <w:t>Rẻ</w:t>
        </w:r>
        <w:proofErr w:type="spellEnd"/>
        <w:r>
          <w:t xml:space="preserve">, </w:t>
        </w:r>
        <w:proofErr w:type="spellStart"/>
        <w:r>
          <w:t>dễ</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nhưng</w:t>
        </w:r>
        <w:proofErr w:type="spellEnd"/>
        <w:r>
          <w:t xml:space="preserve"> </w:t>
        </w:r>
        <w:proofErr w:type="spellStart"/>
        <w:r>
          <w:t>kém</w:t>
        </w:r>
        <w:proofErr w:type="spellEnd"/>
        <w:r>
          <w:t xml:space="preserve"> an </w:t>
        </w:r>
        <w:proofErr w:type="spellStart"/>
        <w:r>
          <w:t>toàn</w:t>
        </w:r>
        <w:proofErr w:type="spellEnd"/>
        <w:r>
          <w:t xml:space="preserve"> do </w:t>
        </w:r>
        <w:proofErr w:type="spellStart"/>
        <w:r>
          <w:t>dùng</w:t>
        </w:r>
        <w:proofErr w:type="spellEnd"/>
        <w:r>
          <w:t xml:space="preserve"> </w:t>
        </w:r>
        <w:proofErr w:type="spellStart"/>
        <w:r>
          <w:t>chung</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công</w:t>
        </w:r>
        <w:proofErr w:type="spellEnd"/>
        <w:r>
          <w:t xml:space="preserve"> </w:t>
        </w:r>
        <w:proofErr w:type="spellStart"/>
        <w:r>
          <w:t>cộng</w:t>
        </w:r>
        <w:proofErr w:type="spellEnd"/>
        <w:r>
          <w:t>.</w:t>
        </w:r>
      </w:ins>
    </w:p>
    <w:p w14:paraId="1925FB0B" w14:textId="77777777" w:rsidR="000E6BE7" w:rsidRDefault="000E6BE7" w:rsidP="000E6BE7">
      <w:pPr>
        <w:pStyle w:val="CTDT-Text"/>
        <w:rPr>
          <w:ins w:id="2097" w:author="Vũ Đức Thông (VinSOC-ANBM-ANBMOT)" w:date="2026-04-20T09:05:00Z"/>
        </w:rPr>
      </w:pPr>
    </w:p>
    <w:p w14:paraId="5BB2E55C" w14:textId="15DE898D" w:rsidR="000E6BE7" w:rsidRDefault="000E6BE7" w:rsidP="000E6BE7">
      <w:pPr>
        <w:pStyle w:val="CTDT-Text"/>
        <w:rPr>
          <w:ins w:id="2098" w:author="Vũ Đức Thông (VinSOC-ANBM-ANBMOT)" w:date="2026-04-20T09:05:00Z"/>
        </w:rPr>
      </w:pPr>
      <w:ins w:id="2099" w:author="Vũ Đức Thông (VinSOC-ANBM-ANBMOT)" w:date="2026-04-20T09:04:00Z">
        <w:r w:rsidRPr="000E6BE7">
          <w:rPr>
            <w:b/>
            <w:bCs/>
            <w:rPrChange w:id="2100" w:author="Vũ Đức Thông (VinSOC-ANBM-ANBMOT)" w:date="2026-04-20T09:05:00Z">
              <w:rPr/>
            </w:rPrChange>
          </w:rPr>
          <w:t>Dedicated Lines</w:t>
        </w:r>
      </w:ins>
      <w:ins w:id="2101" w:author="Vũ Đức Thông (VinSOC-ANBM-ANBMOT)" w:date="2026-04-20T09:05:00Z">
        <w:r>
          <w:t xml:space="preserve">: </w:t>
        </w:r>
        <w:proofErr w:type="gramStart"/>
        <w:r>
          <w:t xml:space="preserve">( </w:t>
        </w:r>
        <w:proofErr w:type="spellStart"/>
        <w:r>
          <w:t>Đường</w:t>
        </w:r>
        <w:proofErr w:type="spellEnd"/>
        <w:proofErr w:type="gramEnd"/>
        <w:r>
          <w:t xml:space="preserve"> </w:t>
        </w:r>
        <w:proofErr w:type="spellStart"/>
        <w:r>
          <w:t>dây</w:t>
        </w:r>
        <w:proofErr w:type="spellEnd"/>
        <w:r>
          <w:t xml:space="preserve"> </w:t>
        </w:r>
        <w:proofErr w:type="spellStart"/>
        <w:r>
          <w:t>chuyên</w:t>
        </w:r>
        <w:proofErr w:type="spellEnd"/>
        <w:r>
          <w:t xml:space="preserve"> </w:t>
        </w:r>
        <w:proofErr w:type="spellStart"/>
        <w:r>
          <w:t>dụng</w:t>
        </w:r>
        <w:proofErr w:type="spellEnd"/>
        <w:r>
          <w:t xml:space="preserve">, </w:t>
        </w:r>
        <w:proofErr w:type="spellStart"/>
        <w:r>
          <w:t>nối</w:t>
        </w:r>
        <w:proofErr w:type="spellEnd"/>
        <w:r>
          <w:t xml:space="preserve"> 2 site </w:t>
        </w:r>
        <w:proofErr w:type="spellStart"/>
        <w:r>
          <w:t>của</w:t>
        </w:r>
        <w:proofErr w:type="spellEnd"/>
        <w:r>
          <w:t xml:space="preserve"> </w:t>
        </w:r>
        <w:proofErr w:type="spellStart"/>
        <w:r>
          <w:t>công</w:t>
        </w:r>
        <w:proofErr w:type="spellEnd"/>
        <w:r>
          <w:t xml:space="preserve"> ty): </w:t>
        </w:r>
      </w:ins>
      <w:ins w:id="2102" w:author="Vũ Đức Thông (VinSOC-ANBM-ANBMOT)" w:date="2026-04-20T09:04:00Z">
        <w:r>
          <w:t xml:space="preserve"> </w:t>
        </w:r>
        <w:r w:rsidRPr="000E6BE7">
          <w:rPr>
            <w:b/>
            <w:bCs/>
            <w:rPrChange w:id="2103" w:author="Vũ Đức Thông (VinSOC-ANBM-ANBMOT)" w:date="2026-04-20T09:09:00Z">
              <w:rPr/>
            </w:rPrChange>
          </w:rPr>
          <w:t xml:space="preserve">An </w:t>
        </w:r>
        <w:proofErr w:type="spellStart"/>
        <w:r w:rsidRPr="000E6BE7">
          <w:rPr>
            <w:b/>
            <w:bCs/>
            <w:rPrChange w:id="2104" w:author="Vũ Đức Thông (VinSOC-ANBM-ANBMOT)" w:date="2026-04-20T09:09:00Z">
              <w:rPr/>
            </w:rPrChange>
          </w:rPr>
          <w:t>toàn</w:t>
        </w:r>
        <w:proofErr w:type="spellEnd"/>
        <w:r w:rsidRPr="000E6BE7">
          <w:rPr>
            <w:b/>
            <w:bCs/>
            <w:rPrChange w:id="2105" w:author="Vũ Đức Thông (VinSOC-ANBM-ANBMOT)" w:date="2026-04-20T09:09:00Z">
              <w:rPr/>
            </w:rPrChange>
          </w:rPr>
          <w:t xml:space="preserve"> </w:t>
        </w:r>
        <w:proofErr w:type="spellStart"/>
        <w:r w:rsidRPr="000E6BE7">
          <w:rPr>
            <w:b/>
            <w:bCs/>
            <w:rPrChange w:id="2106" w:author="Vũ Đức Thông (VinSOC-ANBM-ANBMOT)" w:date="2026-04-20T09:09:00Z">
              <w:rPr/>
            </w:rPrChange>
          </w:rPr>
          <w:t>nhất</w:t>
        </w:r>
        <w:proofErr w:type="spellEnd"/>
        <w:r>
          <w:t xml:space="preserve"> </w:t>
        </w:r>
        <w:proofErr w:type="spellStart"/>
        <w:r>
          <w:t>vì</w:t>
        </w:r>
        <w:proofErr w:type="spellEnd"/>
        <w:r>
          <w:t xml:space="preserve"> </w:t>
        </w:r>
        <w:proofErr w:type="spellStart"/>
        <w:r>
          <w:t>là</w:t>
        </w:r>
        <w:proofErr w:type="spellEnd"/>
        <w:r>
          <w:t xml:space="preserve">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tốn</w:t>
        </w:r>
        <w:proofErr w:type="spellEnd"/>
        <w:r>
          <w:t xml:space="preserve"> chi </w:t>
        </w:r>
        <w:proofErr w:type="spellStart"/>
        <w:r>
          <w:t>phí</w:t>
        </w:r>
        <w:proofErr w:type="spellEnd"/>
        <w:r>
          <w:t xml:space="preserve"> </w:t>
        </w:r>
        <w:proofErr w:type="spellStart"/>
        <w:r>
          <w:t>xây</w:t>
        </w:r>
        <w:proofErr w:type="spellEnd"/>
        <w:r>
          <w:t xml:space="preserve"> </w:t>
        </w:r>
        <w:proofErr w:type="spellStart"/>
        <w:r>
          <w:t>dựng</w:t>
        </w:r>
        <w:proofErr w:type="spellEnd"/>
        <w:r>
          <w:t xml:space="preserve"> ban </w:t>
        </w:r>
        <w:proofErr w:type="spellStart"/>
        <w:r>
          <w:t>đầu</w:t>
        </w:r>
        <w:proofErr w:type="spellEnd"/>
        <w:r>
          <w:t xml:space="preserve"> </w:t>
        </w:r>
        <w:proofErr w:type="spellStart"/>
        <w:r>
          <w:t>nhưng</w:t>
        </w:r>
        <w:proofErr w:type="spellEnd"/>
        <w:r>
          <w:t xml:space="preserve"> </w:t>
        </w:r>
        <w:proofErr w:type="spellStart"/>
        <w:r>
          <w:t>phí</w:t>
        </w:r>
        <w:proofErr w:type="spellEnd"/>
        <w:r>
          <w:t xml:space="preserve"> </w:t>
        </w:r>
        <w:proofErr w:type="spellStart"/>
        <w:r>
          <w:t>duy</w:t>
        </w:r>
        <w:proofErr w:type="spellEnd"/>
        <w:r>
          <w:t xml:space="preserve"> </w:t>
        </w:r>
        <w:proofErr w:type="spellStart"/>
        <w:r>
          <w:t>trì</w:t>
        </w:r>
        <w:proofErr w:type="spellEnd"/>
        <w:r>
          <w:t xml:space="preserve"> </w:t>
        </w:r>
        <w:proofErr w:type="spellStart"/>
        <w:r>
          <w:t>rẻ</w:t>
        </w:r>
        <w:proofErr w:type="spellEnd"/>
        <w:r>
          <w:t>.</w:t>
        </w:r>
      </w:ins>
    </w:p>
    <w:p w14:paraId="154F931C" w14:textId="77777777" w:rsidR="000E6BE7" w:rsidRDefault="000E6BE7" w:rsidP="000E6BE7">
      <w:pPr>
        <w:pStyle w:val="CTDT-Text"/>
        <w:rPr>
          <w:ins w:id="2107" w:author="Vũ Đức Thông (VinSOC-ANBM-ANBMOT)" w:date="2026-04-20T09:04:00Z"/>
        </w:rPr>
      </w:pPr>
    </w:p>
    <w:p w14:paraId="7915D229" w14:textId="0469B29F" w:rsidR="000E6BE7" w:rsidRDefault="000E6BE7" w:rsidP="000E6BE7">
      <w:pPr>
        <w:pStyle w:val="CTDT-Text"/>
        <w:rPr>
          <w:ins w:id="2108" w:author="Vũ Đức Thông (VinSOC-ANBM-ANBMOT)" w:date="2026-04-20T09:04:00Z"/>
        </w:rPr>
      </w:pPr>
      <w:ins w:id="2109" w:author="Vũ Đức Thông (VinSOC-ANBM-ANBMOT)" w:date="2026-04-20T09:04:00Z">
        <w:r w:rsidRPr="000E6BE7">
          <w:rPr>
            <w:b/>
            <w:bCs/>
            <w:rPrChange w:id="2110" w:author="Vũ Đức Thông (VinSOC-ANBM-ANBMOT)" w:date="2026-04-20T09:05:00Z">
              <w:rPr/>
            </w:rPrChange>
          </w:rPr>
          <w:t>Copper/</w:t>
        </w:r>
        <w:proofErr w:type="spellStart"/>
        <w:r w:rsidRPr="000E6BE7">
          <w:rPr>
            <w:b/>
            <w:bCs/>
            <w:rPrChange w:id="2111" w:author="Vũ Đức Thông (VinSOC-ANBM-ANBMOT)" w:date="2026-04-20T09:05:00Z">
              <w:rPr/>
            </w:rPrChange>
          </w:rPr>
          <w:t>Fiber</w:t>
        </w:r>
        <w:proofErr w:type="spellEnd"/>
        <w:r>
          <w:t>:</w:t>
        </w:r>
      </w:ins>
      <w:ins w:id="2112" w:author="Vũ Đức Thông (VinSOC-ANBM-ANBMOT)" w:date="2026-04-20T09:06:00Z">
        <w:r>
          <w:t xml:space="preserve"> </w:t>
        </w:r>
      </w:ins>
      <w:proofErr w:type="gramStart"/>
      <w:ins w:id="2113" w:author="Vũ Đức Thông (VinSOC-ANBM-ANBMOT)" w:date="2026-04-20T09:07:00Z">
        <w:r>
          <w:t xml:space="preserve">( </w:t>
        </w:r>
        <w:proofErr w:type="spellStart"/>
        <w:r>
          <w:t>Cáp</w:t>
        </w:r>
        <w:proofErr w:type="spellEnd"/>
        <w:proofErr w:type="gramEnd"/>
        <w:r>
          <w:t xml:space="preserve"> </w:t>
        </w:r>
        <w:proofErr w:type="spellStart"/>
        <w:r>
          <w:t>đồng</w:t>
        </w:r>
        <w:proofErr w:type="spellEnd"/>
        <w:r>
          <w:t xml:space="preserve">, </w:t>
        </w:r>
        <w:proofErr w:type="spellStart"/>
        <w:r>
          <w:t>cáp</w:t>
        </w:r>
        <w:proofErr w:type="spellEnd"/>
        <w:r>
          <w:t xml:space="preserve"> </w:t>
        </w:r>
        <w:proofErr w:type="spellStart"/>
        <w:r>
          <w:t>quang</w:t>
        </w:r>
        <w:proofErr w:type="spellEnd"/>
        <w:r>
          <w:t xml:space="preserve"> ) </w:t>
        </w:r>
      </w:ins>
      <w:ins w:id="2114" w:author="Vũ Đức Thông (VinSOC-ANBM-ANBMOT)" w:date="2026-04-20T09:06:00Z">
        <w:r>
          <w:t xml:space="preserve">( </w:t>
        </w:r>
        <w:proofErr w:type="spellStart"/>
        <w:r>
          <w:t>Phương</w:t>
        </w:r>
        <w:proofErr w:type="spellEnd"/>
        <w:r>
          <w:t xml:space="preserve"> </w:t>
        </w:r>
        <w:proofErr w:type="spellStart"/>
        <w:r>
          <w:t>tiện</w:t>
        </w:r>
        <w:proofErr w:type="spellEnd"/>
        <w:r>
          <w:t xml:space="preserve"> </w:t>
        </w:r>
        <w:proofErr w:type="spellStart"/>
        <w:r>
          <w:t>hữu</w:t>
        </w:r>
        <w:proofErr w:type="spellEnd"/>
        <w:r>
          <w:t xml:space="preserve"> </w:t>
        </w:r>
        <w:proofErr w:type="spellStart"/>
        <w:r>
          <w:t>tuyến</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điểm</w:t>
        </w:r>
        <w:proofErr w:type="spellEnd"/>
        <w:r>
          <w:t xml:space="preserve"> )</w:t>
        </w:r>
      </w:ins>
      <w:ins w:id="2115" w:author="Vũ Đức Thông (VinSOC-ANBM-ANBMOT)" w:date="2026-04-20T09:09:00Z">
        <w:r>
          <w:t xml:space="preserve"> : </w:t>
        </w:r>
      </w:ins>
      <w:ins w:id="2116" w:author="Vũ Đức Thông (VinSOC-ANBM-ANBMOT)" w:date="2026-04-20T09:04:00Z">
        <w:r>
          <w:t xml:space="preserve"> </w:t>
        </w:r>
        <w:proofErr w:type="spellStart"/>
        <w:r>
          <w:t>Là</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cho</w:t>
        </w:r>
        <w:proofErr w:type="spellEnd"/>
        <w:r>
          <w:t xml:space="preserve"> </w:t>
        </w:r>
        <w:proofErr w:type="spellStart"/>
        <w:r>
          <w:t>mạng</w:t>
        </w:r>
        <w:proofErr w:type="spellEnd"/>
        <w:r>
          <w:t xml:space="preserve"> Ethernet </w:t>
        </w:r>
        <w:proofErr w:type="spellStart"/>
        <w:r>
          <w:t>hiện</w:t>
        </w:r>
        <w:proofErr w:type="spellEnd"/>
        <w:r>
          <w:t xml:space="preserve"> </w:t>
        </w:r>
        <w:proofErr w:type="spellStart"/>
        <w:r>
          <w:t>đại</w:t>
        </w:r>
        <w:proofErr w:type="spellEnd"/>
        <w:r>
          <w:t xml:space="preserve">. </w:t>
        </w:r>
        <w:proofErr w:type="spellStart"/>
        <w:r>
          <w:t>Cáp</w:t>
        </w:r>
        <w:proofErr w:type="spellEnd"/>
        <w:r>
          <w:t xml:space="preserve"> </w:t>
        </w:r>
        <w:proofErr w:type="spellStart"/>
        <w:r>
          <w:t>quang</w:t>
        </w:r>
        <w:proofErr w:type="spellEnd"/>
        <w:r>
          <w:t xml:space="preserve"> </w:t>
        </w:r>
        <w:proofErr w:type="spellStart"/>
        <w:r>
          <w:t>nhanh</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tốt</w:t>
        </w:r>
        <w:proofErr w:type="spellEnd"/>
        <w:r>
          <w:t xml:space="preserve"> </w:t>
        </w:r>
        <w:proofErr w:type="spellStart"/>
        <w:r>
          <w:t>hơn</w:t>
        </w:r>
        <w:proofErr w:type="spellEnd"/>
        <w:r>
          <w:t xml:space="preserve"> </w:t>
        </w:r>
        <w:proofErr w:type="spellStart"/>
        <w:r>
          <w:t>cáp</w:t>
        </w:r>
        <w:proofErr w:type="spellEnd"/>
        <w:r>
          <w:t xml:space="preserve"> </w:t>
        </w:r>
        <w:proofErr w:type="spellStart"/>
        <w:r>
          <w:t>đồng</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có</w:t>
        </w:r>
        <w:proofErr w:type="spellEnd"/>
        <w:r>
          <w:t xml:space="preserve"> </w:t>
        </w:r>
        <w:proofErr w:type="spellStart"/>
        <w:r>
          <w:t>rủi</w:t>
        </w:r>
        <w:proofErr w:type="spellEnd"/>
        <w:r>
          <w:t xml:space="preserve"> </w:t>
        </w:r>
        <w:proofErr w:type="spellStart"/>
        <w:r>
          <w:t>ro</w:t>
        </w:r>
        <w:proofErr w:type="spellEnd"/>
        <w:r>
          <w:t xml:space="preserve"> </w:t>
        </w:r>
        <w:proofErr w:type="spellStart"/>
        <w:r>
          <w:t>bị</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vật</w:t>
        </w:r>
        <w:proofErr w:type="spellEnd"/>
        <w:r>
          <w:t xml:space="preserve"> </w:t>
        </w:r>
        <w:proofErr w:type="spellStart"/>
        <w:r>
          <w:t>lý</w:t>
        </w:r>
        <w:proofErr w:type="spellEnd"/>
        <w:r>
          <w:t>.</w:t>
        </w:r>
      </w:ins>
    </w:p>
    <w:p w14:paraId="57A038ED" w14:textId="65F61FC7" w:rsidR="00325BC0" w:rsidRDefault="000E6BE7" w:rsidP="000E6BE7">
      <w:pPr>
        <w:pStyle w:val="CTDT-Text"/>
        <w:rPr>
          <w:ins w:id="2117" w:author="Vũ Đức Thông (VinSOC-ANBM-ANBMOT)" w:date="2026-04-20T09:10:00Z"/>
        </w:rPr>
      </w:pPr>
      <w:ins w:id="2118" w:author="Vũ Đức Thông (VinSOC-ANBM-ANBMOT)" w:date="2026-04-20T09:04:00Z">
        <w:r w:rsidRPr="000E6BE7">
          <w:rPr>
            <w:b/>
            <w:bCs/>
            <w:rPrChange w:id="2119" w:author="Vũ Đức Thông (VinSOC-ANBM-ANBMOT)" w:date="2026-04-20T09:05:00Z">
              <w:rPr/>
            </w:rPrChange>
          </w:rPr>
          <w:t>Power Line (PLC</w:t>
        </w:r>
      </w:ins>
      <w:proofErr w:type="gramStart"/>
      <w:ins w:id="2120" w:author="Vũ Đức Thông (VinSOC-ANBM-ANBMOT)" w:date="2026-04-20T09:08:00Z">
        <w:r>
          <w:rPr>
            <w:b/>
            <w:bCs/>
          </w:rPr>
          <w:t>) :</w:t>
        </w:r>
        <w:proofErr w:type="gramEnd"/>
        <w:r>
          <w:rPr>
            <w:b/>
            <w:bCs/>
          </w:rPr>
          <w:t xml:space="preserve">  ( </w:t>
        </w:r>
        <w:proofErr w:type="spellStart"/>
        <w:r>
          <w:t>Truyền</w:t>
        </w:r>
        <w:proofErr w:type="spellEnd"/>
        <w:r>
          <w:t xml:space="preserve"> </w:t>
        </w:r>
        <w:proofErr w:type="spellStart"/>
        <w:r>
          <w:t>thông</w:t>
        </w:r>
        <w:proofErr w:type="spellEnd"/>
        <w:r>
          <w:t xml:space="preserve"> qua </w:t>
        </w:r>
        <w:proofErr w:type="spellStart"/>
        <w:r>
          <w:t>dây</w:t>
        </w:r>
        <w:proofErr w:type="spellEnd"/>
        <w:r>
          <w:t xml:space="preserve"> </w:t>
        </w:r>
        <w:proofErr w:type="spellStart"/>
        <w:r>
          <w:t>điện</w:t>
        </w:r>
        <w:proofErr w:type="spellEnd"/>
        <w:r>
          <w:t>)</w:t>
        </w:r>
      </w:ins>
      <w:ins w:id="2121" w:author="Vũ Đức Thông (VinSOC-ANBM-ANBMOT)" w:date="2026-04-20T09:09:00Z">
        <w:r>
          <w:t xml:space="preserve"> : </w:t>
        </w:r>
      </w:ins>
      <w:ins w:id="2122" w:author="Vũ Đức Thông (VinSOC-ANBM-ANBMOT)" w:date="2026-04-20T09:04:00Z">
        <w:r>
          <w:t xml:space="preserve"> </w:t>
        </w:r>
        <w:proofErr w:type="spellStart"/>
        <w:r>
          <w:t>Tận</w:t>
        </w:r>
        <w:proofErr w:type="spellEnd"/>
        <w:r>
          <w:t xml:space="preserve"> </w:t>
        </w:r>
        <w:proofErr w:type="spellStart"/>
        <w:r>
          <w:t>dụng</w:t>
        </w:r>
        <w:proofErr w:type="spellEnd"/>
        <w:r>
          <w:t xml:space="preserve"> </w:t>
        </w:r>
        <w:proofErr w:type="spellStart"/>
        <w:r>
          <w:t>lưới</w:t>
        </w:r>
        <w:proofErr w:type="spellEnd"/>
        <w:r>
          <w:t xml:space="preserve"> </w:t>
        </w:r>
        <w:proofErr w:type="spellStart"/>
        <w:r>
          <w:t>điện</w:t>
        </w:r>
        <w:proofErr w:type="spellEnd"/>
        <w:r>
          <w:t xml:space="preserve"> </w:t>
        </w:r>
        <w:proofErr w:type="spellStart"/>
        <w:r>
          <w:t>sẵn</w:t>
        </w:r>
        <w:proofErr w:type="spellEnd"/>
        <w:r>
          <w:t xml:space="preserve"> </w:t>
        </w:r>
        <w:proofErr w:type="spellStart"/>
        <w:r>
          <w:t>có</w:t>
        </w:r>
        <w:proofErr w:type="spellEnd"/>
        <w:r>
          <w:t xml:space="preserve">, </w:t>
        </w:r>
        <w:proofErr w:type="spellStart"/>
        <w:r>
          <w:t>cực</w:t>
        </w:r>
        <w:proofErr w:type="spellEnd"/>
        <w:r>
          <w:t xml:space="preserve"> </w:t>
        </w:r>
        <w:proofErr w:type="spellStart"/>
        <w:r>
          <w:t>kỳ</w:t>
        </w:r>
        <w:proofErr w:type="spellEnd"/>
        <w:r>
          <w:t xml:space="preserve"> </w:t>
        </w:r>
        <w:proofErr w:type="spellStart"/>
        <w:r>
          <w:t>hữu</w:t>
        </w:r>
        <w:proofErr w:type="spellEnd"/>
        <w:r>
          <w:t xml:space="preserve"> </w:t>
        </w:r>
        <w:proofErr w:type="spellStart"/>
        <w:r>
          <w:t>ích</w:t>
        </w:r>
        <w:proofErr w:type="spellEnd"/>
        <w:r>
          <w:t xml:space="preserve"> </w:t>
        </w:r>
        <w:proofErr w:type="spellStart"/>
        <w:r>
          <w:t>cho</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đô</w:t>
        </w:r>
        <w:proofErr w:type="spellEnd"/>
        <w:r>
          <w:t xml:space="preserve"> </w:t>
        </w:r>
        <w:proofErr w:type="spellStart"/>
        <w:r>
          <w:t>thị</w:t>
        </w:r>
        <w:proofErr w:type="spellEnd"/>
        <w:r>
          <w:t xml:space="preserve"> (</w:t>
        </w:r>
        <w:proofErr w:type="spellStart"/>
        <w:r>
          <w:t>công</w:t>
        </w:r>
        <w:proofErr w:type="spellEnd"/>
        <w:r>
          <w:t xml:space="preserve"> </w:t>
        </w:r>
        <w:proofErr w:type="spellStart"/>
        <w:r>
          <w:t>tơ</w:t>
        </w:r>
        <w:proofErr w:type="spellEnd"/>
        <w:r>
          <w:t xml:space="preserve"> </w:t>
        </w:r>
        <w:proofErr w:type="spellStart"/>
        <w:r>
          <w:t>điện</w:t>
        </w:r>
        <w:proofErr w:type="spellEnd"/>
        <w:r>
          <w:t xml:space="preserve"> </w:t>
        </w:r>
        <w:proofErr w:type="spellStart"/>
        <w:r>
          <w:t>nước</w:t>
        </w:r>
        <w:proofErr w:type="spellEnd"/>
        <w:r>
          <w:t xml:space="preserve">) </w:t>
        </w:r>
        <w:proofErr w:type="spellStart"/>
        <w:r>
          <w:t>và</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tòa</w:t>
        </w:r>
        <w:proofErr w:type="spellEnd"/>
        <w:r>
          <w:t xml:space="preserve"> </w:t>
        </w:r>
        <w:proofErr w:type="spellStart"/>
        <w:r>
          <w:t>nhà</w:t>
        </w:r>
        <w:proofErr w:type="spellEnd"/>
        <w:r>
          <w:t xml:space="preserve"> (</w:t>
        </w:r>
        <w:proofErr w:type="spellStart"/>
        <w:r>
          <w:t>đèn</w:t>
        </w:r>
        <w:proofErr w:type="spellEnd"/>
        <w:r>
          <w:t xml:space="preserve">, </w:t>
        </w:r>
        <w:proofErr w:type="spellStart"/>
        <w:r>
          <w:t>máy</w:t>
        </w:r>
        <w:proofErr w:type="spellEnd"/>
        <w:r>
          <w:t xml:space="preserve"> </w:t>
        </w:r>
        <w:proofErr w:type="spellStart"/>
        <w:r>
          <w:t>lạnh</w:t>
        </w:r>
        <w:proofErr w:type="spellEnd"/>
        <w:r>
          <w:t>).</w:t>
        </w:r>
      </w:ins>
    </w:p>
    <w:p w14:paraId="2E2E0C77" w14:textId="37A0EC6D" w:rsidR="000E6BE7" w:rsidRDefault="000E6BE7" w:rsidP="000E6BE7">
      <w:pPr>
        <w:pStyle w:val="CTDT-Text"/>
        <w:rPr>
          <w:ins w:id="2123" w:author="Vũ Đức Thông (VinSOC-ANBM-ANBMOT)" w:date="2026-04-20T09:10:00Z"/>
        </w:rPr>
      </w:pPr>
    </w:p>
    <w:p w14:paraId="657C9FC5" w14:textId="77777777" w:rsidR="000E6BE7" w:rsidRDefault="000E6BE7" w:rsidP="000E6BE7">
      <w:pPr>
        <w:pStyle w:val="CTDT-Text"/>
        <w:rPr>
          <w:ins w:id="2124" w:author="Vũ Đức Thông (VinSOC-ANBM-ANBMOT)" w:date="2026-04-20T09:10:00Z"/>
        </w:rPr>
      </w:pPr>
      <w:ins w:id="2125" w:author="Vũ Đức Thông (VinSOC-ANBM-ANBMOT)" w:date="2026-04-20T09:10:00Z">
        <w:r w:rsidRPr="000E6BE7">
          <w:rPr>
            <w:b/>
            <w:bCs/>
            <w:rPrChange w:id="2126" w:author="Vũ Đức Thông (VinSOC-ANBM-ANBMOT)" w:date="2026-04-20T09:10:00Z">
              <w:rPr/>
            </w:rPrChange>
          </w:rPr>
          <w:t>BPL</w:t>
        </w:r>
        <w:r>
          <w:t xml:space="preserve"> (Broadband over Power Line - </w:t>
        </w:r>
        <w:proofErr w:type="spellStart"/>
        <w:r>
          <w:t>Băng</w:t>
        </w:r>
        <w:proofErr w:type="spellEnd"/>
        <w:r>
          <w:t xml:space="preserve"> </w:t>
        </w:r>
        <w:proofErr w:type="spellStart"/>
        <w:r>
          <w:t>thông</w:t>
        </w:r>
        <w:proofErr w:type="spellEnd"/>
        <w:r>
          <w:t xml:space="preserve"> </w:t>
        </w:r>
        <w:proofErr w:type="spellStart"/>
        <w:r>
          <w:t>rộng</w:t>
        </w:r>
        <w:proofErr w:type="spellEnd"/>
        <w:r>
          <w:t xml:space="preserve"> qua </w:t>
        </w:r>
        <w:proofErr w:type="spellStart"/>
        <w:r>
          <w:t>đường</w:t>
        </w:r>
        <w:proofErr w:type="spellEnd"/>
        <w:r>
          <w:t xml:space="preserve"> </w:t>
        </w:r>
        <w:proofErr w:type="spellStart"/>
        <w:r>
          <w:t>dây</w:t>
        </w:r>
        <w:proofErr w:type="spellEnd"/>
        <w:r>
          <w:t xml:space="preserve"> </w:t>
        </w:r>
        <w:proofErr w:type="spellStart"/>
        <w:r>
          <w:t>điện</w:t>
        </w:r>
        <w:proofErr w:type="spellEnd"/>
        <w:r>
          <w:t xml:space="preserve">): </w:t>
        </w:r>
        <w:proofErr w:type="spellStart"/>
        <w:r>
          <w:t>Là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cao</w:t>
        </w:r>
        <w:proofErr w:type="spellEnd"/>
        <w:r>
          <w:t xml:space="preserve"> qua </w:t>
        </w:r>
        <w:proofErr w:type="spellStart"/>
        <w:r>
          <w:t>lưới</w:t>
        </w:r>
        <w:proofErr w:type="spellEnd"/>
        <w:r>
          <w:t xml:space="preserve"> </w:t>
        </w:r>
        <w:proofErr w:type="spellStart"/>
        <w:r>
          <w:t>điện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sóng</w:t>
        </w:r>
        <w:proofErr w:type="spellEnd"/>
        <w:r>
          <w:t xml:space="preserve"> </w:t>
        </w:r>
        <w:proofErr w:type="spellStart"/>
        <w:r>
          <w:t>trung</w:t>
        </w:r>
        <w:proofErr w:type="spellEnd"/>
        <w:r>
          <w:t xml:space="preserve">, </w:t>
        </w:r>
        <w:proofErr w:type="spellStart"/>
        <w:r>
          <w:t>sóng</w:t>
        </w:r>
        <w:proofErr w:type="spellEnd"/>
        <w:r>
          <w:t xml:space="preserve"> </w:t>
        </w:r>
        <w:proofErr w:type="spellStart"/>
        <w:r>
          <w:t>ngắn</w:t>
        </w:r>
        <w:proofErr w:type="spellEnd"/>
        <w:r>
          <w:t xml:space="preserve"> </w:t>
        </w:r>
        <w:proofErr w:type="spellStart"/>
        <w:r>
          <w:t>và</w:t>
        </w:r>
        <w:proofErr w:type="spellEnd"/>
        <w:r>
          <w:t xml:space="preserve"> </w:t>
        </w:r>
        <w:proofErr w:type="spellStart"/>
        <w:r>
          <w:t>tần</w:t>
        </w:r>
        <w:proofErr w:type="spellEnd"/>
        <w:r>
          <w:t xml:space="preserve"> </w:t>
        </w:r>
        <w:proofErr w:type="spellStart"/>
        <w:r>
          <w:t>số</w:t>
        </w:r>
        <w:proofErr w:type="spellEnd"/>
        <w:r>
          <w:t xml:space="preserve"> VHF </w:t>
        </w:r>
        <w:proofErr w:type="spellStart"/>
        <w:r>
          <w:t>thấp</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với</w:t>
        </w:r>
        <w:proofErr w:type="spellEnd"/>
        <w:r>
          <w:t xml:space="preserve"> DSL. </w:t>
        </w:r>
        <w:proofErr w:type="spellStart"/>
        <w:r>
          <w:t>Tuy</w:t>
        </w:r>
        <w:proofErr w:type="spellEnd"/>
        <w:r>
          <w:t xml:space="preserve"> </w:t>
        </w:r>
        <w:proofErr w:type="spellStart"/>
        <w:r>
          <w:t>nhiên</w:t>
        </w:r>
        <w:proofErr w:type="spellEnd"/>
        <w:r w:rsidRPr="000E6BE7">
          <w:rPr>
            <w:b/>
            <w:bCs/>
            <w:rPrChange w:id="2127" w:author="Vũ Đức Thông (VinSOC-ANBM-ANBMOT)" w:date="2026-04-20T09:10:00Z">
              <w:rPr/>
            </w:rPrChange>
          </w:rPr>
          <w:t xml:space="preserve">, BPL </w:t>
        </w:r>
        <w:proofErr w:type="spellStart"/>
        <w:r w:rsidRPr="000E6BE7">
          <w:rPr>
            <w:b/>
            <w:bCs/>
            <w:rPrChange w:id="2128" w:author="Vũ Đức Thông (VinSOC-ANBM-ANBMOT)" w:date="2026-04-20T09:10:00Z">
              <w:rPr/>
            </w:rPrChange>
          </w:rPr>
          <w:t>chưa</w:t>
        </w:r>
        <w:proofErr w:type="spellEnd"/>
        <w:r w:rsidRPr="000E6BE7">
          <w:rPr>
            <w:b/>
            <w:bCs/>
            <w:rPrChange w:id="2129" w:author="Vũ Đức Thông (VinSOC-ANBM-ANBMOT)" w:date="2026-04-20T09:10:00Z">
              <w:rPr/>
            </w:rPrChange>
          </w:rPr>
          <w:t xml:space="preserve"> </w:t>
        </w:r>
        <w:proofErr w:type="spellStart"/>
        <w:r w:rsidRPr="000E6BE7">
          <w:rPr>
            <w:b/>
            <w:bCs/>
            <w:rPrChange w:id="2130" w:author="Vũ Đức Thông (VinSOC-ANBM-ANBMOT)" w:date="2026-04-20T09:10:00Z">
              <w:rPr/>
            </w:rPrChange>
          </w:rPr>
          <w:t>được</w:t>
        </w:r>
        <w:proofErr w:type="spellEnd"/>
        <w:r w:rsidRPr="000E6BE7">
          <w:rPr>
            <w:b/>
            <w:bCs/>
            <w:rPrChange w:id="2131" w:author="Vũ Đức Thông (VinSOC-ANBM-ANBMOT)" w:date="2026-04-20T09:10:00Z">
              <w:rPr/>
            </w:rPrChange>
          </w:rPr>
          <w:t xml:space="preserve"> </w:t>
        </w:r>
        <w:proofErr w:type="spellStart"/>
        <w:r w:rsidRPr="000E6BE7">
          <w:rPr>
            <w:b/>
            <w:bCs/>
            <w:rPrChange w:id="2132" w:author="Vũ Đức Thông (VinSOC-ANBM-ANBMOT)" w:date="2026-04-20T09:10:00Z">
              <w:rPr/>
            </w:rPrChange>
          </w:rPr>
          <w:t>triển</w:t>
        </w:r>
        <w:proofErr w:type="spellEnd"/>
        <w:r w:rsidRPr="000E6BE7">
          <w:rPr>
            <w:b/>
            <w:bCs/>
            <w:rPrChange w:id="2133" w:author="Vũ Đức Thông (VinSOC-ANBM-ANBMOT)" w:date="2026-04-20T09:10:00Z">
              <w:rPr/>
            </w:rPrChange>
          </w:rPr>
          <w:t xml:space="preserve"> </w:t>
        </w:r>
        <w:proofErr w:type="spellStart"/>
        <w:r w:rsidRPr="000E6BE7">
          <w:rPr>
            <w:b/>
            <w:bCs/>
            <w:rPrChange w:id="2134" w:author="Vũ Đức Thông (VinSOC-ANBM-ANBMOT)" w:date="2026-04-20T09:10:00Z">
              <w:rPr/>
            </w:rPrChange>
          </w:rPr>
          <w:t>khai</w:t>
        </w:r>
        <w:proofErr w:type="spellEnd"/>
        <w:r w:rsidRPr="000E6BE7">
          <w:rPr>
            <w:b/>
            <w:bCs/>
            <w:rPrChange w:id="2135" w:author="Vũ Đức Thông (VinSOC-ANBM-ANBMOT)" w:date="2026-04-20T09:10:00Z">
              <w:rPr/>
            </w:rPrChange>
          </w:rPr>
          <w:t xml:space="preserve"> </w:t>
        </w:r>
        <w:proofErr w:type="spellStart"/>
        <w:r w:rsidRPr="000E6BE7">
          <w:rPr>
            <w:b/>
            <w:bCs/>
            <w:rPrChange w:id="2136" w:author="Vũ Đức Thông (VinSOC-ANBM-ANBMOT)" w:date="2026-04-20T09:10:00Z">
              <w:rPr/>
            </w:rPrChange>
          </w:rPr>
          <w:t>rộng</w:t>
        </w:r>
        <w:proofErr w:type="spellEnd"/>
        <w:r w:rsidRPr="000E6BE7">
          <w:rPr>
            <w:b/>
            <w:bCs/>
            <w:rPrChange w:id="2137" w:author="Vũ Đức Thông (VinSOC-ANBM-ANBMOT)" w:date="2026-04-20T09:10:00Z">
              <w:rPr/>
            </w:rPrChange>
          </w:rPr>
          <w:t xml:space="preserve"> </w:t>
        </w:r>
        <w:proofErr w:type="spellStart"/>
        <w:r w:rsidRPr="000E6BE7">
          <w:rPr>
            <w:b/>
            <w:bCs/>
            <w:rPrChange w:id="2138" w:author="Vũ Đức Thông (VinSOC-ANBM-ANBMOT)" w:date="2026-04-20T09:10:00Z">
              <w:rPr/>
            </w:rPrChange>
          </w:rPr>
          <w:t>rãi</w:t>
        </w:r>
        <w:proofErr w:type="spellEnd"/>
        <w:r>
          <w:t xml:space="preserve"> ở </w:t>
        </w:r>
        <w:proofErr w:type="spellStart"/>
        <w:r>
          <w:t>Mỹ</w:t>
        </w:r>
        <w:proofErr w:type="spellEnd"/>
        <w:r>
          <w:t xml:space="preserve"> do </w:t>
        </w:r>
        <w:proofErr w:type="spellStart"/>
        <w:r>
          <w:t>tín</w:t>
        </w:r>
        <w:proofErr w:type="spellEnd"/>
        <w:r>
          <w:t xml:space="preserve"> </w:t>
        </w:r>
        <w:proofErr w:type="spellStart"/>
        <w:r>
          <w:t>hiệu</w:t>
        </w:r>
        <w:proofErr w:type="spellEnd"/>
        <w:r>
          <w:t xml:space="preserve"> </w:t>
        </w:r>
        <w:proofErr w:type="spellStart"/>
        <w:r>
          <w:t>bị</w:t>
        </w:r>
        <w:proofErr w:type="spellEnd"/>
        <w:r>
          <w:t xml:space="preserve"> </w:t>
        </w:r>
        <w:proofErr w:type="spellStart"/>
        <w:r>
          <w:t>suy</w:t>
        </w:r>
        <w:proofErr w:type="spellEnd"/>
        <w:r>
          <w:t xml:space="preserve"> </w:t>
        </w:r>
        <w:proofErr w:type="spellStart"/>
        <w:r>
          <w:t>giảm</w:t>
        </w:r>
        <w:proofErr w:type="spellEnd"/>
        <w:r>
          <w:t xml:space="preserve"> </w:t>
        </w:r>
        <w:proofErr w:type="spellStart"/>
        <w:r>
          <w:t>và</w:t>
        </w:r>
        <w:proofErr w:type="spellEnd"/>
        <w:r>
          <w:t xml:space="preserve"> </w:t>
        </w:r>
        <w:proofErr w:type="spellStart"/>
        <w:r>
          <w:t>gây</w:t>
        </w:r>
        <w:proofErr w:type="spellEnd"/>
        <w:r>
          <w:t xml:space="preserve"> </w:t>
        </w:r>
        <w:proofErr w:type="spellStart"/>
        <w:r>
          <w:t>nhiễu</w:t>
        </w:r>
        <w:proofErr w:type="spellEnd"/>
        <w:r>
          <w:t xml:space="preserve"> </w:t>
        </w:r>
        <w:proofErr w:type="spellStart"/>
        <w:r>
          <w:t>sóng</w:t>
        </w:r>
        <w:proofErr w:type="spellEnd"/>
        <w:r>
          <w:t xml:space="preserve"> radio </w:t>
        </w:r>
        <w:proofErr w:type="spellStart"/>
        <w:r>
          <w:t>của</w:t>
        </w:r>
        <w:proofErr w:type="spellEnd"/>
        <w:r>
          <w:t xml:space="preserve"> </w:t>
        </w:r>
        <w:proofErr w:type="spellStart"/>
        <w:r>
          <w:t>lực</w:t>
        </w:r>
        <w:proofErr w:type="spellEnd"/>
        <w:r>
          <w:t xml:space="preserve"> </w:t>
        </w:r>
        <w:proofErr w:type="spellStart"/>
        <w:r>
          <w:t>lượng</w:t>
        </w:r>
        <w:proofErr w:type="spellEnd"/>
        <w:r>
          <w:t xml:space="preserve"> </w:t>
        </w:r>
        <w:proofErr w:type="spellStart"/>
        <w:r>
          <w:t>cứu</w:t>
        </w:r>
        <w:proofErr w:type="spellEnd"/>
        <w:r>
          <w:t xml:space="preserve"> </w:t>
        </w:r>
        <w:proofErr w:type="spellStart"/>
        <w:r>
          <w:t>hộ</w:t>
        </w:r>
        <w:proofErr w:type="spellEnd"/>
        <w:r>
          <w:t xml:space="preserve"> </w:t>
        </w:r>
        <w:proofErr w:type="spellStart"/>
        <w:r>
          <w:t>khẩn</w:t>
        </w:r>
        <w:proofErr w:type="spellEnd"/>
        <w:r>
          <w:t xml:space="preserve"> </w:t>
        </w:r>
        <w:proofErr w:type="spellStart"/>
        <w:r>
          <w:t>cấp</w:t>
        </w:r>
        <w:proofErr w:type="spellEnd"/>
        <w:r>
          <w:t>.</w:t>
        </w:r>
      </w:ins>
    </w:p>
    <w:p w14:paraId="790A356F" w14:textId="77777777" w:rsidR="000E6BE7" w:rsidRDefault="000E6BE7" w:rsidP="000E6BE7">
      <w:pPr>
        <w:pStyle w:val="CTDT-Text"/>
        <w:rPr>
          <w:ins w:id="2139" w:author="Vũ Đức Thông (VinSOC-ANBM-ANBMOT)" w:date="2026-04-20T09:10:00Z"/>
        </w:rPr>
      </w:pPr>
      <w:ins w:id="2140" w:author="Vũ Đức Thông (VinSOC-ANBM-ANBMOT)" w:date="2026-04-20T09:10:00Z">
        <w:r w:rsidRPr="000E6BE7">
          <w:rPr>
            <w:b/>
            <w:bCs/>
            <w:rPrChange w:id="2141" w:author="Vũ Đức Thông (VinSOC-ANBM-ANBMOT)" w:date="2026-04-20T09:10:00Z">
              <w:rPr/>
            </w:rPrChange>
          </w:rPr>
          <w:t>Wi-Fi:</w:t>
        </w:r>
        <w:r>
          <w:t xml:space="preserve"> </w:t>
        </w:r>
        <w:proofErr w:type="spellStart"/>
        <w:r>
          <w:t>Là</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mạng</w:t>
        </w:r>
        <w:proofErr w:type="spellEnd"/>
        <w:r>
          <w:t xml:space="preserve"> </w:t>
        </w:r>
        <w:proofErr w:type="spellStart"/>
        <w:r>
          <w:t>không</w:t>
        </w:r>
        <w:proofErr w:type="spellEnd"/>
        <w:r>
          <w:t xml:space="preserve"> </w:t>
        </w:r>
        <w:proofErr w:type="spellStart"/>
        <w:r>
          <w:t>dây</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nhà</w:t>
        </w:r>
        <w:proofErr w:type="spellEnd"/>
        <w:r>
          <w:t xml:space="preserve"> </w:t>
        </w:r>
        <w:proofErr w:type="spellStart"/>
        <w:r>
          <w:t>máy</w:t>
        </w:r>
        <w:proofErr w:type="spellEnd"/>
        <w:r>
          <w:t xml:space="preserve"> </w:t>
        </w:r>
        <w:proofErr w:type="spellStart"/>
        <w:r>
          <w:t>cục</w:t>
        </w:r>
        <w:proofErr w:type="spellEnd"/>
        <w:r>
          <w:t xml:space="preserve"> </w:t>
        </w:r>
        <w:proofErr w:type="spellStart"/>
        <w:r>
          <w:t>bộ</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truyền</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xa</w:t>
        </w:r>
        <w:proofErr w:type="spellEnd"/>
        <w:r>
          <w:t xml:space="preserve"> </w:t>
        </w:r>
        <w:proofErr w:type="spellStart"/>
        <w:r>
          <w:t>bằng</w:t>
        </w:r>
        <w:proofErr w:type="spellEnd"/>
        <w:r>
          <w:t xml:space="preserve"> </w:t>
        </w:r>
        <w:proofErr w:type="spellStart"/>
        <w:r>
          <w:t>ăng</w:t>
        </w:r>
        <w:proofErr w:type="spellEnd"/>
        <w:r>
          <w:t xml:space="preserve">-ten </w:t>
        </w:r>
        <w:proofErr w:type="spellStart"/>
        <w:r>
          <w:t>định</w:t>
        </w:r>
        <w:proofErr w:type="spellEnd"/>
        <w:r>
          <w:t xml:space="preserve"> </w:t>
        </w:r>
        <w:proofErr w:type="spellStart"/>
        <w:r>
          <w:t>hướng</w:t>
        </w:r>
        <w:proofErr w:type="spellEnd"/>
        <w:r w:rsidRPr="000E6BE7">
          <w:rPr>
            <w:b/>
            <w:bCs/>
            <w:rPrChange w:id="2142" w:author="Vũ Đức Thông (VinSOC-ANBM-ANBMOT)" w:date="2026-04-20T09:11:00Z">
              <w:rPr/>
            </w:rPrChange>
          </w:rPr>
          <w:t xml:space="preserve">. Chi </w:t>
        </w:r>
        <w:proofErr w:type="spellStart"/>
        <w:r w:rsidRPr="000E6BE7">
          <w:rPr>
            <w:b/>
            <w:bCs/>
            <w:rPrChange w:id="2143" w:author="Vũ Đức Thông (VinSOC-ANBM-ANBMOT)" w:date="2026-04-20T09:11:00Z">
              <w:rPr/>
            </w:rPrChange>
          </w:rPr>
          <w:t>phí</w:t>
        </w:r>
        <w:proofErr w:type="spellEnd"/>
        <w:r w:rsidRPr="000E6BE7">
          <w:rPr>
            <w:b/>
            <w:bCs/>
            <w:rPrChange w:id="2144" w:author="Vũ Đức Thông (VinSOC-ANBM-ANBMOT)" w:date="2026-04-20T09:11:00Z">
              <w:rPr/>
            </w:rPrChange>
          </w:rPr>
          <w:t xml:space="preserve"> </w:t>
        </w:r>
        <w:proofErr w:type="spellStart"/>
        <w:r w:rsidRPr="000E6BE7">
          <w:rPr>
            <w:b/>
            <w:bCs/>
            <w:rPrChange w:id="2145" w:author="Vũ Đức Thông (VinSOC-ANBM-ANBMOT)" w:date="2026-04-20T09:11:00Z">
              <w:rPr/>
            </w:rPrChange>
          </w:rPr>
          <w:t>thấp</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hấp</w:t>
        </w:r>
        <w:proofErr w:type="spellEnd"/>
        <w:r>
          <w:t xml:space="preserve"> </w:t>
        </w:r>
        <w:proofErr w:type="spellStart"/>
        <w:r>
          <w:t>dẫn</w:t>
        </w:r>
        <w:proofErr w:type="spellEnd"/>
        <w:r>
          <w:t xml:space="preserve"> </w:t>
        </w:r>
        <w:proofErr w:type="spellStart"/>
        <w:r>
          <w:t>nhất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nhiều</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mã</w:t>
        </w:r>
        <w:proofErr w:type="spellEnd"/>
        <w:r>
          <w:t xml:space="preserve"> </w:t>
        </w:r>
        <w:proofErr w:type="spellStart"/>
        <w:r>
          <w:t>hóa</w:t>
        </w:r>
        <w:proofErr w:type="spellEnd"/>
        <w:r>
          <w:t xml:space="preserve"> (</w:t>
        </w:r>
        <w:proofErr w:type="spellStart"/>
        <w:r>
          <w:t>như</w:t>
        </w:r>
        <w:proofErr w:type="spellEnd"/>
        <w:r>
          <w:t xml:space="preserve"> 802.11i).</w:t>
        </w:r>
      </w:ins>
    </w:p>
    <w:p w14:paraId="17B0E09B" w14:textId="77777777" w:rsidR="000E6BE7" w:rsidRDefault="000E6BE7" w:rsidP="000E6BE7">
      <w:pPr>
        <w:pStyle w:val="CTDT-Text"/>
        <w:rPr>
          <w:ins w:id="2146" w:author="Vũ Đức Thông (VinSOC-ANBM-ANBMOT)" w:date="2026-04-20T09:10:00Z"/>
        </w:rPr>
      </w:pPr>
      <w:proofErr w:type="spellStart"/>
      <w:ins w:id="2147" w:author="Vũ Đức Thông (VinSOC-ANBM-ANBMOT)" w:date="2026-04-20T09:10:00Z">
        <w:r w:rsidRPr="000E6BE7">
          <w:rPr>
            <w:b/>
            <w:bCs/>
            <w:rPrChange w:id="2148" w:author="Vũ Đức Thông (VinSOC-ANBM-ANBMOT)" w:date="2026-04-20T09:10:00Z">
              <w:rPr/>
            </w:rPrChange>
          </w:rPr>
          <w:t>Tần</w:t>
        </w:r>
        <w:proofErr w:type="spellEnd"/>
        <w:r w:rsidRPr="000E6BE7">
          <w:rPr>
            <w:b/>
            <w:bCs/>
            <w:rPrChange w:id="2149" w:author="Vũ Đức Thông (VinSOC-ANBM-ANBMOT)" w:date="2026-04-20T09:10:00Z">
              <w:rPr/>
            </w:rPrChange>
          </w:rPr>
          <w:t xml:space="preserve"> </w:t>
        </w:r>
        <w:proofErr w:type="spellStart"/>
        <w:r w:rsidRPr="000E6BE7">
          <w:rPr>
            <w:b/>
            <w:bCs/>
            <w:rPrChange w:id="2150" w:author="Vũ Đức Thông (VinSOC-ANBM-ANBMOT)" w:date="2026-04-20T09:10:00Z">
              <w:rPr/>
            </w:rPrChange>
          </w:rPr>
          <w:t>số</w:t>
        </w:r>
        <w:proofErr w:type="spellEnd"/>
        <w:r w:rsidRPr="000E6BE7">
          <w:rPr>
            <w:b/>
            <w:bCs/>
            <w:rPrChange w:id="2151" w:author="Vũ Đức Thông (VinSOC-ANBM-ANBMOT)" w:date="2026-04-20T09:10:00Z">
              <w:rPr/>
            </w:rPrChange>
          </w:rPr>
          <w:t xml:space="preserve"> </w:t>
        </w:r>
        <w:proofErr w:type="spellStart"/>
        <w:r w:rsidRPr="000E6BE7">
          <w:rPr>
            <w:b/>
            <w:bCs/>
            <w:rPrChange w:id="2152" w:author="Vũ Đức Thông (VinSOC-ANBM-ANBMOT)" w:date="2026-04-20T09:10:00Z">
              <w:rPr/>
            </w:rPrChange>
          </w:rPr>
          <w:t>vô</w:t>
        </w:r>
        <w:proofErr w:type="spellEnd"/>
        <w:r w:rsidRPr="000E6BE7">
          <w:rPr>
            <w:b/>
            <w:bCs/>
            <w:rPrChange w:id="2153" w:author="Vũ Đức Thông (VinSOC-ANBM-ANBMOT)" w:date="2026-04-20T09:10:00Z">
              <w:rPr/>
            </w:rPrChange>
          </w:rPr>
          <w:t xml:space="preserve"> </w:t>
        </w:r>
        <w:proofErr w:type="spellStart"/>
        <w:r w:rsidRPr="000E6BE7">
          <w:rPr>
            <w:b/>
            <w:bCs/>
            <w:rPrChange w:id="2154" w:author="Vũ Đức Thông (VinSOC-ANBM-ANBMOT)" w:date="2026-04-20T09:10:00Z">
              <w:rPr/>
            </w:rPrChange>
          </w:rPr>
          <w:t>tuyến</w:t>
        </w:r>
        <w:proofErr w:type="spellEnd"/>
        <w:r>
          <w:t xml:space="preserve"> (Radio Frequency - RF): </w:t>
        </w:r>
        <w:proofErr w:type="spellStart"/>
        <w:r>
          <w:t>Sử</w:t>
        </w:r>
        <w:proofErr w:type="spellEnd"/>
        <w:r>
          <w:t xml:space="preserve"> </w:t>
        </w:r>
        <w:proofErr w:type="spellStart"/>
        <w:r>
          <w:t>dụng</w:t>
        </w:r>
        <w:proofErr w:type="spellEnd"/>
        <w:r>
          <w:t xml:space="preserve"> </w:t>
        </w:r>
        <w:proofErr w:type="spellStart"/>
        <w:r>
          <w:t>sóng</w:t>
        </w:r>
        <w:proofErr w:type="spellEnd"/>
        <w:r>
          <w:t xml:space="preserve"> </w:t>
        </w:r>
        <w:proofErr w:type="spellStart"/>
        <w:r>
          <w:t>điện</w:t>
        </w:r>
        <w:proofErr w:type="spellEnd"/>
        <w:r>
          <w:t xml:space="preserve"> </w:t>
        </w:r>
        <w:proofErr w:type="spellStart"/>
        <w:r>
          <w:t>từ</w:t>
        </w:r>
        <w:proofErr w:type="spellEnd"/>
        <w:r>
          <w:t xml:space="preserve"> (3 kHz - 300 GHz). </w:t>
        </w:r>
        <w:proofErr w:type="spellStart"/>
        <w:r>
          <w:t>Thường</w:t>
        </w:r>
        <w:proofErr w:type="spellEnd"/>
        <w:r>
          <w:t xml:space="preserve"> </w:t>
        </w:r>
        <w:proofErr w:type="spellStart"/>
        <w:r>
          <w:t>dùng</w:t>
        </w:r>
        <w:proofErr w:type="spellEnd"/>
        <w:r>
          <w:t xml:space="preserve"> </w:t>
        </w:r>
        <w:proofErr w:type="spellStart"/>
        <w:r>
          <w:t>tại</w:t>
        </w:r>
        <w:proofErr w:type="spellEnd"/>
        <w:r>
          <w:t xml:space="preserve"> </w:t>
        </w:r>
        <w:proofErr w:type="spellStart"/>
        <w:r>
          <w:t>chỗ</w:t>
        </w:r>
        <w:proofErr w:type="spellEnd"/>
        <w:r>
          <w:t xml:space="preserve"> </w:t>
        </w:r>
        <w:proofErr w:type="spellStart"/>
        <w:r>
          <w:t>trong</w:t>
        </w:r>
        <w:proofErr w:type="spellEnd"/>
        <w:r>
          <w:t xml:space="preserve"> </w:t>
        </w:r>
        <w:proofErr w:type="spellStart"/>
        <w:r>
          <w:t>nhà</w:t>
        </w:r>
        <w:proofErr w:type="spellEnd"/>
        <w:r>
          <w:t xml:space="preserve"> </w:t>
        </w:r>
        <w:proofErr w:type="spellStart"/>
        <w:r>
          <w:t>máy</w:t>
        </w:r>
        <w:proofErr w:type="spellEnd"/>
        <w:r>
          <w:t xml:space="preserve"> </w:t>
        </w:r>
        <w:proofErr w:type="spellStart"/>
        <w:r>
          <w:t>hoặc</w:t>
        </w:r>
        <w:proofErr w:type="spellEnd"/>
        <w:r>
          <w:t xml:space="preserve"> </w:t>
        </w:r>
        <w:proofErr w:type="spellStart"/>
        <w:r w:rsidRPr="000E6BE7">
          <w:rPr>
            <w:b/>
            <w:bCs/>
            <w:rPrChange w:id="2155" w:author="Vũ Đức Thông (VinSOC-ANBM-ANBMOT)" w:date="2026-04-20T09:11:00Z">
              <w:rPr/>
            </w:rPrChange>
          </w:rPr>
          <w:t>truyền</w:t>
        </w:r>
        <w:proofErr w:type="spellEnd"/>
        <w:r w:rsidRPr="000E6BE7">
          <w:rPr>
            <w:b/>
            <w:bCs/>
            <w:rPrChange w:id="2156" w:author="Vũ Đức Thông (VinSOC-ANBM-ANBMOT)" w:date="2026-04-20T09:11:00Z">
              <w:rPr/>
            </w:rPrChange>
          </w:rPr>
          <w:t xml:space="preserve"> </w:t>
        </w:r>
        <w:proofErr w:type="spellStart"/>
        <w:r w:rsidRPr="000E6BE7">
          <w:rPr>
            <w:b/>
            <w:bCs/>
            <w:rPrChange w:id="2157" w:author="Vũ Đức Thông (VinSOC-ANBM-ANBMOT)" w:date="2026-04-20T09:11:00Z">
              <w:rPr/>
            </w:rPrChange>
          </w:rPr>
          <w:t>khoảng</w:t>
        </w:r>
        <w:proofErr w:type="spellEnd"/>
        <w:r w:rsidRPr="000E6BE7">
          <w:rPr>
            <w:b/>
            <w:bCs/>
            <w:rPrChange w:id="2158" w:author="Vũ Đức Thông (VinSOC-ANBM-ANBMOT)" w:date="2026-04-20T09:11:00Z">
              <w:rPr/>
            </w:rPrChange>
          </w:rPr>
          <w:t xml:space="preserve"> </w:t>
        </w:r>
        <w:proofErr w:type="spellStart"/>
        <w:r w:rsidRPr="000E6BE7">
          <w:rPr>
            <w:b/>
            <w:bCs/>
            <w:rPrChange w:id="2159" w:author="Vũ Đức Thông (VinSOC-ANBM-ANBMOT)" w:date="2026-04-20T09:11:00Z">
              <w:rPr/>
            </w:rPrChange>
          </w:rPr>
          <w:t>cách</w:t>
        </w:r>
        <w:proofErr w:type="spellEnd"/>
        <w:r w:rsidRPr="000E6BE7">
          <w:rPr>
            <w:b/>
            <w:bCs/>
            <w:rPrChange w:id="2160" w:author="Vũ Đức Thông (VinSOC-ANBM-ANBMOT)" w:date="2026-04-20T09:11:00Z">
              <w:rPr/>
            </w:rPrChange>
          </w:rPr>
          <w:t xml:space="preserve"> </w:t>
        </w:r>
        <w:proofErr w:type="spellStart"/>
        <w:r w:rsidRPr="000E6BE7">
          <w:rPr>
            <w:b/>
            <w:bCs/>
            <w:rPrChange w:id="2161" w:author="Vũ Đức Thông (VinSOC-ANBM-ANBMOT)" w:date="2026-04-20T09:11:00Z">
              <w:rPr/>
            </w:rPrChange>
          </w:rPr>
          <w:t>xa</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trạm</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cũ</w:t>
        </w:r>
        <w:proofErr w:type="spellEnd"/>
        <w:r>
          <w:t xml:space="preserve"> </w:t>
        </w:r>
        <w:proofErr w:type="spellStart"/>
        <w:r>
          <w:t>có</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chậm</w:t>
        </w:r>
        <w:proofErr w:type="spellEnd"/>
        <w:r>
          <w:t xml:space="preserve"> </w:t>
        </w:r>
        <w:proofErr w:type="spellStart"/>
        <w:r>
          <w:t>như</w:t>
        </w:r>
        <w:proofErr w:type="spellEnd"/>
        <w:r>
          <w:t xml:space="preserve"> modem, </w:t>
        </w:r>
        <w:proofErr w:type="spellStart"/>
        <w:r>
          <w:t>nhưng</w:t>
        </w:r>
        <w:proofErr w:type="spellEnd"/>
        <w:r>
          <w:t xml:space="preserve"> </w:t>
        </w:r>
        <w:proofErr w:type="spellStart"/>
        <w:r>
          <w:t>các</w:t>
        </w:r>
        <w:proofErr w:type="spellEnd"/>
        <w:r>
          <w:t xml:space="preserve"> </w:t>
        </w:r>
        <w:proofErr w:type="spellStart"/>
        <w:r>
          <w:t>đài</w:t>
        </w:r>
        <w:proofErr w:type="spellEnd"/>
        <w:r>
          <w:t xml:space="preserve"> </w:t>
        </w:r>
        <w:proofErr w:type="spellStart"/>
        <w:r>
          <w:t>trải</w:t>
        </w:r>
        <w:proofErr w:type="spellEnd"/>
        <w:r>
          <w:t xml:space="preserve"> </w:t>
        </w:r>
        <w:proofErr w:type="spellStart"/>
        <w:r>
          <w:t>phổ</w:t>
        </w:r>
        <w:proofErr w:type="spellEnd"/>
        <w:r>
          <w:t xml:space="preserve"> (spread spectrum) </w:t>
        </w:r>
        <w:proofErr w:type="spellStart"/>
        <w:r>
          <w:t>hiện</w:t>
        </w:r>
        <w:proofErr w:type="spellEnd"/>
        <w:r>
          <w:t xml:space="preserve"> </w:t>
        </w:r>
        <w:proofErr w:type="spellStart"/>
        <w:r>
          <w:t>đại</w:t>
        </w:r>
        <w:proofErr w:type="spellEnd"/>
        <w:r>
          <w:t xml:space="preserve"> </w:t>
        </w:r>
        <w:proofErr w:type="spellStart"/>
        <w:r>
          <w:t>đã</w:t>
        </w:r>
        <w:proofErr w:type="spellEnd"/>
        <w:r>
          <w:t xml:space="preserve"> </w:t>
        </w:r>
        <w:proofErr w:type="spellStart"/>
        <w:r>
          <w:t>hỗ</w:t>
        </w:r>
        <w:proofErr w:type="spellEnd"/>
        <w:r>
          <w:t xml:space="preserve"> </w:t>
        </w:r>
        <w:proofErr w:type="spellStart"/>
        <w:r>
          <w:t>trợ</w:t>
        </w:r>
        <w:proofErr w:type="spellEnd"/>
        <w:r>
          <w:t xml:space="preserve"> Ethernet.</w:t>
        </w:r>
      </w:ins>
    </w:p>
    <w:p w14:paraId="6FE26005" w14:textId="77A568C1" w:rsidR="000E6BE7" w:rsidRDefault="000E6BE7" w:rsidP="000E6BE7">
      <w:pPr>
        <w:pStyle w:val="CTDT-Text"/>
        <w:rPr>
          <w:ins w:id="2162" w:author="Vũ Đức Thông (VinSOC-ANBM-ANBMOT)" w:date="2026-04-20T08:52:00Z"/>
        </w:rPr>
      </w:pPr>
      <w:ins w:id="2163" w:author="Vũ Đức Thông (VinSOC-ANBM-ANBMOT)" w:date="2026-04-20T09:10:00Z">
        <w:r w:rsidRPr="000E6BE7">
          <w:rPr>
            <w:b/>
            <w:bCs/>
            <w:rPrChange w:id="2164" w:author="Vũ Đức Thông (VinSOC-ANBM-ANBMOT)" w:date="2026-04-20T09:10:00Z">
              <w:rPr/>
            </w:rPrChange>
          </w:rPr>
          <w:t xml:space="preserve">Vi </w:t>
        </w:r>
        <w:proofErr w:type="spellStart"/>
        <w:r w:rsidRPr="000E6BE7">
          <w:rPr>
            <w:b/>
            <w:bCs/>
            <w:rPrChange w:id="2165" w:author="Vũ Đức Thông (VinSOC-ANBM-ANBMOT)" w:date="2026-04-20T09:10:00Z">
              <w:rPr/>
            </w:rPrChange>
          </w:rPr>
          <w:t>sóng</w:t>
        </w:r>
        <w:proofErr w:type="spellEnd"/>
        <w:r w:rsidRPr="000E6BE7">
          <w:rPr>
            <w:b/>
            <w:bCs/>
            <w:rPrChange w:id="2166" w:author="Vũ Đức Thông (VinSOC-ANBM-ANBMOT)" w:date="2026-04-20T09:10:00Z">
              <w:rPr/>
            </w:rPrChange>
          </w:rPr>
          <w:t xml:space="preserve"> </w:t>
        </w:r>
        <w:proofErr w:type="spellStart"/>
        <w:r w:rsidRPr="000E6BE7">
          <w:rPr>
            <w:b/>
            <w:bCs/>
            <w:rPrChange w:id="2167" w:author="Vũ Đức Thông (VinSOC-ANBM-ANBMOT)" w:date="2026-04-20T09:10:00Z">
              <w:rPr/>
            </w:rPrChange>
          </w:rPr>
          <w:t>và</w:t>
        </w:r>
        <w:proofErr w:type="spellEnd"/>
        <w:r w:rsidRPr="000E6BE7">
          <w:rPr>
            <w:b/>
            <w:bCs/>
            <w:rPrChange w:id="2168" w:author="Vũ Đức Thông (VinSOC-ANBM-ANBMOT)" w:date="2026-04-20T09:10:00Z">
              <w:rPr/>
            </w:rPrChange>
          </w:rPr>
          <w:t xml:space="preserve"> Di </w:t>
        </w:r>
        <w:proofErr w:type="spellStart"/>
        <w:r w:rsidRPr="000E6BE7">
          <w:rPr>
            <w:b/>
            <w:bCs/>
            <w:rPrChange w:id="2169" w:author="Vũ Đức Thông (VinSOC-ANBM-ANBMOT)" w:date="2026-04-20T09:10:00Z">
              <w:rPr/>
            </w:rPrChange>
          </w:rPr>
          <w:t>động</w:t>
        </w:r>
        <w:proofErr w:type="spellEnd"/>
        <w:r w:rsidRPr="000E6BE7">
          <w:rPr>
            <w:b/>
            <w:bCs/>
            <w:rPrChange w:id="2170" w:author="Vũ Đức Thông (VinSOC-ANBM-ANBMOT)" w:date="2026-04-20T09:10:00Z">
              <w:rPr/>
            </w:rPrChange>
          </w:rPr>
          <w:t xml:space="preserve"> (Microwave &amp; Cellular)</w:t>
        </w:r>
        <w:r>
          <w:t xml:space="preserve">: </w:t>
        </w:r>
        <w:proofErr w:type="spellStart"/>
        <w:r>
          <w:t>Có</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nhanh</w:t>
        </w:r>
        <w:proofErr w:type="spellEnd"/>
        <w:r>
          <w:t xml:space="preserve">. Vi </w:t>
        </w:r>
        <w:proofErr w:type="spellStart"/>
        <w:r>
          <w:t>sóng</w:t>
        </w:r>
        <w:proofErr w:type="spellEnd"/>
        <w:r>
          <w:t xml:space="preserve"> (Microwave) </w:t>
        </w:r>
        <w:proofErr w:type="spellStart"/>
        <w:r>
          <w:t>đắt</w:t>
        </w:r>
        <w:proofErr w:type="spellEnd"/>
        <w:r>
          <w:t xml:space="preserve"> </w:t>
        </w:r>
        <w:proofErr w:type="spellStart"/>
        <w:r>
          <w:t>tiền</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phải</w:t>
        </w:r>
        <w:proofErr w:type="spellEnd"/>
        <w:r>
          <w:t xml:space="preserve"> </w:t>
        </w:r>
        <w:proofErr w:type="spellStart"/>
        <w:r>
          <w:t>có</w:t>
        </w:r>
        <w:proofErr w:type="spellEnd"/>
        <w:r>
          <w:t xml:space="preserve"> </w:t>
        </w:r>
        <w:proofErr w:type="spellStart"/>
        <w:r w:rsidRPr="000E6BE7">
          <w:rPr>
            <w:b/>
            <w:bCs/>
            <w:rPrChange w:id="2171" w:author="Vũ Đức Thông (VinSOC-ANBM-ANBMOT)" w:date="2026-04-20T09:11:00Z">
              <w:rPr/>
            </w:rPrChange>
          </w:rPr>
          <w:t>tầm</w:t>
        </w:r>
        <w:proofErr w:type="spellEnd"/>
        <w:r w:rsidRPr="000E6BE7">
          <w:rPr>
            <w:b/>
            <w:bCs/>
            <w:rPrChange w:id="2172" w:author="Vũ Đức Thông (VinSOC-ANBM-ANBMOT)" w:date="2026-04-20T09:11:00Z">
              <w:rPr/>
            </w:rPrChange>
          </w:rPr>
          <w:t xml:space="preserve"> </w:t>
        </w:r>
        <w:proofErr w:type="spellStart"/>
        <w:r w:rsidRPr="000E6BE7">
          <w:rPr>
            <w:b/>
            <w:bCs/>
            <w:rPrChange w:id="2173" w:author="Vũ Đức Thông (VinSOC-ANBM-ANBMOT)" w:date="2026-04-20T09:11:00Z">
              <w:rPr/>
            </w:rPrChange>
          </w:rPr>
          <w:t>nhìn</w:t>
        </w:r>
        <w:proofErr w:type="spellEnd"/>
        <w:r w:rsidRPr="000E6BE7">
          <w:rPr>
            <w:b/>
            <w:bCs/>
            <w:rPrChange w:id="2174" w:author="Vũ Đức Thông (VinSOC-ANBM-ANBMOT)" w:date="2026-04-20T09:11:00Z">
              <w:rPr/>
            </w:rPrChange>
          </w:rPr>
          <w:t xml:space="preserve"> </w:t>
        </w:r>
        <w:proofErr w:type="spellStart"/>
        <w:r w:rsidRPr="000E6BE7">
          <w:rPr>
            <w:b/>
            <w:bCs/>
            <w:rPrChange w:id="2175" w:author="Vũ Đức Thông (VinSOC-ANBM-ANBMOT)" w:date="2026-04-20T09:11:00Z">
              <w:rPr/>
            </w:rPrChange>
          </w:rPr>
          <w:t>thẳng</w:t>
        </w:r>
        <w:proofErr w:type="spellEnd"/>
        <w:r w:rsidRPr="000E6BE7">
          <w:rPr>
            <w:b/>
            <w:bCs/>
            <w:rPrChange w:id="2176" w:author="Vũ Đức Thông (VinSOC-ANBM-ANBMOT)" w:date="2026-04-20T09:11:00Z">
              <w:rPr/>
            </w:rPrChange>
          </w:rPr>
          <w:t xml:space="preserve"> (line-of-sight)</w:t>
        </w:r>
        <w:r>
          <w:t xml:space="preserve"> </w:t>
        </w:r>
        <w:proofErr w:type="spellStart"/>
        <w:r>
          <w:t>để</w:t>
        </w:r>
        <w:proofErr w:type="spellEnd"/>
        <w:r>
          <w:t xml:space="preserve"> </w:t>
        </w:r>
        <w:proofErr w:type="spellStart"/>
        <w:r>
          <w:t>đạt</w:t>
        </w:r>
        <w:proofErr w:type="spellEnd"/>
        <w:r>
          <w:t xml:space="preserve"> </w:t>
        </w:r>
        <w:proofErr w:type="spellStart"/>
        <w:r>
          <w:t>độ</w:t>
        </w:r>
        <w:proofErr w:type="spellEnd"/>
        <w:r>
          <w:t xml:space="preserve"> </w:t>
        </w:r>
        <w:proofErr w:type="spellStart"/>
        <w:r>
          <w:t>sẵn</w:t>
        </w:r>
        <w:proofErr w:type="spellEnd"/>
        <w:r>
          <w:t xml:space="preserve"> </w:t>
        </w:r>
        <w:proofErr w:type="spellStart"/>
        <w:r>
          <w:t>sàng</w:t>
        </w:r>
        <w:proofErr w:type="spellEnd"/>
        <w:r>
          <w:t xml:space="preserve"> 99,999%. </w:t>
        </w:r>
        <w:proofErr w:type="spellStart"/>
        <w:r>
          <w:t>Truyền</w:t>
        </w:r>
        <w:proofErr w:type="spellEnd"/>
        <w:r>
          <w:t xml:space="preserve"> </w:t>
        </w:r>
        <w:proofErr w:type="spellStart"/>
        <w:r>
          <w:t>thông</w:t>
        </w:r>
        <w:proofErr w:type="spellEnd"/>
        <w:r>
          <w:t xml:space="preserve"> di </w:t>
        </w:r>
        <w:proofErr w:type="spellStart"/>
        <w:r>
          <w:t>động</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mạng</w:t>
        </w:r>
        <w:proofErr w:type="spellEnd"/>
        <w:r>
          <w:t xml:space="preserve"> </w:t>
        </w:r>
        <w:proofErr w:type="spellStart"/>
        <w:r>
          <w:t>điện</w:t>
        </w:r>
        <w:proofErr w:type="spellEnd"/>
        <w:r>
          <w:t xml:space="preserve"> </w:t>
        </w:r>
        <w:proofErr w:type="spellStart"/>
        <w:r>
          <w:t>thoại</w:t>
        </w:r>
        <w:proofErr w:type="spellEnd"/>
        <w:r>
          <w:t xml:space="preserve"> </w:t>
        </w:r>
        <w:proofErr w:type="spellStart"/>
        <w:r>
          <w:t>hiện</w:t>
        </w:r>
        <w:proofErr w:type="spellEnd"/>
        <w:r>
          <w:t xml:space="preserve"> </w:t>
        </w:r>
        <w:proofErr w:type="spellStart"/>
        <w:r>
          <w:t>có</w:t>
        </w:r>
        <w:proofErr w:type="spellEnd"/>
        <w:r>
          <w:t xml:space="preserve"> (3G/4G/CDMA).</w:t>
        </w:r>
      </w:ins>
    </w:p>
    <w:p w14:paraId="097D954D" w14:textId="1FB0BB23" w:rsidR="00325BC0" w:rsidRDefault="00325BC0" w:rsidP="00325BC0">
      <w:pPr>
        <w:pStyle w:val="CTDT-Text"/>
        <w:rPr>
          <w:ins w:id="2177" w:author="Vũ Đức Thông (VinSOC-ANBM-ANBMOT)" w:date="2026-04-20T09:12:00Z"/>
        </w:rPr>
      </w:pPr>
    </w:p>
    <w:p w14:paraId="5A07ED7A" w14:textId="7D2E5143" w:rsidR="000E6BE7" w:rsidRDefault="000E6BE7" w:rsidP="00325BC0">
      <w:pPr>
        <w:pStyle w:val="CTDT-Text"/>
        <w:rPr>
          <w:ins w:id="2178" w:author="Vũ Đức Thông (VinSOC-ANBM-ANBMOT)" w:date="2026-04-20T09:12:00Z"/>
        </w:rPr>
      </w:pPr>
    </w:p>
    <w:p w14:paraId="74F05F6A" w14:textId="44894AE3" w:rsidR="000E6BE7" w:rsidRDefault="000E6BE7" w:rsidP="00325BC0">
      <w:pPr>
        <w:pStyle w:val="CTDT-Text"/>
        <w:rPr>
          <w:ins w:id="2179" w:author="Vũ Đức Thông (VinSOC-ANBM-ANBMOT)" w:date="2026-04-20T09:12:00Z"/>
        </w:rPr>
      </w:pPr>
    </w:p>
    <w:p w14:paraId="620AB729" w14:textId="502191C9" w:rsidR="000E6BE7" w:rsidRDefault="000E6BE7" w:rsidP="00325BC0">
      <w:pPr>
        <w:pStyle w:val="CTDT-Text"/>
        <w:rPr>
          <w:ins w:id="2180" w:author="Vũ Đức Thông (VinSOC-ANBM-ANBMOT)" w:date="2026-04-20T09:12:00Z"/>
        </w:rPr>
      </w:pPr>
    </w:p>
    <w:p w14:paraId="4A4EAA5C" w14:textId="0CCDEB53" w:rsidR="00325BC0" w:rsidRDefault="00325BC0" w:rsidP="00325BC0">
      <w:pPr>
        <w:pStyle w:val="CTDT-Hinh"/>
        <w:rPr>
          <w:ins w:id="2181" w:author="Vũ Đức Thông (VinSOC-ANBM-ANBMOT)" w:date="2026-04-20T08:48:00Z"/>
        </w:rPr>
      </w:pPr>
      <w:bookmarkStart w:id="2182" w:name="_Toc227579060"/>
      <w:ins w:id="2183" w:author="Vũ Đức Thông (VinSOC-ANBM-ANBMOT)" w:date="2026-04-20T08:48:00Z">
        <w:r>
          <w:t xml:space="preserve">Master / Field </w:t>
        </w:r>
        <w:proofErr w:type="spellStart"/>
        <w:r>
          <w:t>Controler</w:t>
        </w:r>
        <w:proofErr w:type="spellEnd"/>
        <w:r>
          <w:t xml:space="preserve"> Relationship</w:t>
        </w:r>
        <w:bookmarkEnd w:id="2182"/>
      </w:ins>
    </w:p>
    <w:p w14:paraId="19480B72" w14:textId="52C9931D" w:rsidR="00325BC0" w:rsidRDefault="00325BC0" w:rsidP="00325BC0">
      <w:pPr>
        <w:pStyle w:val="CTDT-Text"/>
        <w:rPr>
          <w:ins w:id="2184" w:author="Vũ Đức Thông (VinSOC-ANBM-ANBMOT)" w:date="2026-04-20T09:13:00Z"/>
        </w:rPr>
      </w:pPr>
    </w:p>
    <w:tbl>
      <w:tblPr>
        <w:tblStyle w:val="TableGrid"/>
        <w:tblW w:w="9360" w:type="dxa"/>
        <w:tblLook w:val="04A0" w:firstRow="1" w:lastRow="0" w:firstColumn="1" w:lastColumn="0" w:noHBand="0" w:noVBand="1"/>
      </w:tblPr>
      <w:tblGrid>
        <w:gridCol w:w="1032"/>
        <w:gridCol w:w="1174"/>
        <w:gridCol w:w="1546"/>
        <w:gridCol w:w="1178"/>
        <w:gridCol w:w="1504"/>
        <w:gridCol w:w="1098"/>
        <w:gridCol w:w="1926"/>
        <w:tblGridChange w:id="2185">
          <w:tblGrid>
            <w:gridCol w:w="5"/>
            <w:gridCol w:w="1029"/>
            <w:gridCol w:w="3"/>
            <w:gridCol w:w="1172"/>
            <w:gridCol w:w="2"/>
            <w:gridCol w:w="1545"/>
            <w:gridCol w:w="1"/>
            <w:gridCol w:w="1178"/>
            <w:gridCol w:w="1504"/>
            <w:gridCol w:w="2"/>
            <w:gridCol w:w="1096"/>
            <w:gridCol w:w="3"/>
            <w:gridCol w:w="1923"/>
            <w:gridCol w:w="5"/>
          </w:tblGrid>
        </w:tblGridChange>
      </w:tblGrid>
      <w:tr w:rsidR="00DB7447" w:rsidRPr="00DB7447" w14:paraId="7CEFBC7E" w14:textId="77777777" w:rsidTr="00DB7447">
        <w:trPr>
          <w:trHeight w:val="885"/>
          <w:ins w:id="2186" w:author="Vũ Đức Thông (VinSOC-ANBM-ANBMOT)" w:date="2026-04-20T09:14:00Z"/>
        </w:trPr>
        <w:tc>
          <w:tcPr>
            <w:tcW w:w="868" w:type="dxa"/>
            <w:noWrap/>
            <w:hideMark/>
          </w:tcPr>
          <w:p w14:paraId="0DA567FE" w14:textId="77777777" w:rsidR="00DB7447" w:rsidRPr="00DB7447" w:rsidRDefault="00DB7447" w:rsidP="00DB7447">
            <w:pPr>
              <w:spacing w:after="0" w:line="240" w:lineRule="auto"/>
              <w:rPr>
                <w:ins w:id="2187" w:author="Vũ Đức Thông (VinSOC-ANBM-ANBMOT)" w:date="2026-04-20T09:14:00Z"/>
                <w:rFonts w:eastAsia="Times New Roman" w:cs="Times New Roman"/>
                <w:b/>
                <w:bCs/>
                <w:color w:val="000000"/>
                <w:sz w:val="26"/>
                <w:szCs w:val="26"/>
                <w:lang w:val="en-US"/>
                <w:rPrChange w:id="2188" w:author="Vũ Đức Thông (VinSOC-ANBM-ANBMOT)" w:date="2026-04-20T09:14:00Z">
                  <w:rPr>
                    <w:ins w:id="2189" w:author="Vũ Đức Thông (VinSOC-ANBM-ANBMOT)" w:date="2026-04-20T09:14:00Z"/>
                    <w:rFonts w:eastAsia="Times New Roman" w:cs="Times New Roman"/>
                    <w:color w:val="000000"/>
                    <w:sz w:val="26"/>
                    <w:szCs w:val="26"/>
                    <w:lang w:val="en-US"/>
                  </w:rPr>
                </w:rPrChange>
              </w:rPr>
            </w:pPr>
            <w:proofErr w:type="spellStart"/>
            <w:ins w:id="2190" w:author="Vũ Đức Thông (VinSOC-ANBM-ANBMOT)" w:date="2026-04-20T09:14:00Z">
              <w:r w:rsidRPr="00DB7447">
                <w:rPr>
                  <w:rFonts w:eastAsia="Times New Roman" w:cs="Times New Roman"/>
                  <w:b/>
                  <w:bCs/>
                  <w:color w:val="000000"/>
                  <w:sz w:val="26"/>
                  <w:szCs w:val="26"/>
                  <w:rPrChange w:id="2191" w:author="Vũ Đức Thông (VinSOC-ANBM-ANBMOT)" w:date="2026-04-20T09:14:00Z">
                    <w:rPr>
                      <w:rFonts w:eastAsia="Times New Roman" w:cs="Times New Roman"/>
                      <w:color w:val="000000"/>
                      <w:sz w:val="26"/>
                      <w:szCs w:val="26"/>
                    </w:rPr>
                  </w:rPrChange>
                </w:rPr>
                <w:lastRenderedPageBreak/>
                <w:t>Tiêu</w:t>
              </w:r>
              <w:proofErr w:type="spellEnd"/>
              <w:r w:rsidRPr="00DB7447">
                <w:rPr>
                  <w:rFonts w:eastAsia="Times New Roman" w:cs="Times New Roman"/>
                  <w:b/>
                  <w:bCs/>
                  <w:color w:val="000000"/>
                  <w:sz w:val="26"/>
                  <w:szCs w:val="26"/>
                  <w:rPrChange w:id="2192" w:author="Vũ Đức Thông (VinSOC-ANBM-ANBMOT)" w:date="2026-04-20T09:14:00Z">
                    <w:rPr>
                      <w:rFonts w:eastAsia="Times New Roman" w:cs="Times New Roman"/>
                      <w:color w:val="000000"/>
                      <w:sz w:val="26"/>
                      <w:szCs w:val="26"/>
                    </w:rPr>
                  </w:rPrChange>
                </w:rPr>
                <w:t xml:space="preserve"> </w:t>
              </w:r>
              <w:proofErr w:type="spellStart"/>
              <w:r w:rsidRPr="00DB7447">
                <w:rPr>
                  <w:rFonts w:eastAsia="Times New Roman" w:cs="Times New Roman"/>
                  <w:b/>
                  <w:bCs/>
                  <w:color w:val="000000"/>
                  <w:sz w:val="26"/>
                  <w:szCs w:val="26"/>
                  <w:rPrChange w:id="2193" w:author="Vũ Đức Thông (VinSOC-ANBM-ANBMOT)" w:date="2026-04-20T09:14:00Z">
                    <w:rPr>
                      <w:rFonts w:eastAsia="Times New Roman" w:cs="Times New Roman"/>
                      <w:color w:val="000000"/>
                      <w:sz w:val="26"/>
                      <w:szCs w:val="26"/>
                    </w:rPr>
                  </w:rPrChange>
                </w:rPr>
                <w:t>chí</w:t>
              </w:r>
              <w:proofErr w:type="spellEnd"/>
            </w:ins>
          </w:p>
        </w:tc>
        <w:tc>
          <w:tcPr>
            <w:tcW w:w="1183" w:type="dxa"/>
            <w:noWrap/>
            <w:hideMark/>
          </w:tcPr>
          <w:p w14:paraId="1D9320E4" w14:textId="77777777" w:rsidR="00DB7447" w:rsidRPr="00DB7447" w:rsidRDefault="00DB7447" w:rsidP="00DB7447">
            <w:pPr>
              <w:spacing w:after="0" w:line="240" w:lineRule="auto"/>
              <w:rPr>
                <w:ins w:id="2194" w:author="Vũ Đức Thông (VinSOC-ANBM-ANBMOT)" w:date="2026-04-20T09:14:00Z"/>
                <w:rFonts w:eastAsia="Times New Roman" w:cs="Times New Roman"/>
                <w:b/>
                <w:bCs/>
                <w:color w:val="000000"/>
                <w:sz w:val="26"/>
                <w:szCs w:val="26"/>
                <w:lang w:val="en-US"/>
                <w:rPrChange w:id="2195" w:author="Vũ Đức Thông (VinSOC-ANBM-ANBMOT)" w:date="2026-04-20T09:14:00Z">
                  <w:rPr>
                    <w:ins w:id="2196" w:author="Vũ Đức Thông (VinSOC-ANBM-ANBMOT)" w:date="2026-04-20T09:14:00Z"/>
                    <w:rFonts w:eastAsia="Times New Roman" w:cs="Times New Roman"/>
                    <w:color w:val="000000"/>
                    <w:sz w:val="26"/>
                    <w:szCs w:val="26"/>
                    <w:lang w:val="en-US"/>
                  </w:rPr>
                </w:rPrChange>
              </w:rPr>
            </w:pPr>
            <w:proofErr w:type="spellStart"/>
            <w:ins w:id="2197" w:author="Vũ Đức Thông (VinSOC-ANBM-ANBMOT)" w:date="2026-04-20T09:14:00Z">
              <w:r w:rsidRPr="00DB7447">
                <w:rPr>
                  <w:rFonts w:eastAsia="Times New Roman" w:cs="Times New Roman"/>
                  <w:b/>
                  <w:bCs/>
                  <w:color w:val="000000"/>
                  <w:sz w:val="26"/>
                  <w:szCs w:val="26"/>
                  <w:lang w:val="en-US"/>
                  <w:rPrChange w:id="2198" w:author="Vũ Đức Thông (VinSOC-ANBM-ANBMOT)" w:date="2026-04-20T09:14:00Z">
                    <w:rPr>
                      <w:rFonts w:eastAsia="Times New Roman" w:cs="Times New Roman"/>
                      <w:color w:val="000000"/>
                      <w:sz w:val="26"/>
                      <w:szCs w:val="26"/>
                      <w:lang w:val="en-US"/>
                    </w:rPr>
                  </w:rPrChange>
                </w:rPr>
                <w:t>Đường</w:t>
              </w:r>
              <w:proofErr w:type="spellEnd"/>
              <w:r w:rsidRPr="00DB7447">
                <w:rPr>
                  <w:rFonts w:eastAsia="Times New Roman" w:cs="Times New Roman"/>
                  <w:b/>
                  <w:bCs/>
                  <w:color w:val="000000"/>
                  <w:sz w:val="26"/>
                  <w:szCs w:val="26"/>
                  <w:lang w:val="en-US"/>
                  <w:rPrChange w:id="2199" w:author="Vũ Đức Thông (VinSOC-ANBM-ANBMOT)" w:date="2026-04-20T09:14:00Z">
                    <w:rPr>
                      <w:rFonts w:eastAsia="Times New Roman" w:cs="Times New Roman"/>
                      <w:color w:val="000000"/>
                      <w:sz w:val="26"/>
                      <w:szCs w:val="26"/>
                      <w:lang w:val="en-US"/>
                    </w:rPr>
                  </w:rPrChange>
                </w:rPr>
                <w:t xml:space="preserve"> </w:t>
              </w:r>
              <w:proofErr w:type="spellStart"/>
              <w:r w:rsidRPr="00DB7447">
                <w:rPr>
                  <w:rFonts w:eastAsia="Times New Roman" w:cs="Times New Roman"/>
                  <w:b/>
                  <w:bCs/>
                  <w:color w:val="000000"/>
                  <w:sz w:val="26"/>
                  <w:szCs w:val="26"/>
                  <w:lang w:val="en-US"/>
                  <w:rPrChange w:id="2200" w:author="Vũ Đức Thông (VinSOC-ANBM-ANBMOT)" w:date="2026-04-20T09:14:00Z">
                    <w:rPr>
                      <w:rFonts w:eastAsia="Times New Roman" w:cs="Times New Roman"/>
                      <w:color w:val="000000"/>
                      <w:sz w:val="26"/>
                      <w:szCs w:val="26"/>
                      <w:lang w:val="en-US"/>
                    </w:rPr>
                  </w:rPrChange>
                </w:rPr>
                <w:t>dây</w:t>
              </w:r>
              <w:proofErr w:type="spellEnd"/>
              <w:r w:rsidRPr="00DB7447">
                <w:rPr>
                  <w:rFonts w:eastAsia="Times New Roman" w:cs="Times New Roman"/>
                  <w:b/>
                  <w:bCs/>
                  <w:color w:val="000000"/>
                  <w:sz w:val="26"/>
                  <w:szCs w:val="26"/>
                  <w:lang w:val="en-US"/>
                  <w:rPrChange w:id="2201" w:author="Vũ Đức Thông (VinSOC-ANBM-ANBMOT)" w:date="2026-04-20T09:14:00Z">
                    <w:rPr>
                      <w:rFonts w:eastAsia="Times New Roman" w:cs="Times New Roman"/>
                      <w:color w:val="000000"/>
                      <w:sz w:val="26"/>
                      <w:szCs w:val="26"/>
                      <w:lang w:val="en-US"/>
                    </w:rPr>
                  </w:rPrChange>
                </w:rPr>
                <w:t xml:space="preserve"> </w:t>
              </w:r>
              <w:proofErr w:type="spellStart"/>
              <w:r w:rsidRPr="00DB7447">
                <w:rPr>
                  <w:rFonts w:eastAsia="Times New Roman" w:cs="Times New Roman"/>
                  <w:b/>
                  <w:bCs/>
                  <w:color w:val="000000"/>
                  <w:sz w:val="26"/>
                  <w:szCs w:val="26"/>
                  <w:lang w:val="en-US"/>
                  <w:rPrChange w:id="2202" w:author="Vũ Đức Thông (VinSOC-ANBM-ANBMOT)" w:date="2026-04-20T09:14:00Z">
                    <w:rPr>
                      <w:rFonts w:eastAsia="Times New Roman" w:cs="Times New Roman"/>
                      <w:color w:val="000000"/>
                      <w:sz w:val="26"/>
                      <w:szCs w:val="26"/>
                      <w:lang w:val="en-US"/>
                    </w:rPr>
                  </w:rPrChange>
                </w:rPr>
                <w:t>thuê</w:t>
              </w:r>
              <w:proofErr w:type="spellEnd"/>
              <w:r w:rsidRPr="00DB7447">
                <w:rPr>
                  <w:rFonts w:eastAsia="Times New Roman" w:cs="Times New Roman"/>
                  <w:b/>
                  <w:bCs/>
                  <w:color w:val="000000"/>
                  <w:sz w:val="26"/>
                  <w:szCs w:val="26"/>
                  <w:lang w:val="en-US"/>
                  <w:rPrChange w:id="2203" w:author="Vũ Đức Thông (VinSOC-ANBM-ANBMOT)" w:date="2026-04-20T09:14:00Z">
                    <w:rPr>
                      <w:rFonts w:eastAsia="Times New Roman" w:cs="Times New Roman"/>
                      <w:color w:val="000000"/>
                      <w:sz w:val="26"/>
                      <w:szCs w:val="26"/>
                      <w:lang w:val="en-US"/>
                    </w:rPr>
                  </w:rPrChange>
                </w:rPr>
                <w:t xml:space="preserve"> (Leased)</w:t>
              </w:r>
            </w:ins>
          </w:p>
        </w:tc>
        <w:tc>
          <w:tcPr>
            <w:tcW w:w="1558" w:type="dxa"/>
            <w:noWrap/>
            <w:hideMark/>
          </w:tcPr>
          <w:p w14:paraId="30618559" w14:textId="77777777" w:rsidR="00DB7447" w:rsidRPr="00DB7447" w:rsidRDefault="00DB7447" w:rsidP="00DB7447">
            <w:pPr>
              <w:spacing w:after="0" w:line="240" w:lineRule="auto"/>
              <w:rPr>
                <w:ins w:id="2204" w:author="Vũ Đức Thông (VinSOC-ANBM-ANBMOT)" w:date="2026-04-20T09:14:00Z"/>
                <w:rFonts w:eastAsia="Times New Roman" w:cs="Times New Roman"/>
                <w:b/>
                <w:bCs/>
                <w:color w:val="000000"/>
                <w:sz w:val="26"/>
                <w:szCs w:val="26"/>
                <w:lang w:val="en-US"/>
                <w:rPrChange w:id="2205" w:author="Vũ Đức Thông (VinSOC-ANBM-ANBMOT)" w:date="2026-04-20T09:14:00Z">
                  <w:rPr>
                    <w:ins w:id="2206" w:author="Vũ Đức Thông (VinSOC-ANBM-ANBMOT)" w:date="2026-04-20T09:14:00Z"/>
                    <w:rFonts w:eastAsia="Times New Roman" w:cs="Times New Roman"/>
                    <w:color w:val="000000"/>
                    <w:sz w:val="26"/>
                    <w:szCs w:val="26"/>
                    <w:lang w:val="en-US"/>
                  </w:rPr>
                </w:rPrChange>
              </w:rPr>
            </w:pPr>
            <w:proofErr w:type="spellStart"/>
            <w:ins w:id="2207" w:author="Vũ Đức Thông (VinSOC-ANBM-ANBMOT)" w:date="2026-04-20T09:14:00Z">
              <w:r w:rsidRPr="00DB7447">
                <w:rPr>
                  <w:rFonts w:eastAsia="Times New Roman" w:cs="Times New Roman"/>
                  <w:b/>
                  <w:bCs/>
                  <w:color w:val="000000"/>
                  <w:sz w:val="26"/>
                  <w:szCs w:val="26"/>
                  <w:lang w:val="en-US"/>
                  <w:rPrChange w:id="2208" w:author="Vũ Đức Thông (VinSOC-ANBM-ANBMOT)" w:date="2026-04-20T09:14:00Z">
                    <w:rPr>
                      <w:rFonts w:eastAsia="Times New Roman" w:cs="Times New Roman"/>
                      <w:color w:val="000000"/>
                      <w:sz w:val="26"/>
                      <w:szCs w:val="26"/>
                      <w:lang w:val="en-US"/>
                    </w:rPr>
                  </w:rPrChange>
                </w:rPr>
                <w:t>Đường</w:t>
              </w:r>
              <w:proofErr w:type="spellEnd"/>
              <w:r w:rsidRPr="00DB7447">
                <w:rPr>
                  <w:rFonts w:eastAsia="Times New Roman" w:cs="Times New Roman"/>
                  <w:b/>
                  <w:bCs/>
                  <w:color w:val="000000"/>
                  <w:sz w:val="26"/>
                  <w:szCs w:val="26"/>
                  <w:lang w:val="en-US"/>
                  <w:rPrChange w:id="2209" w:author="Vũ Đức Thông (VinSOC-ANBM-ANBMOT)" w:date="2026-04-20T09:14:00Z">
                    <w:rPr>
                      <w:rFonts w:eastAsia="Times New Roman" w:cs="Times New Roman"/>
                      <w:color w:val="000000"/>
                      <w:sz w:val="26"/>
                      <w:szCs w:val="26"/>
                      <w:lang w:val="en-US"/>
                    </w:rPr>
                  </w:rPrChange>
                </w:rPr>
                <w:t xml:space="preserve"> </w:t>
              </w:r>
              <w:proofErr w:type="spellStart"/>
              <w:r w:rsidRPr="00DB7447">
                <w:rPr>
                  <w:rFonts w:eastAsia="Times New Roman" w:cs="Times New Roman"/>
                  <w:b/>
                  <w:bCs/>
                  <w:color w:val="000000"/>
                  <w:sz w:val="26"/>
                  <w:szCs w:val="26"/>
                  <w:lang w:val="en-US"/>
                  <w:rPrChange w:id="2210" w:author="Vũ Đức Thông (VinSOC-ANBM-ANBMOT)" w:date="2026-04-20T09:14:00Z">
                    <w:rPr>
                      <w:rFonts w:eastAsia="Times New Roman" w:cs="Times New Roman"/>
                      <w:color w:val="000000"/>
                      <w:sz w:val="26"/>
                      <w:szCs w:val="26"/>
                      <w:lang w:val="en-US"/>
                    </w:rPr>
                  </w:rPrChange>
                </w:rPr>
                <w:t>dây</w:t>
              </w:r>
              <w:proofErr w:type="spellEnd"/>
              <w:r w:rsidRPr="00DB7447">
                <w:rPr>
                  <w:rFonts w:eastAsia="Times New Roman" w:cs="Times New Roman"/>
                  <w:b/>
                  <w:bCs/>
                  <w:color w:val="000000"/>
                  <w:sz w:val="26"/>
                  <w:szCs w:val="26"/>
                  <w:lang w:val="en-US"/>
                  <w:rPrChange w:id="2211" w:author="Vũ Đức Thông (VinSOC-ANBM-ANBMOT)" w:date="2026-04-20T09:14:00Z">
                    <w:rPr>
                      <w:rFonts w:eastAsia="Times New Roman" w:cs="Times New Roman"/>
                      <w:color w:val="000000"/>
                      <w:sz w:val="26"/>
                      <w:szCs w:val="26"/>
                      <w:lang w:val="en-US"/>
                    </w:rPr>
                  </w:rPrChange>
                </w:rPr>
                <w:t xml:space="preserve"> </w:t>
              </w:r>
              <w:proofErr w:type="spellStart"/>
              <w:r w:rsidRPr="00DB7447">
                <w:rPr>
                  <w:rFonts w:eastAsia="Times New Roman" w:cs="Times New Roman"/>
                  <w:b/>
                  <w:bCs/>
                  <w:color w:val="000000"/>
                  <w:sz w:val="26"/>
                  <w:szCs w:val="26"/>
                  <w:lang w:val="en-US"/>
                  <w:rPrChange w:id="2212" w:author="Vũ Đức Thông (VinSOC-ANBM-ANBMOT)" w:date="2026-04-20T09:14:00Z">
                    <w:rPr>
                      <w:rFonts w:eastAsia="Times New Roman" w:cs="Times New Roman"/>
                      <w:color w:val="000000"/>
                      <w:sz w:val="26"/>
                      <w:szCs w:val="26"/>
                      <w:lang w:val="en-US"/>
                    </w:rPr>
                  </w:rPrChange>
                </w:rPr>
                <w:t>riêng</w:t>
              </w:r>
              <w:proofErr w:type="spellEnd"/>
              <w:r w:rsidRPr="00DB7447">
                <w:rPr>
                  <w:rFonts w:eastAsia="Times New Roman" w:cs="Times New Roman"/>
                  <w:b/>
                  <w:bCs/>
                  <w:color w:val="000000"/>
                  <w:sz w:val="26"/>
                  <w:szCs w:val="26"/>
                  <w:lang w:val="en-US"/>
                  <w:rPrChange w:id="2213" w:author="Vũ Đức Thông (VinSOC-ANBM-ANBMOT)" w:date="2026-04-20T09:14:00Z">
                    <w:rPr>
                      <w:rFonts w:eastAsia="Times New Roman" w:cs="Times New Roman"/>
                      <w:color w:val="000000"/>
                      <w:sz w:val="26"/>
                      <w:szCs w:val="26"/>
                      <w:lang w:val="en-US"/>
                    </w:rPr>
                  </w:rPrChange>
                </w:rPr>
                <w:t xml:space="preserve"> (Dedicated)</w:t>
              </w:r>
            </w:ins>
          </w:p>
        </w:tc>
        <w:tc>
          <w:tcPr>
            <w:tcW w:w="1187" w:type="dxa"/>
            <w:noWrap/>
            <w:hideMark/>
          </w:tcPr>
          <w:p w14:paraId="28457BDA" w14:textId="77777777" w:rsidR="00DB7447" w:rsidRPr="00DB7447" w:rsidRDefault="00DB7447" w:rsidP="00DB7447">
            <w:pPr>
              <w:spacing w:after="0" w:line="240" w:lineRule="auto"/>
              <w:rPr>
                <w:ins w:id="2214" w:author="Vũ Đức Thông (VinSOC-ANBM-ANBMOT)" w:date="2026-04-20T09:14:00Z"/>
                <w:rFonts w:eastAsia="Times New Roman" w:cs="Times New Roman"/>
                <w:b/>
                <w:bCs/>
                <w:color w:val="000000"/>
                <w:sz w:val="26"/>
                <w:szCs w:val="26"/>
                <w:lang w:val="en-US"/>
                <w:rPrChange w:id="2215" w:author="Vũ Đức Thông (VinSOC-ANBM-ANBMOT)" w:date="2026-04-20T09:14:00Z">
                  <w:rPr>
                    <w:ins w:id="2216" w:author="Vũ Đức Thông (VinSOC-ANBM-ANBMOT)" w:date="2026-04-20T09:14:00Z"/>
                    <w:rFonts w:eastAsia="Times New Roman" w:cs="Times New Roman"/>
                    <w:color w:val="000000"/>
                    <w:sz w:val="26"/>
                    <w:szCs w:val="26"/>
                    <w:lang w:val="en-US"/>
                  </w:rPr>
                </w:rPrChange>
              </w:rPr>
            </w:pPr>
            <w:proofErr w:type="spellStart"/>
            <w:ins w:id="2217" w:author="Vũ Đức Thông (VinSOC-ANBM-ANBMOT)" w:date="2026-04-20T09:14:00Z">
              <w:r w:rsidRPr="00DB7447">
                <w:rPr>
                  <w:rFonts w:eastAsia="Times New Roman" w:cs="Times New Roman"/>
                  <w:b/>
                  <w:bCs/>
                  <w:color w:val="000000"/>
                  <w:sz w:val="26"/>
                  <w:szCs w:val="26"/>
                  <w:lang w:val="en-US"/>
                  <w:rPrChange w:id="2218" w:author="Vũ Đức Thông (VinSOC-ANBM-ANBMOT)" w:date="2026-04-20T09:14:00Z">
                    <w:rPr>
                      <w:rFonts w:eastAsia="Times New Roman" w:cs="Times New Roman"/>
                      <w:color w:val="000000"/>
                      <w:sz w:val="26"/>
                      <w:szCs w:val="26"/>
                      <w:lang w:val="en-US"/>
                    </w:rPr>
                  </w:rPrChange>
                </w:rPr>
                <w:t>Cáp</w:t>
              </w:r>
              <w:proofErr w:type="spellEnd"/>
              <w:r w:rsidRPr="00DB7447">
                <w:rPr>
                  <w:rFonts w:eastAsia="Times New Roman" w:cs="Times New Roman"/>
                  <w:b/>
                  <w:bCs/>
                  <w:color w:val="000000"/>
                  <w:sz w:val="26"/>
                  <w:szCs w:val="26"/>
                  <w:lang w:val="en-US"/>
                  <w:rPrChange w:id="2219" w:author="Vũ Đức Thông (VinSOC-ANBM-ANBMOT)" w:date="2026-04-20T09:14:00Z">
                    <w:rPr>
                      <w:rFonts w:eastAsia="Times New Roman" w:cs="Times New Roman"/>
                      <w:color w:val="000000"/>
                      <w:sz w:val="26"/>
                      <w:szCs w:val="26"/>
                      <w:lang w:val="en-US"/>
                    </w:rPr>
                  </w:rPrChange>
                </w:rPr>
                <w:t xml:space="preserve"> Quang (Fiber)</w:t>
              </w:r>
            </w:ins>
          </w:p>
        </w:tc>
        <w:tc>
          <w:tcPr>
            <w:tcW w:w="1516" w:type="dxa"/>
            <w:noWrap/>
            <w:hideMark/>
          </w:tcPr>
          <w:p w14:paraId="0CAD2FD8" w14:textId="77777777" w:rsidR="00DB7447" w:rsidRPr="00DB7447" w:rsidRDefault="00DB7447" w:rsidP="00DB7447">
            <w:pPr>
              <w:spacing w:after="0" w:line="240" w:lineRule="auto"/>
              <w:rPr>
                <w:ins w:id="2220" w:author="Vũ Đức Thông (VinSOC-ANBM-ANBMOT)" w:date="2026-04-20T09:14:00Z"/>
                <w:rFonts w:eastAsia="Times New Roman" w:cs="Times New Roman"/>
                <w:b/>
                <w:bCs/>
                <w:color w:val="000000"/>
                <w:sz w:val="26"/>
                <w:szCs w:val="26"/>
                <w:lang w:val="en-US"/>
                <w:rPrChange w:id="2221" w:author="Vũ Đức Thông (VinSOC-ANBM-ANBMOT)" w:date="2026-04-20T09:14:00Z">
                  <w:rPr>
                    <w:ins w:id="2222" w:author="Vũ Đức Thông (VinSOC-ANBM-ANBMOT)" w:date="2026-04-20T09:14:00Z"/>
                    <w:rFonts w:eastAsia="Times New Roman" w:cs="Times New Roman"/>
                    <w:color w:val="000000"/>
                    <w:sz w:val="26"/>
                    <w:szCs w:val="26"/>
                    <w:lang w:val="en-US"/>
                  </w:rPr>
                </w:rPrChange>
              </w:rPr>
            </w:pPr>
            <w:ins w:id="2223" w:author="Vũ Đức Thông (VinSOC-ANBM-ANBMOT)" w:date="2026-04-20T09:14:00Z">
              <w:r w:rsidRPr="00DB7447">
                <w:rPr>
                  <w:rFonts w:eastAsia="Times New Roman" w:cs="Times New Roman"/>
                  <w:b/>
                  <w:bCs/>
                  <w:color w:val="000000"/>
                  <w:sz w:val="26"/>
                  <w:szCs w:val="26"/>
                  <w:lang w:val="en-US"/>
                  <w:rPrChange w:id="2224" w:author="Vũ Đức Thông (VinSOC-ANBM-ANBMOT)" w:date="2026-04-20T09:14:00Z">
                    <w:rPr>
                      <w:rFonts w:eastAsia="Times New Roman" w:cs="Times New Roman"/>
                      <w:color w:val="000000"/>
                      <w:sz w:val="26"/>
                      <w:szCs w:val="26"/>
                      <w:lang w:val="en-US"/>
                    </w:rPr>
                  </w:rPrChange>
                </w:rPr>
                <w:t>Wi-Fi</w:t>
              </w:r>
            </w:ins>
          </w:p>
        </w:tc>
        <w:tc>
          <w:tcPr>
            <w:tcW w:w="1106" w:type="dxa"/>
            <w:noWrap/>
            <w:hideMark/>
          </w:tcPr>
          <w:p w14:paraId="6B11162E" w14:textId="77777777" w:rsidR="00DB7447" w:rsidRPr="00DB7447" w:rsidRDefault="00DB7447" w:rsidP="00DB7447">
            <w:pPr>
              <w:spacing w:after="0" w:line="240" w:lineRule="auto"/>
              <w:rPr>
                <w:ins w:id="2225" w:author="Vũ Đức Thông (VinSOC-ANBM-ANBMOT)" w:date="2026-04-20T09:14:00Z"/>
                <w:rFonts w:eastAsia="Times New Roman" w:cs="Times New Roman"/>
                <w:b/>
                <w:bCs/>
                <w:color w:val="000000"/>
                <w:sz w:val="26"/>
                <w:szCs w:val="26"/>
                <w:lang w:val="en-US"/>
                <w:rPrChange w:id="2226" w:author="Vũ Đức Thông (VinSOC-ANBM-ANBMOT)" w:date="2026-04-20T09:14:00Z">
                  <w:rPr>
                    <w:ins w:id="2227" w:author="Vũ Đức Thông (VinSOC-ANBM-ANBMOT)" w:date="2026-04-20T09:14:00Z"/>
                    <w:rFonts w:eastAsia="Times New Roman" w:cs="Times New Roman"/>
                    <w:color w:val="000000"/>
                    <w:sz w:val="26"/>
                    <w:szCs w:val="26"/>
                    <w:lang w:val="en-US"/>
                  </w:rPr>
                </w:rPrChange>
              </w:rPr>
            </w:pPr>
            <w:proofErr w:type="spellStart"/>
            <w:ins w:id="2228" w:author="Vũ Đức Thông (VinSOC-ANBM-ANBMOT)" w:date="2026-04-20T09:14:00Z">
              <w:r w:rsidRPr="00DB7447">
                <w:rPr>
                  <w:rFonts w:eastAsia="Times New Roman" w:cs="Times New Roman"/>
                  <w:b/>
                  <w:bCs/>
                  <w:color w:val="000000"/>
                  <w:sz w:val="26"/>
                  <w:szCs w:val="26"/>
                  <w:lang w:val="en-US"/>
                  <w:rPrChange w:id="2229" w:author="Vũ Đức Thông (VinSOC-ANBM-ANBMOT)" w:date="2026-04-20T09:14:00Z">
                    <w:rPr>
                      <w:rFonts w:eastAsia="Times New Roman" w:cs="Times New Roman"/>
                      <w:color w:val="000000"/>
                      <w:sz w:val="26"/>
                      <w:szCs w:val="26"/>
                      <w:lang w:val="en-US"/>
                    </w:rPr>
                  </w:rPrChange>
                </w:rPr>
                <w:t>Vô</w:t>
              </w:r>
              <w:proofErr w:type="spellEnd"/>
              <w:r w:rsidRPr="00DB7447">
                <w:rPr>
                  <w:rFonts w:eastAsia="Times New Roman" w:cs="Times New Roman"/>
                  <w:b/>
                  <w:bCs/>
                  <w:color w:val="000000"/>
                  <w:sz w:val="26"/>
                  <w:szCs w:val="26"/>
                  <w:lang w:val="en-US"/>
                  <w:rPrChange w:id="2230" w:author="Vũ Đức Thông (VinSOC-ANBM-ANBMOT)" w:date="2026-04-20T09:14:00Z">
                    <w:rPr>
                      <w:rFonts w:eastAsia="Times New Roman" w:cs="Times New Roman"/>
                      <w:color w:val="000000"/>
                      <w:sz w:val="26"/>
                      <w:szCs w:val="26"/>
                      <w:lang w:val="en-US"/>
                    </w:rPr>
                  </w:rPrChange>
                </w:rPr>
                <w:t xml:space="preserve"> </w:t>
              </w:r>
              <w:proofErr w:type="spellStart"/>
              <w:r w:rsidRPr="00DB7447">
                <w:rPr>
                  <w:rFonts w:eastAsia="Times New Roman" w:cs="Times New Roman"/>
                  <w:b/>
                  <w:bCs/>
                  <w:color w:val="000000"/>
                  <w:sz w:val="26"/>
                  <w:szCs w:val="26"/>
                  <w:lang w:val="en-US"/>
                  <w:rPrChange w:id="2231" w:author="Vũ Đức Thông (VinSOC-ANBM-ANBMOT)" w:date="2026-04-20T09:14:00Z">
                    <w:rPr>
                      <w:rFonts w:eastAsia="Times New Roman" w:cs="Times New Roman"/>
                      <w:color w:val="000000"/>
                      <w:sz w:val="26"/>
                      <w:szCs w:val="26"/>
                      <w:lang w:val="en-US"/>
                    </w:rPr>
                  </w:rPrChange>
                </w:rPr>
                <w:t>tuyến</w:t>
              </w:r>
              <w:proofErr w:type="spellEnd"/>
              <w:r w:rsidRPr="00DB7447">
                <w:rPr>
                  <w:rFonts w:eastAsia="Times New Roman" w:cs="Times New Roman"/>
                  <w:b/>
                  <w:bCs/>
                  <w:color w:val="000000"/>
                  <w:sz w:val="26"/>
                  <w:szCs w:val="26"/>
                  <w:lang w:val="en-US"/>
                  <w:rPrChange w:id="2232" w:author="Vũ Đức Thông (VinSOC-ANBM-ANBMOT)" w:date="2026-04-20T09:14:00Z">
                    <w:rPr>
                      <w:rFonts w:eastAsia="Times New Roman" w:cs="Times New Roman"/>
                      <w:color w:val="000000"/>
                      <w:sz w:val="26"/>
                      <w:szCs w:val="26"/>
                      <w:lang w:val="en-US"/>
                    </w:rPr>
                  </w:rPrChange>
                </w:rPr>
                <w:t xml:space="preserve"> (RF)</w:t>
              </w:r>
            </w:ins>
          </w:p>
        </w:tc>
        <w:tc>
          <w:tcPr>
            <w:tcW w:w="1942" w:type="dxa"/>
            <w:noWrap/>
            <w:hideMark/>
          </w:tcPr>
          <w:p w14:paraId="098CE311" w14:textId="77777777" w:rsidR="00DB7447" w:rsidRPr="00DB7447" w:rsidRDefault="00DB7447" w:rsidP="00DB7447">
            <w:pPr>
              <w:spacing w:after="0" w:line="240" w:lineRule="auto"/>
              <w:rPr>
                <w:ins w:id="2233" w:author="Vũ Đức Thông (VinSOC-ANBM-ANBMOT)" w:date="2026-04-20T09:14:00Z"/>
                <w:rFonts w:eastAsia="Times New Roman" w:cs="Times New Roman"/>
                <w:b/>
                <w:bCs/>
                <w:color w:val="000000"/>
                <w:sz w:val="26"/>
                <w:szCs w:val="26"/>
                <w:lang w:val="en-US"/>
                <w:rPrChange w:id="2234" w:author="Vũ Đức Thông (VinSOC-ANBM-ANBMOT)" w:date="2026-04-20T09:14:00Z">
                  <w:rPr>
                    <w:ins w:id="2235" w:author="Vũ Đức Thông (VinSOC-ANBM-ANBMOT)" w:date="2026-04-20T09:14:00Z"/>
                    <w:rFonts w:eastAsia="Times New Roman" w:cs="Times New Roman"/>
                    <w:color w:val="000000"/>
                    <w:sz w:val="26"/>
                    <w:szCs w:val="26"/>
                    <w:lang w:val="en-US"/>
                  </w:rPr>
                </w:rPrChange>
              </w:rPr>
            </w:pPr>
            <w:ins w:id="2236" w:author="Vũ Đức Thông (VinSOC-ANBM-ANBMOT)" w:date="2026-04-20T09:14:00Z">
              <w:r w:rsidRPr="00DB7447">
                <w:rPr>
                  <w:rFonts w:eastAsia="Times New Roman" w:cs="Times New Roman"/>
                  <w:b/>
                  <w:bCs/>
                  <w:color w:val="000000"/>
                  <w:sz w:val="26"/>
                  <w:szCs w:val="26"/>
                  <w:lang w:val="en-US"/>
                  <w:rPrChange w:id="2237" w:author="Vũ Đức Thông (VinSOC-ANBM-ANBMOT)" w:date="2026-04-20T09:14:00Z">
                    <w:rPr>
                      <w:rFonts w:eastAsia="Times New Roman" w:cs="Times New Roman"/>
                      <w:color w:val="000000"/>
                      <w:sz w:val="26"/>
                      <w:szCs w:val="26"/>
                      <w:lang w:val="en-US"/>
                    </w:rPr>
                  </w:rPrChange>
                </w:rPr>
                <w:t xml:space="preserve">Di </w:t>
              </w:r>
              <w:proofErr w:type="spellStart"/>
              <w:r w:rsidRPr="00DB7447">
                <w:rPr>
                  <w:rFonts w:eastAsia="Times New Roman" w:cs="Times New Roman"/>
                  <w:b/>
                  <w:bCs/>
                  <w:color w:val="000000"/>
                  <w:sz w:val="26"/>
                  <w:szCs w:val="26"/>
                  <w:lang w:val="en-US"/>
                  <w:rPrChange w:id="2238" w:author="Vũ Đức Thông (VinSOC-ANBM-ANBMOT)" w:date="2026-04-20T09:14:00Z">
                    <w:rPr>
                      <w:rFonts w:eastAsia="Times New Roman" w:cs="Times New Roman"/>
                      <w:color w:val="000000"/>
                      <w:sz w:val="26"/>
                      <w:szCs w:val="26"/>
                      <w:lang w:val="en-US"/>
                    </w:rPr>
                  </w:rPrChange>
                </w:rPr>
                <w:t>động</w:t>
              </w:r>
              <w:proofErr w:type="spellEnd"/>
              <w:r w:rsidRPr="00DB7447">
                <w:rPr>
                  <w:rFonts w:eastAsia="Times New Roman" w:cs="Times New Roman"/>
                  <w:b/>
                  <w:bCs/>
                  <w:color w:val="000000"/>
                  <w:sz w:val="26"/>
                  <w:szCs w:val="26"/>
                  <w:lang w:val="en-US"/>
                  <w:rPrChange w:id="2239" w:author="Vũ Đức Thông (VinSOC-ANBM-ANBMOT)" w:date="2026-04-20T09:14:00Z">
                    <w:rPr>
                      <w:rFonts w:eastAsia="Times New Roman" w:cs="Times New Roman"/>
                      <w:color w:val="000000"/>
                      <w:sz w:val="26"/>
                      <w:szCs w:val="26"/>
                      <w:lang w:val="en-US"/>
                    </w:rPr>
                  </w:rPrChange>
                </w:rPr>
                <w:t xml:space="preserve"> (Cellular)</w:t>
              </w:r>
            </w:ins>
          </w:p>
        </w:tc>
      </w:tr>
      <w:tr w:rsidR="00DB7447" w:rsidRPr="00DB7447" w14:paraId="6B92DFE2" w14:textId="77777777" w:rsidTr="00DB7447">
        <w:tblPrEx>
          <w:tblW w:w="9360" w:type="dxa"/>
          <w:tblPrExChange w:id="2240" w:author="Vũ Đức Thông (VinSOC-ANBM-ANBMOT)" w:date="2026-04-20T09:14:00Z">
            <w:tblPrEx>
              <w:tblW w:w="9360" w:type="dxa"/>
            </w:tblPrEx>
          </w:tblPrExChange>
        </w:tblPrEx>
        <w:trPr>
          <w:trHeight w:val="660"/>
          <w:ins w:id="2241" w:author="Vũ Đức Thông (VinSOC-ANBM-ANBMOT)" w:date="2026-04-20T09:14:00Z"/>
          <w:trPrChange w:id="2242" w:author="Vũ Đức Thông (VinSOC-ANBM-ANBMOT)" w:date="2026-04-20T09:14:00Z">
            <w:trPr>
              <w:trHeight w:val="660"/>
            </w:trPr>
          </w:trPrChange>
        </w:trPr>
        <w:tc>
          <w:tcPr>
            <w:tcW w:w="868" w:type="dxa"/>
            <w:noWrap/>
            <w:hideMark/>
            <w:tcPrChange w:id="2243" w:author="Vũ Đức Thông (VinSOC-ANBM-ANBMOT)" w:date="2026-04-20T09:14:00Z">
              <w:tcPr>
                <w:tcW w:w="868" w:type="dxa"/>
                <w:gridSpan w:val="2"/>
                <w:tcBorders>
                  <w:top w:val="nil"/>
                  <w:left w:val="nil"/>
                  <w:bottom w:val="nil"/>
                  <w:right w:val="nil"/>
                </w:tcBorders>
                <w:shd w:val="clear" w:color="auto" w:fill="auto"/>
                <w:noWrap/>
                <w:vAlign w:val="center"/>
                <w:hideMark/>
              </w:tcPr>
            </w:tcPrChange>
          </w:tcPr>
          <w:p w14:paraId="141F2C41" w14:textId="77777777" w:rsidR="00DB7447" w:rsidRPr="00DB7447" w:rsidRDefault="00DB7447" w:rsidP="00DB7447">
            <w:pPr>
              <w:spacing w:after="0" w:line="240" w:lineRule="auto"/>
              <w:rPr>
                <w:ins w:id="2244" w:author="Vũ Đức Thông (VinSOC-ANBM-ANBMOT)" w:date="2026-04-20T09:14:00Z"/>
                <w:rFonts w:eastAsia="Times New Roman" w:cs="Times New Roman"/>
                <w:color w:val="000000"/>
                <w:sz w:val="26"/>
                <w:szCs w:val="26"/>
                <w:lang w:val="en-US"/>
              </w:rPr>
            </w:pPr>
            <w:ins w:id="2245" w:author="Vũ Đức Thông (VinSOC-ANBM-ANBMOT)" w:date="2026-04-20T09:14:00Z">
              <w:r w:rsidRPr="00DB7447">
                <w:rPr>
                  <w:rFonts w:eastAsia="Times New Roman" w:cs="Times New Roman"/>
                  <w:color w:val="000000"/>
                  <w:sz w:val="26"/>
                  <w:szCs w:val="26"/>
                </w:rPr>
                <w:t xml:space="preserve">Chi </w:t>
              </w:r>
              <w:proofErr w:type="spellStart"/>
              <w:r w:rsidRPr="00DB7447">
                <w:rPr>
                  <w:rFonts w:eastAsia="Times New Roman" w:cs="Times New Roman"/>
                  <w:color w:val="000000"/>
                  <w:sz w:val="26"/>
                  <w:szCs w:val="26"/>
                </w:rPr>
                <w:t>phí</w:t>
              </w:r>
              <w:proofErr w:type="spellEnd"/>
              <w:r w:rsidRPr="00DB7447">
                <w:rPr>
                  <w:rFonts w:eastAsia="Times New Roman" w:cs="Times New Roman"/>
                  <w:color w:val="000000"/>
                  <w:sz w:val="26"/>
                  <w:szCs w:val="26"/>
                </w:rPr>
                <w:t xml:space="preserve"> </w:t>
              </w:r>
              <w:proofErr w:type="spellStart"/>
              <w:r w:rsidRPr="00DB7447">
                <w:rPr>
                  <w:rFonts w:eastAsia="Times New Roman" w:cs="Times New Roman"/>
                  <w:color w:val="000000"/>
                  <w:sz w:val="26"/>
                  <w:szCs w:val="26"/>
                </w:rPr>
                <w:t>đầu</w:t>
              </w:r>
              <w:proofErr w:type="spellEnd"/>
              <w:r w:rsidRPr="00DB7447">
                <w:rPr>
                  <w:rFonts w:eastAsia="Times New Roman" w:cs="Times New Roman"/>
                  <w:color w:val="000000"/>
                  <w:sz w:val="26"/>
                  <w:szCs w:val="26"/>
                </w:rPr>
                <w:t xml:space="preserve"> </w:t>
              </w:r>
              <w:proofErr w:type="spellStart"/>
              <w:r w:rsidRPr="00DB7447">
                <w:rPr>
                  <w:rFonts w:eastAsia="Times New Roman" w:cs="Times New Roman"/>
                  <w:color w:val="000000"/>
                  <w:sz w:val="26"/>
                  <w:szCs w:val="26"/>
                </w:rPr>
                <w:t>tư</w:t>
              </w:r>
              <w:proofErr w:type="spellEnd"/>
            </w:ins>
          </w:p>
        </w:tc>
        <w:tc>
          <w:tcPr>
            <w:tcW w:w="1183" w:type="dxa"/>
            <w:noWrap/>
            <w:hideMark/>
            <w:tcPrChange w:id="2246" w:author="Vũ Đức Thông (VinSOC-ANBM-ANBMOT)" w:date="2026-04-20T09:14:00Z">
              <w:tcPr>
                <w:tcW w:w="1183" w:type="dxa"/>
                <w:gridSpan w:val="2"/>
                <w:tcBorders>
                  <w:top w:val="nil"/>
                  <w:left w:val="nil"/>
                  <w:bottom w:val="nil"/>
                  <w:right w:val="nil"/>
                </w:tcBorders>
                <w:shd w:val="clear" w:color="auto" w:fill="auto"/>
                <w:noWrap/>
                <w:vAlign w:val="center"/>
                <w:hideMark/>
              </w:tcPr>
            </w:tcPrChange>
          </w:tcPr>
          <w:p w14:paraId="0AF18478" w14:textId="77777777" w:rsidR="00DB7447" w:rsidRPr="00DB7447" w:rsidRDefault="00DB7447" w:rsidP="00DB7447">
            <w:pPr>
              <w:spacing w:after="0" w:line="240" w:lineRule="auto"/>
              <w:rPr>
                <w:ins w:id="2247" w:author="Vũ Đức Thông (VinSOC-ANBM-ANBMOT)" w:date="2026-04-20T09:14:00Z"/>
                <w:rFonts w:eastAsia="Times New Roman" w:cs="Times New Roman"/>
                <w:color w:val="000000"/>
                <w:sz w:val="26"/>
                <w:szCs w:val="26"/>
                <w:lang w:val="en-US"/>
              </w:rPr>
            </w:pPr>
            <w:proofErr w:type="spellStart"/>
            <w:ins w:id="2248" w:author="Vũ Đức Thông (VinSOC-ANBM-ANBMOT)" w:date="2026-04-20T09:14:00Z">
              <w:r w:rsidRPr="00DB7447">
                <w:rPr>
                  <w:rFonts w:eastAsia="Times New Roman" w:cs="Times New Roman"/>
                  <w:color w:val="000000"/>
                  <w:sz w:val="26"/>
                  <w:szCs w:val="26"/>
                  <w:lang w:val="en-US"/>
                </w:rPr>
                <w:t>Thấp</w:t>
              </w:r>
              <w:proofErr w:type="spellEnd"/>
            </w:ins>
          </w:p>
        </w:tc>
        <w:tc>
          <w:tcPr>
            <w:tcW w:w="1558" w:type="dxa"/>
            <w:noWrap/>
            <w:hideMark/>
            <w:tcPrChange w:id="2249" w:author="Vũ Đức Thông (VinSOC-ANBM-ANBMOT)" w:date="2026-04-20T09:14:00Z">
              <w:tcPr>
                <w:tcW w:w="1558" w:type="dxa"/>
                <w:gridSpan w:val="2"/>
                <w:tcBorders>
                  <w:top w:val="nil"/>
                  <w:left w:val="nil"/>
                  <w:bottom w:val="nil"/>
                  <w:right w:val="nil"/>
                </w:tcBorders>
                <w:shd w:val="clear" w:color="auto" w:fill="auto"/>
                <w:noWrap/>
                <w:vAlign w:val="center"/>
                <w:hideMark/>
              </w:tcPr>
            </w:tcPrChange>
          </w:tcPr>
          <w:p w14:paraId="6E73B4AD" w14:textId="77777777" w:rsidR="00DB7447" w:rsidRPr="00DB7447" w:rsidRDefault="00DB7447" w:rsidP="00DB7447">
            <w:pPr>
              <w:spacing w:after="0" w:line="240" w:lineRule="auto"/>
              <w:rPr>
                <w:ins w:id="2250" w:author="Vũ Đức Thông (VinSOC-ANBM-ANBMOT)" w:date="2026-04-20T09:14:00Z"/>
                <w:rFonts w:eastAsia="Times New Roman" w:cs="Times New Roman"/>
                <w:color w:val="000000"/>
                <w:sz w:val="26"/>
                <w:szCs w:val="26"/>
                <w:lang w:val="en-US"/>
              </w:rPr>
            </w:pPr>
            <w:proofErr w:type="spellStart"/>
            <w:ins w:id="2251" w:author="Vũ Đức Thông (VinSOC-ANBM-ANBMOT)" w:date="2026-04-20T09:14:00Z">
              <w:r w:rsidRPr="00DB7447">
                <w:rPr>
                  <w:rFonts w:eastAsia="Times New Roman" w:cs="Times New Roman"/>
                  <w:color w:val="000000"/>
                  <w:sz w:val="26"/>
                  <w:szCs w:val="26"/>
                  <w:lang w:val="en-US"/>
                </w:rPr>
                <w:t>Rất</w:t>
              </w:r>
              <w:proofErr w:type="spellEnd"/>
              <w:r w:rsidRPr="00DB7447">
                <w:rPr>
                  <w:rFonts w:eastAsia="Times New Roman" w:cs="Times New Roman"/>
                  <w:color w:val="000000"/>
                  <w:sz w:val="26"/>
                  <w:szCs w:val="26"/>
                  <w:lang w:val="en-US"/>
                </w:rPr>
                <w:t xml:space="preserve"> Cao</w:t>
              </w:r>
            </w:ins>
          </w:p>
        </w:tc>
        <w:tc>
          <w:tcPr>
            <w:tcW w:w="1187" w:type="dxa"/>
            <w:noWrap/>
            <w:hideMark/>
            <w:tcPrChange w:id="2252" w:author="Vũ Đức Thông (VinSOC-ANBM-ANBMOT)" w:date="2026-04-20T09:14:00Z">
              <w:tcPr>
                <w:tcW w:w="1187" w:type="dxa"/>
                <w:gridSpan w:val="2"/>
                <w:tcBorders>
                  <w:top w:val="nil"/>
                  <w:left w:val="nil"/>
                  <w:bottom w:val="nil"/>
                  <w:right w:val="nil"/>
                </w:tcBorders>
                <w:shd w:val="clear" w:color="auto" w:fill="auto"/>
                <w:noWrap/>
                <w:vAlign w:val="center"/>
                <w:hideMark/>
              </w:tcPr>
            </w:tcPrChange>
          </w:tcPr>
          <w:p w14:paraId="67E73CD1" w14:textId="77777777" w:rsidR="00DB7447" w:rsidRPr="00DB7447" w:rsidRDefault="00DB7447" w:rsidP="00DB7447">
            <w:pPr>
              <w:spacing w:after="0" w:line="240" w:lineRule="auto"/>
              <w:rPr>
                <w:ins w:id="2253" w:author="Vũ Đức Thông (VinSOC-ANBM-ANBMOT)" w:date="2026-04-20T09:14:00Z"/>
                <w:rFonts w:eastAsia="Times New Roman" w:cs="Times New Roman"/>
                <w:color w:val="000000"/>
                <w:sz w:val="26"/>
                <w:szCs w:val="26"/>
                <w:lang w:val="en-US"/>
              </w:rPr>
            </w:pPr>
            <w:ins w:id="2254" w:author="Vũ Đức Thông (VinSOC-ANBM-ANBMOT)" w:date="2026-04-20T09:14:00Z">
              <w:r w:rsidRPr="00DB7447">
                <w:rPr>
                  <w:rFonts w:eastAsia="Times New Roman" w:cs="Times New Roman"/>
                  <w:color w:val="000000"/>
                  <w:sz w:val="26"/>
                  <w:szCs w:val="26"/>
                  <w:lang w:val="en-US"/>
                </w:rPr>
                <w:t>Cao</w:t>
              </w:r>
            </w:ins>
          </w:p>
        </w:tc>
        <w:tc>
          <w:tcPr>
            <w:tcW w:w="1516" w:type="dxa"/>
            <w:noWrap/>
            <w:hideMark/>
            <w:tcPrChange w:id="2255" w:author="Vũ Đức Thông (VinSOC-ANBM-ANBMOT)" w:date="2026-04-20T09:14:00Z">
              <w:tcPr>
                <w:tcW w:w="1516" w:type="dxa"/>
                <w:gridSpan w:val="2"/>
                <w:tcBorders>
                  <w:top w:val="nil"/>
                  <w:left w:val="nil"/>
                  <w:bottom w:val="nil"/>
                  <w:right w:val="nil"/>
                </w:tcBorders>
                <w:shd w:val="clear" w:color="auto" w:fill="auto"/>
                <w:noWrap/>
                <w:vAlign w:val="center"/>
                <w:hideMark/>
              </w:tcPr>
            </w:tcPrChange>
          </w:tcPr>
          <w:p w14:paraId="2D151464" w14:textId="77777777" w:rsidR="00DB7447" w:rsidRPr="00DB7447" w:rsidRDefault="00DB7447" w:rsidP="00DB7447">
            <w:pPr>
              <w:spacing w:after="0" w:line="240" w:lineRule="auto"/>
              <w:rPr>
                <w:ins w:id="2256" w:author="Vũ Đức Thông (VinSOC-ANBM-ANBMOT)" w:date="2026-04-20T09:14:00Z"/>
                <w:rFonts w:eastAsia="Times New Roman" w:cs="Times New Roman"/>
                <w:color w:val="000000"/>
                <w:sz w:val="26"/>
                <w:szCs w:val="26"/>
                <w:lang w:val="en-US"/>
              </w:rPr>
            </w:pPr>
            <w:proofErr w:type="spellStart"/>
            <w:ins w:id="2257" w:author="Vũ Đức Thông (VinSOC-ANBM-ANBMOT)" w:date="2026-04-20T09:14:00Z">
              <w:r w:rsidRPr="00DB7447">
                <w:rPr>
                  <w:rFonts w:eastAsia="Times New Roman" w:cs="Times New Roman"/>
                  <w:color w:val="000000"/>
                  <w:sz w:val="26"/>
                  <w:szCs w:val="26"/>
                  <w:lang w:val="en-US"/>
                </w:rPr>
                <w:t>Rất</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Thấp</w:t>
              </w:r>
              <w:proofErr w:type="spellEnd"/>
            </w:ins>
          </w:p>
        </w:tc>
        <w:tc>
          <w:tcPr>
            <w:tcW w:w="1106" w:type="dxa"/>
            <w:noWrap/>
            <w:hideMark/>
            <w:tcPrChange w:id="2258" w:author="Vũ Đức Thông (VinSOC-ANBM-ANBMOT)" w:date="2026-04-20T09:14:00Z">
              <w:tcPr>
                <w:tcW w:w="1106" w:type="dxa"/>
                <w:gridSpan w:val="2"/>
                <w:tcBorders>
                  <w:top w:val="nil"/>
                  <w:left w:val="nil"/>
                  <w:bottom w:val="nil"/>
                  <w:right w:val="nil"/>
                </w:tcBorders>
                <w:shd w:val="clear" w:color="auto" w:fill="auto"/>
                <w:noWrap/>
                <w:vAlign w:val="center"/>
                <w:hideMark/>
              </w:tcPr>
            </w:tcPrChange>
          </w:tcPr>
          <w:p w14:paraId="1CBBFA7A" w14:textId="77777777" w:rsidR="00DB7447" w:rsidRPr="00DB7447" w:rsidRDefault="00DB7447" w:rsidP="00DB7447">
            <w:pPr>
              <w:spacing w:after="0" w:line="240" w:lineRule="auto"/>
              <w:rPr>
                <w:ins w:id="2259" w:author="Vũ Đức Thông (VinSOC-ANBM-ANBMOT)" w:date="2026-04-20T09:14:00Z"/>
                <w:rFonts w:eastAsia="Times New Roman" w:cs="Times New Roman"/>
                <w:color w:val="000000"/>
                <w:sz w:val="26"/>
                <w:szCs w:val="26"/>
                <w:lang w:val="en-US"/>
              </w:rPr>
            </w:pPr>
            <w:proofErr w:type="spellStart"/>
            <w:ins w:id="2260" w:author="Vũ Đức Thông (VinSOC-ANBM-ANBMOT)" w:date="2026-04-20T09:14:00Z">
              <w:r w:rsidRPr="00DB7447">
                <w:rPr>
                  <w:rFonts w:eastAsia="Times New Roman" w:cs="Times New Roman"/>
                  <w:color w:val="000000"/>
                  <w:sz w:val="26"/>
                  <w:szCs w:val="26"/>
                  <w:lang w:val="en-US"/>
                </w:rPr>
                <w:t>Trung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bình</w:t>
              </w:r>
              <w:proofErr w:type="spellEnd"/>
            </w:ins>
          </w:p>
        </w:tc>
        <w:tc>
          <w:tcPr>
            <w:tcW w:w="1942" w:type="dxa"/>
            <w:noWrap/>
            <w:hideMark/>
            <w:tcPrChange w:id="2261" w:author="Vũ Đức Thông (VinSOC-ANBM-ANBMOT)" w:date="2026-04-20T09:14:00Z">
              <w:tcPr>
                <w:tcW w:w="1942" w:type="dxa"/>
                <w:gridSpan w:val="2"/>
                <w:tcBorders>
                  <w:top w:val="nil"/>
                  <w:left w:val="nil"/>
                  <w:bottom w:val="nil"/>
                  <w:right w:val="nil"/>
                </w:tcBorders>
                <w:shd w:val="clear" w:color="auto" w:fill="auto"/>
                <w:noWrap/>
                <w:vAlign w:val="center"/>
                <w:hideMark/>
              </w:tcPr>
            </w:tcPrChange>
          </w:tcPr>
          <w:p w14:paraId="7284CBFF" w14:textId="77777777" w:rsidR="00DB7447" w:rsidRPr="00DB7447" w:rsidRDefault="00DB7447" w:rsidP="00DB7447">
            <w:pPr>
              <w:spacing w:after="0" w:line="240" w:lineRule="auto"/>
              <w:rPr>
                <w:ins w:id="2262" w:author="Vũ Đức Thông (VinSOC-ANBM-ANBMOT)" w:date="2026-04-20T09:14:00Z"/>
                <w:rFonts w:eastAsia="Times New Roman" w:cs="Times New Roman"/>
                <w:color w:val="000000"/>
                <w:sz w:val="26"/>
                <w:szCs w:val="26"/>
                <w:lang w:val="en-US"/>
              </w:rPr>
            </w:pPr>
            <w:proofErr w:type="spellStart"/>
            <w:ins w:id="2263" w:author="Vũ Đức Thông (VinSOC-ANBM-ANBMOT)" w:date="2026-04-20T09:14:00Z">
              <w:r w:rsidRPr="00DB7447">
                <w:rPr>
                  <w:rFonts w:eastAsia="Times New Roman" w:cs="Times New Roman"/>
                  <w:color w:val="000000"/>
                  <w:sz w:val="26"/>
                  <w:szCs w:val="26"/>
                  <w:lang w:val="en-US"/>
                </w:rPr>
                <w:t>Thấp</w:t>
              </w:r>
              <w:proofErr w:type="spellEnd"/>
            </w:ins>
          </w:p>
        </w:tc>
      </w:tr>
      <w:tr w:rsidR="00DB7447" w:rsidRPr="00DB7447" w14:paraId="0CEB22C9" w14:textId="77777777" w:rsidTr="00DB7447">
        <w:tblPrEx>
          <w:tblW w:w="9360" w:type="dxa"/>
          <w:tblPrExChange w:id="2264" w:author="Vũ Đức Thông (VinSOC-ANBM-ANBMOT)" w:date="2026-04-20T09:14:00Z">
            <w:tblPrEx>
              <w:tblW w:w="9360" w:type="dxa"/>
            </w:tblPrEx>
          </w:tblPrExChange>
        </w:tblPrEx>
        <w:trPr>
          <w:trHeight w:val="1980"/>
          <w:ins w:id="2265" w:author="Vũ Đức Thông (VinSOC-ANBM-ANBMOT)" w:date="2026-04-20T09:14:00Z"/>
          <w:trPrChange w:id="2266" w:author="Vũ Đức Thông (VinSOC-ANBM-ANBMOT)" w:date="2026-04-20T09:14:00Z">
            <w:trPr>
              <w:trHeight w:val="1980"/>
            </w:trPr>
          </w:trPrChange>
        </w:trPr>
        <w:tc>
          <w:tcPr>
            <w:tcW w:w="868" w:type="dxa"/>
            <w:noWrap/>
            <w:hideMark/>
            <w:tcPrChange w:id="2267" w:author="Vũ Đức Thông (VinSOC-ANBM-ANBMOT)" w:date="2026-04-20T09:14:00Z">
              <w:tcPr>
                <w:tcW w:w="868" w:type="dxa"/>
                <w:gridSpan w:val="2"/>
                <w:tcBorders>
                  <w:top w:val="nil"/>
                  <w:left w:val="nil"/>
                  <w:bottom w:val="nil"/>
                  <w:right w:val="nil"/>
                </w:tcBorders>
                <w:shd w:val="clear" w:color="auto" w:fill="auto"/>
                <w:noWrap/>
                <w:vAlign w:val="center"/>
                <w:hideMark/>
              </w:tcPr>
            </w:tcPrChange>
          </w:tcPr>
          <w:p w14:paraId="7CA3D0D1" w14:textId="77777777" w:rsidR="00DB7447" w:rsidRPr="00DB7447" w:rsidRDefault="00DB7447" w:rsidP="00DB7447">
            <w:pPr>
              <w:spacing w:after="0" w:line="240" w:lineRule="auto"/>
              <w:rPr>
                <w:ins w:id="2268" w:author="Vũ Đức Thông (VinSOC-ANBM-ANBMOT)" w:date="2026-04-20T09:14:00Z"/>
                <w:rFonts w:eastAsia="Times New Roman" w:cs="Times New Roman"/>
                <w:color w:val="000000"/>
                <w:sz w:val="26"/>
                <w:szCs w:val="26"/>
                <w:lang w:val="en-US"/>
              </w:rPr>
            </w:pPr>
            <w:proofErr w:type="spellStart"/>
            <w:ins w:id="2269" w:author="Vũ Đức Thông (VinSOC-ANBM-ANBMOT)" w:date="2026-04-20T09:14:00Z">
              <w:r w:rsidRPr="00DB7447">
                <w:rPr>
                  <w:rFonts w:eastAsia="Times New Roman" w:cs="Times New Roman"/>
                  <w:color w:val="000000"/>
                  <w:sz w:val="26"/>
                  <w:szCs w:val="26"/>
                </w:rPr>
                <w:t>Bảo</w:t>
              </w:r>
              <w:proofErr w:type="spellEnd"/>
              <w:r w:rsidRPr="00DB7447">
                <w:rPr>
                  <w:rFonts w:eastAsia="Times New Roman" w:cs="Times New Roman"/>
                  <w:color w:val="000000"/>
                  <w:sz w:val="26"/>
                  <w:szCs w:val="26"/>
                </w:rPr>
                <w:t xml:space="preserve"> </w:t>
              </w:r>
              <w:proofErr w:type="spellStart"/>
              <w:r w:rsidRPr="00DB7447">
                <w:rPr>
                  <w:rFonts w:eastAsia="Times New Roman" w:cs="Times New Roman"/>
                  <w:color w:val="000000"/>
                  <w:sz w:val="26"/>
                  <w:szCs w:val="26"/>
                </w:rPr>
                <w:t>mật</w:t>
              </w:r>
              <w:proofErr w:type="spellEnd"/>
            </w:ins>
          </w:p>
        </w:tc>
        <w:tc>
          <w:tcPr>
            <w:tcW w:w="1183" w:type="dxa"/>
            <w:noWrap/>
            <w:hideMark/>
            <w:tcPrChange w:id="2270" w:author="Vũ Đức Thông (VinSOC-ANBM-ANBMOT)" w:date="2026-04-20T09:14:00Z">
              <w:tcPr>
                <w:tcW w:w="1183" w:type="dxa"/>
                <w:gridSpan w:val="2"/>
                <w:tcBorders>
                  <w:top w:val="nil"/>
                  <w:left w:val="nil"/>
                  <w:bottom w:val="nil"/>
                  <w:right w:val="nil"/>
                </w:tcBorders>
                <w:shd w:val="clear" w:color="auto" w:fill="auto"/>
                <w:noWrap/>
                <w:vAlign w:val="center"/>
                <w:hideMark/>
              </w:tcPr>
            </w:tcPrChange>
          </w:tcPr>
          <w:p w14:paraId="338EDB89" w14:textId="77777777" w:rsidR="00DB7447" w:rsidRPr="00DB7447" w:rsidRDefault="00DB7447" w:rsidP="00DB7447">
            <w:pPr>
              <w:spacing w:after="0" w:line="240" w:lineRule="auto"/>
              <w:rPr>
                <w:ins w:id="2271" w:author="Vũ Đức Thông (VinSOC-ANBM-ANBMOT)" w:date="2026-04-20T09:14:00Z"/>
                <w:rFonts w:eastAsia="Times New Roman" w:cs="Times New Roman"/>
                <w:color w:val="000000"/>
                <w:sz w:val="26"/>
                <w:szCs w:val="26"/>
                <w:lang w:val="en-US"/>
              </w:rPr>
            </w:pPr>
            <w:proofErr w:type="spellStart"/>
            <w:ins w:id="2272" w:author="Vũ Đức Thông (VinSOC-ANBM-ANBMOT)" w:date="2026-04-20T09:14:00Z">
              <w:r w:rsidRPr="00DB7447">
                <w:rPr>
                  <w:rFonts w:eastAsia="Times New Roman" w:cs="Times New Roman"/>
                  <w:color w:val="000000"/>
                  <w:sz w:val="26"/>
                  <w:szCs w:val="26"/>
                  <w:lang w:val="en-US"/>
                </w:rPr>
                <w:t>Thấp</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Dùng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chung</w:t>
              </w:r>
              <w:proofErr w:type="spellEnd"/>
              <w:r w:rsidRPr="00DB7447">
                <w:rPr>
                  <w:rFonts w:eastAsia="Times New Roman" w:cs="Times New Roman"/>
                  <w:color w:val="000000"/>
                  <w:sz w:val="26"/>
                  <w:szCs w:val="26"/>
                  <w:lang w:val="en-US"/>
                </w:rPr>
                <w:t>)</w:t>
              </w:r>
            </w:ins>
          </w:p>
        </w:tc>
        <w:tc>
          <w:tcPr>
            <w:tcW w:w="1558" w:type="dxa"/>
            <w:noWrap/>
            <w:hideMark/>
            <w:tcPrChange w:id="2273" w:author="Vũ Đức Thông (VinSOC-ANBM-ANBMOT)" w:date="2026-04-20T09:14:00Z">
              <w:tcPr>
                <w:tcW w:w="1558" w:type="dxa"/>
                <w:gridSpan w:val="2"/>
                <w:tcBorders>
                  <w:top w:val="nil"/>
                  <w:left w:val="nil"/>
                  <w:bottom w:val="nil"/>
                  <w:right w:val="nil"/>
                </w:tcBorders>
                <w:shd w:val="clear" w:color="auto" w:fill="auto"/>
                <w:noWrap/>
                <w:vAlign w:val="center"/>
                <w:hideMark/>
              </w:tcPr>
            </w:tcPrChange>
          </w:tcPr>
          <w:p w14:paraId="0A88E91F" w14:textId="77777777" w:rsidR="00DB7447" w:rsidRPr="00DB7447" w:rsidRDefault="00DB7447" w:rsidP="00DB7447">
            <w:pPr>
              <w:spacing w:after="0" w:line="240" w:lineRule="auto"/>
              <w:rPr>
                <w:ins w:id="2274" w:author="Vũ Đức Thông (VinSOC-ANBM-ANBMOT)" w:date="2026-04-20T09:14:00Z"/>
                <w:rFonts w:eastAsia="Times New Roman" w:cs="Times New Roman"/>
                <w:color w:val="000000"/>
                <w:sz w:val="26"/>
                <w:szCs w:val="26"/>
                <w:lang w:val="en-US"/>
              </w:rPr>
            </w:pPr>
            <w:proofErr w:type="spellStart"/>
            <w:ins w:id="2275" w:author="Vũ Đức Thông (VinSOC-ANBM-ANBMOT)" w:date="2026-04-20T09:14:00Z">
              <w:r w:rsidRPr="00DB7447">
                <w:rPr>
                  <w:rFonts w:eastAsia="Times New Roman" w:cs="Times New Roman"/>
                  <w:color w:val="000000"/>
                  <w:sz w:val="26"/>
                  <w:szCs w:val="26"/>
                  <w:lang w:val="en-US"/>
                </w:rPr>
                <w:t>Rất</w:t>
              </w:r>
              <w:proofErr w:type="spellEnd"/>
              <w:r w:rsidRPr="00DB7447">
                <w:rPr>
                  <w:rFonts w:eastAsia="Times New Roman" w:cs="Times New Roman"/>
                  <w:color w:val="000000"/>
                  <w:sz w:val="26"/>
                  <w:szCs w:val="26"/>
                  <w:lang w:val="en-US"/>
                </w:rPr>
                <w:t xml:space="preserve"> Cao</w:t>
              </w:r>
            </w:ins>
          </w:p>
        </w:tc>
        <w:tc>
          <w:tcPr>
            <w:tcW w:w="1187" w:type="dxa"/>
            <w:noWrap/>
            <w:hideMark/>
            <w:tcPrChange w:id="2276" w:author="Vũ Đức Thông (VinSOC-ANBM-ANBMOT)" w:date="2026-04-20T09:14:00Z">
              <w:tcPr>
                <w:tcW w:w="1187" w:type="dxa"/>
                <w:gridSpan w:val="2"/>
                <w:tcBorders>
                  <w:top w:val="nil"/>
                  <w:left w:val="nil"/>
                  <w:bottom w:val="nil"/>
                  <w:right w:val="nil"/>
                </w:tcBorders>
                <w:shd w:val="clear" w:color="auto" w:fill="auto"/>
                <w:noWrap/>
                <w:vAlign w:val="center"/>
                <w:hideMark/>
              </w:tcPr>
            </w:tcPrChange>
          </w:tcPr>
          <w:p w14:paraId="4163EF47" w14:textId="77777777" w:rsidR="00DB7447" w:rsidRPr="00DB7447" w:rsidRDefault="00DB7447" w:rsidP="00DB7447">
            <w:pPr>
              <w:spacing w:after="0" w:line="240" w:lineRule="auto"/>
              <w:rPr>
                <w:ins w:id="2277" w:author="Vũ Đức Thông (VinSOC-ANBM-ANBMOT)" w:date="2026-04-20T09:14:00Z"/>
                <w:rFonts w:eastAsia="Times New Roman" w:cs="Times New Roman"/>
                <w:color w:val="000000"/>
                <w:sz w:val="26"/>
                <w:szCs w:val="26"/>
                <w:lang w:val="en-US"/>
              </w:rPr>
            </w:pPr>
            <w:ins w:id="2278" w:author="Vũ Đức Thông (VinSOC-ANBM-ANBMOT)" w:date="2026-04-20T09:14:00Z">
              <w:r w:rsidRPr="00DB7447">
                <w:rPr>
                  <w:rFonts w:eastAsia="Times New Roman" w:cs="Times New Roman"/>
                  <w:color w:val="000000"/>
                  <w:sz w:val="26"/>
                  <w:szCs w:val="26"/>
                  <w:lang w:val="en-US"/>
                </w:rPr>
                <w:t>Cao (</w:t>
              </w:r>
              <w:proofErr w:type="spellStart"/>
              <w:r w:rsidRPr="00DB7447">
                <w:rPr>
                  <w:rFonts w:eastAsia="Times New Roman" w:cs="Times New Roman"/>
                  <w:color w:val="000000"/>
                  <w:sz w:val="26"/>
                  <w:szCs w:val="26"/>
                  <w:lang w:val="en-US"/>
                </w:rPr>
                <w:t>Khó</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nghe</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lén</w:t>
              </w:r>
              <w:proofErr w:type="spellEnd"/>
              <w:r w:rsidRPr="00DB7447">
                <w:rPr>
                  <w:rFonts w:eastAsia="Times New Roman" w:cs="Times New Roman"/>
                  <w:color w:val="000000"/>
                  <w:sz w:val="26"/>
                  <w:szCs w:val="26"/>
                  <w:lang w:val="en-US"/>
                </w:rPr>
                <w:t>)</w:t>
              </w:r>
            </w:ins>
          </w:p>
        </w:tc>
        <w:tc>
          <w:tcPr>
            <w:tcW w:w="1516" w:type="dxa"/>
            <w:noWrap/>
            <w:hideMark/>
            <w:tcPrChange w:id="2279" w:author="Vũ Đức Thông (VinSOC-ANBM-ANBMOT)" w:date="2026-04-20T09:14:00Z">
              <w:tcPr>
                <w:tcW w:w="1516" w:type="dxa"/>
                <w:gridSpan w:val="2"/>
                <w:tcBorders>
                  <w:top w:val="nil"/>
                  <w:left w:val="nil"/>
                  <w:bottom w:val="nil"/>
                  <w:right w:val="nil"/>
                </w:tcBorders>
                <w:shd w:val="clear" w:color="auto" w:fill="auto"/>
                <w:noWrap/>
                <w:vAlign w:val="center"/>
                <w:hideMark/>
              </w:tcPr>
            </w:tcPrChange>
          </w:tcPr>
          <w:p w14:paraId="31DF464B" w14:textId="77777777" w:rsidR="00DB7447" w:rsidRPr="00DB7447" w:rsidRDefault="00DB7447" w:rsidP="00DB7447">
            <w:pPr>
              <w:spacing w:after="0" w:line="240" w:lineRule="auto"/>
              <w:rPr>
                <w:ins w:id="2280" w:author="Vũ Đức Thông (VinSOC-ANBM-ANBMOT)" w:date="2026-04-20T09:14:00Z"/>
                <w:rFonts w:eastAsia="Times New Roman" w:cs="Times New Roman"/>
                <w:color w:val="000000"/>
                <w:sz w:val="26"/>
                <w:szCs w:val="26"/>
                <w:lang w:val="en-US"/>
              </w:rPr>
            </w:pPr>
            <w:proofErr w:type="spellStart"/>
            <w:ins w:id="2281" w:author="Vũ Đức Thông (VinSOC-ANBM-ANBMOT)" w:date="2026-04-20T09:14:00Z">
              <w:r w:rsidRPr="00DB7447">
                <w:rPr>
                  <w:rFonts w:eastAsia="Times New Roman" w:cs="Times New Roman"/>
                  <w:color w:val="000000"/>
                  <w:sz w:val="26"/>
                  <w:szCs w:val="26"/>
                  <w:lang w:val="en-US"/>
                </w:rPr>
                <w:t>Trung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bình</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Cần</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mã</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hóa</w:t>
              </w:r>
              <w:proofErr w:type="spellEnd"/>
              <w:r w:rsidRPr="00DB7447">
                <w:rPr>
                  <w:rFonts w:eastAsia="Times New Roman" w:cs="Times New Roman"/>
                  <w:color w:val="000000"/>
                  <w:sz w:val="26"/>
                  <w:szCs w:val="26"/>
                  <w:lang w:val="en-US"/>
                </w:rPr>
                <w:t>)</w:t>
              </w:r>
            </w:ins>
          </w:p>
        </w:tc>
        <w:tc>
          <w:tcPr>
            <w:tcW w:w="1106" w:type="dxa"/>
            <w:noWrap/>
            <w:hideMark/>
            <w:tcPrChange w:id="2282" w:author="Vũ Đức Thông (VinSOC-ANBM-ANBMOT)" w:date="2026-04-20T09:14:00Z">
              <w:tcPr>
                <w:tcW w:w="1106" w:type="dxa"/>
                <w:gridSpan w:val="2"/>
                <w:tcBorders>
                  <w:top w:val="nil"/>
                  <w:left w:val="nil"/>
                  <w:bottom w:val="nil"/>
                  <w:right w:val="nil"/>
                </w:tcBorders>
                <w:shd w:val="clear" w:color="auto" w:fill="auto"/>
                <w:noWrap/>
                <w:vAlign w:val="center"/>
                <w:hideMark/>
              </w:tcPr>
            </w:tcPrChange>
          </w:tcPr>
          <w:p w14:paraId="5D987A5E" w14:textId="77777777" w:rsidR="00DB7447" w:rsidRPr="00DB7447" w:rsidRDefault="00DB7447" w:rsidP="00DB7447">
            <w:pPr>
              <w:spacing w:after="0" w:line="240" w:lineRule="auto"/>
              <w:rPr>
                <w:ins w:id="2283" w:author="Vũ Đức Thông (VinSOC-ANBM-ANBMOT)" w:date="2026-04-20T09:14:00Z"/>
                <w:rFonts w:eastAsia="Times New Roman" w:cs="Times New Roman"/>
                <w:color w:val="000000"/>
                <w:sz w:val="26"/>
                <w:szCs w:val="26"/>
                <w:lang w:val="en-US"/>
              </w:rPr>
            </w:pPr>
            <w:proofErr w:type="spellStart"/>
            <w:ins w:id="2284" w:author="Vũ Đức Thông (VinSOC-ANBM-ANBMOT)" w:date="2026-04-20T09:14:00Z">
              <w:r w:rsidRPr="00DB7447">
                <w:rPr>
                  <w:rFonts w:eastAsia="Times New Roman" w:cs="Times New Roman"/>
                  <w:color w:val="000000"/>
                  <w:sz w:val="26"/>
                  <w:szCs w:val="26"/>
                  <w:lang w:val="en-US"/>
                </w:rPr>
                <w:t>Trung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bình</w:t>
              </w:r>
              <w:proofErr w:type="spellEnd"/>
            </w:ins>
          </w:p>
        </w:tc>
        <w:tc>
          <w:tcPr>
            <w:tcW w:w="1942" w:type="dxa"/>
            <w:noWrap/>
            <w:hideMark/>
            <w:tcPrChange w:id="2285" w:author="Vũ Đức Thông (VinSOC-ANBM-ANBMOT)" w:date="2026-04-20T09:14:00Z">
              <w:tcPr>
                <w:tcW w:w="1942" w:type="dxa"/>
                <w:gridSpan w:val="2"/>
                <w:tcBorders>
                  <w:top w:val="nil"/>
                  <w:left w:val="nil"/>
                  <w:bottom w:val="nil"/>
                  <w:right w:val="nil"/>
                </w:tcBorders>
                <w:shd w:val="clear" w:color="auto" w:fill="auto"/>
                <w:noWrap/>
                <w:vAlign w:val="center"/>
                <w:hideMark/>
              </w:tcPr>
            </w:tcPrChange>
          </w:tcPr>
          <w:p w14:paraId="3D9B6128" w14:textId="77777777" w:rsidR="00DB7447" w:rsidRPr="00DB7447" w:rsidRDefault="00DB7447" w:rsidP="00DB7447">
            <w:pPr>
              <w:spacing w:after="0" w:line="240" w:lineRule="auto"/>
              <w:rPr>
                <w:ins w:id="2286" w:author="Vũ Đức Thông (VinSOC-ANBM-ANBMOT)" w:date="2026-04-20T09:14:00Z"/>
                <w:rFonts w:eastAsia="Times New Roman" w:cs="Times New Roman"/>
                <w:color w:val="000000"/>
                <w:sz w:val="26"/>
                <w:szCs w:val="26"/>
                <w:lang w:val="en-US"/>
              </w:rPr>
            </w:pPr>
            <w:proofErr w:type="spellStart"/>
            <w:ins w:id="2287" w:author="Vũ Đức Thông (VinSOC-ANBM-ANBMOT)" w:date="2026-04-20T09:14:00Z">
              <w:r w:rsidRPr="00DB7447">
                <w:rPr>
                  <w:rFonts w:eastAsia="Times New Roman" w:cs="Times New Roman"/>
                  <w:color w:val="000000"/>
                  <w:sz w:val="26"/>
                  <w:szCs w:val="26"/>
                  <w:lang w:val="en-US"/>
                </w:rPr>
                <w:t>Trung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bình</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Lệ</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thuộc</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nhà</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mạng</w:t>
              </w:r>
              <w:proofErr w:type="spellEnd"/>
              <w:r w:rsidRPr="00DB7447">
                <w:rPr>
                  <w:rFonts w:eastAsia="Times New Roman" w:cs="Times New Roman"/>
                  <w:color w:val="000000"/>
                  <w:sz w:val="26"/>
                  <w:szCs w:val="26"/>
                  <w:lang w:val="en-US"/>
                </w:rPr>
                <w:t>)</w:t>
              </w:r>
            </w:ins>
          </w:p>
        </w:tc>
      </w:tr>
      <w:tr w:rsidR="00DB7447" w:rsidRPr="00DB7447" w14:paraId="6687E259" w14:textId="77777777" w:rsidTr="00DB7447">
        <w:tblPrEx>
          <w:tblW w:w="9360" w:type="dxa"/>
          <w:tblPrExChange w:id="2288" w:author="Vũ Đức Thông (VinSOC-ANBM-ANBMOT)" w:date="2026-04-20T09:14:00Z">
            <w:tblPrEx>
              <w:tblW w:w="9360" w:type="dxa"/>
            </w:tblPrEx>
          </w:tblPrExChange>
        </w:tblPrEx>
        <w:trPr>
          <w:trHeight w:val="990"/>
          <w:ins w:id="2289" w:author="Vũ Đức Thông (VinSOC-ANBM-ANBMOT)" w:date="2026-04-20T09:14:00Z"/>
          <w:trPrChange w:id="2290" w:author="Vũ Đức Thông (VinSOC-ANBM-ANBMOT)" w:date="2026-04-20T09:14:00Z">
            <w:trPr>
              <w:trHeight w:val="990"/>
            </w:trPr>
          </w:trPrChange>
        </w:trPr>
        <w:tc>
          <w:tcPr>
            <w:tcW w:w="868" w:type="dxa"/>
            <w:noWrap/>
            <w:hideMark/>
            <w:tcPrChange w:id="2291" w:author="Vũ Đức Thông (VinSOC-ANBM-ANBMOT)" w:date="2026-04-20T09:14:00Z">
              <w:tcPr>
                <w:tcW w:w="868" w:type="dxa"/>
                <w:gridSpan w:val="2"/>
                <w:tcBorders>
                  <w:top w:val="nil"/>
                  <w:left w:val="nil"/>
                  <w:bottom w:val="nil"/>
                  <w:right w:val="nil"/>
                </w:tcBorders>
                <w:shd w:val="clear" w:color="auto" w:fill="auto"/>
                <w:noWrap/>
                <w:vAlign w:val="center"/>
                <w:hideMark/>
              </w:tcPr>
            </w:tcPrChange>
          </w:tcPr>
          <w:p w14:paraId="33A23809" w14:textId="77777777" w:rsidR="00DB7447" w:rsidRPr="00DB7447" w:rsidRDefault="00DB7447" w:rsidP="00DB7447">
            <w:pPr>
              <w:spacing w:after="0" w:line="240" w:lineRule="auto"/>
              <w:rPr>
                <w:ins w:id="2292" w:author="Vũ Đức Thông (VinSOC-ANBM-ANBMOT)" w:date="2026-04-20T09:14:00Z"/>
                <w:rFonts w:eastAsia="Times New Roman" w:cs="Times New Roman"/>
                <w:color w:val="000000"/>
                <w:sz w:val="26"/>
                <w:szCs w:val="26"/>
                <w:lang w:val="en-US"/>
              </w:rPr>
            </w:pPr>
            <w:proofErr w:type="spellStart"/>
            <w:ins w:id="2293" w:author="Vũ Đức Thông (VinSOC-ANBM-ANBMOT)" w:date="2026-04-20T09:14:00Z">
              <w:r w:rsidRPr="00DB7447">
                <w:rPr>
                  <w:rFonts w:eastAsia="Times New Roman" w:cs="Times New Roman"/>
                  <w:color w:val="000000"/>
                  <w:sz w:val="26"/>
                  <w:szCs w:val="26"/>
                </w:rPr>
                <w:t>Tốc</w:t>
              </w:r>
              <w:proofErr w:type="spellEnd"/>
              <w:r w:rsidRPr="00DB7447">
                <w:rPr>
                  <w:rFonts w:eastAsia="Times New Roman" w:cs="Times New Roman"/>
                  <w:color w:val="000000"/>
                  <w:sz w:val="26"/>
                  <w:szCs w:val="26"/>
                </w:rPr>
                <w:t xml:space="preserve"> </w:t>
              </w:r>
              <w:proofErr w:type="spellStart"/>
              <w:r w:rsidRPr="00DB7447">
                <w:rPr>
                  <w:rFonts w:eastAsia="Times New Roman" w:cs="Times New Roman"/>
                  <w:color w:val="000000"/>
                  <w:sz w:val="26"/>
                  <w:szCs w:val="26"/>
                </w:rPr>
                <w:t>độ</w:t>
              </w:r>
              <w:proofErr w:type="spellEnd"/>
            </w:ins>
          </w:p>
        </w:tc>
        <w:tc>
          <w:tcPr>
            <w:tcW w:w="1183" w:type="dxa"/>
            <w:noWrap/>
            <w:hideMark/>
            <w:tcPrChange w:id="2294" w:author="Vũ Đức Thông (VinSOC-ANBM-ANBMOT)" w:date="2026-04-20T09:14:00Z">
              <w:tcPr>
                <w:tcW w:w="1183" w:type="dxa"/>
                <w:gridSpan w:val="2"/>
                <w:tcBorders>
                  <w:top w:val="nil"/>
                  <w:left w:val="nil"/>
                  <w:bottom w:val="nil"/>
                  <w:right w:val="nil"/>
                </w:tcBorders>
                <w:shd w:val="clear" w:color="auto" w:fill="auto"/>
                <w:noWrap/>
                <w:vAlign w:val="center"/>
                <w:hideMark/>
              </w:tcPr>
            </w:tcPrChange>
          </w:tcPr>
          <w:p w14:paraId="714C81E4" w14:textId="77777777" w:rsidR="00DB7447" w:rsidRPr="00DB7447" w:rsidRDefault="00DB7447" w:rsidP="00DB7447">
            <w:pPr>
              <w:spacing w:after="0" w:line="240" w:lineRule="auto"/>
              <w:rPr>
                <w:ins w:id="2295" w:author="Vũ Đức Thông (VinSOC-ANBM-ANBMOT)" w:date="2026-04-20T09:14:00Z"/>
                <w:rFonts w:eastAsia="Times New Roman" w:cs="Times New Roman"/>
                <w:color w:val="000000"/>
                <w:sz w:val="26"/>
                <w:szCs w:val="26"/>
                <w:lang w:val="en-US"/>
              </w:rPr>
            </w:pPr>
            <w:proofErr w:type="spellStart"/>
            <w:ins w:id="2296" w:author="Vũ Đức Thông (VinSOC-ANBM-ANBMOT)" w:date="2026-04-20T09:14:00Z">
              <w:r w:rsidRPr="00DB7447">
                <w:rPr>
                  <w:rFonts w:eastAsia="Times New Roman" w:cs="Times New Roman"/>
                  <w:color w:val="000000"/>
                  <w:sz w:val="26"/>
                  <w:szCs w:val="26"/>
                  <w:lang w:val="en-US"/>
                </w:rPr>
                <w:t>Thấp</w:t>
              </w:r>
              <w:proofErr w:type="spellEnd"/>
              <w:r w:rsidRPr="00DB7447">
                <w:rPr>
                  <w:rFonts w:eastAsia="Times New Roman" w:cs="Times New Roman"/>
                  <w:color w:val="000000"/>
                  <w:sz w:val="26"/>
                  <w:szCs w:val="26"/>
                  <w:lang w:val="en-US"/>
                </w:rPr>
                <w:t xml:space="preserve"> - </w:t>
              </w:r>
              <w:proofErr w:type="spellStart"/>
              <w:r w:rsidRPr="00DB7447">
                <w:rPr>
                  <w:rFonts w:eastAsia="Times New Roman" w:cs="Times New Roman"/>
                  <w:color w:val="000000"/>
                  <w:sz w:val="26"/>
                  <w:szCs w:val="26"/>
                  <w:lang w:val="en-US"/>
                </w:rPr>
                <w:t>Trung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bình</w:t>
              </w:r>
              <w:proofErr w:type="spellEnd"/>
            </w:ins>
          </w:p>
        </w:tc>
        <w:tc>
          <w:tcPr>
            <w:tcW w:w="1558" w:type="dxa"/>
            <w:noWrap/>
            <w:hideMark/>
            <w:tcPrChange w:id="2297" w:author="Vũ Đức Thông (VinSOC-ANBM-ANBMOT)" w:date="2026-04-20T09:14:00Z">
              <w:tcPr>
                <w:tcW w:w="1558" w:type="dxa"/>
                <w:gridSpan w:val="2"/>
                <w:tcBorders>
                  <w:top w:val="nil"/>
                  <w:left w:val="nil"/>
                  <w:bottom w:val="nil"/>
                  <w:right w:val="nil"/>
                </w:tcBorders>
                <w:shd w:val="clear" w:color="auto" w:fill="auto"/>
                <w:noWrap/>
                <w:vAlign w:val="center"/>
                <w:hideMark/>
              </w:tcPr>
            </w:tcPrChange>
          </w:tcPr>
          <w:p w14:paraId="1F1FF2C1" w14:textId="77777777" w:rsidR="00DB7447" w:rsidRPr="00DB7447" w:rsidRDefault="00DB7447" w:rsidP="00DB7447">
            <w:pPr>
              <w:spacing w:after="0" w:line="240" w:lineRule="auto"/>
              <w:rPr>
                <w:ins w:id="2298" w:author="Vũ Đức Thông (VinSOC-ANBM-ANBMOT)" w:date="2026-04-20T09:14:00Z"/>
                <w:rFonts w:eastAsia="Times New Roman" w:cs="Times New Roman"/>
                <w:color w:val="000000"/>
                <w:sz w:val="26"/>
                <w:szCs w:val="26"/>
                <w:lang w:val="en-US"/>
              </w:rPr>
            </w:pPr>
            <w:ins w:id="2299" w:author="Vũ Đức Thông (VinSOC-ANBM-ANBMOT)" w:date="2026-04-20T09:14:00Z">
              <w:r w:rsidRPr="00DB7447">
                <w:rPr>
                  <w:rFonts w:eastAsia="Times New Roman" w:cs="Times New Roman"/>
                  <w:color w:val="000000"/>
                  <w:sz w:val="26"/>
                  <w:szCs w:val="26"/>
                  <w:lang w:val="en-US"/>
                </w:rPr>
                <w:t>Cao</w:t>
              </w:r>
            </w:ins>
          </w:p>
        </w:tc>
        <w:tc>
          <w:tcPr>
            <w:tcW w:w="1187" w:type="dxa"/>
            <w:noWrap/>
            <w:hideMark/>
            <w:tcPrChange w:id="2300" w:author="Vũ Đức Thông (VinSOC-ANBM-ANBMOT)" w:date="2026-04-20T09:14:00Z">
              <w:tcPr>
                <w:tcW w:w="1187" w:type="dxa"/>
                <w:gridSpan w:val="2"/>
                <w:tcBorders>
                  <w:top w:val="nil"/>
                  <w:left w:val="nil"/>
                  <w:bottom w:val="nil"/>
                  <w:right w:val="nil"/>
                </w:tcBorders>
                <w:shd w:val="clear" w:color="auto" w:fill="auto"/>
                <w:noWrap/>
                <w:vAlign w:val="center"/>
                <w:hideMark/>
              </w:tcPr>
            </w:tcPrChange>
          </w:tcPr>
          <w:p w14:paraId="27B09162" w14:textId="77777777" w:rsidR="00DB7447" w:rsidRPr="00DB7447" w:rsidRDefault="00DB7447" w:rsidP="00DB7447">
            <w:pPr>
              <w:spacing w:after="0" w:line="240" w:lineRule="auto"/>
              <w:rPr>
                <w:ins w:id="2301" w:author="Vũ Đức Thông (VinSOC-ANBM-ANBMOT)" w:date="2026-04-20T09:14:00Z"/>
                <w:rFonts w:eastAsia="Times New Roman" w:cs="Times New Roman"/>
                <w:color w:val="000000"/>
                <w:sz w:val="26"/>
                <w:szCs w:val="26"/>
                <w:lang w:val="en-US"/>
              </w:rPr>
            </w:pPr>
            <w:proofErr w:type="spellStart"/>
            <w:ins w:id="2302" w:author="Vũ Đức Thông (VinSOC-ANBM-ANBMOT)" w:date="2026-04-20T09:14:00Z">
              <w:r w:rsidRPr="00DB7447">
                <w:rPr>
                  <w:rFonts w:eastAsia="Times New Roman" w:cs="Times New Roman"/>
                  <w:color w:val="000000"/>
                  <w:sz w:val="26"/>
                  <w:szCs w:val="26"/>
                  <w:lang w:val="en-US"/>
                </w:rPr>
                <w:t>Rất</w:t>
              </w:r>
              <w:proofErr w:type="spellEnd"/>
              <w:r w:rsidRPr="00DB7447">
                <w:rPr>
                  <w:rFonts w:eastAsia="Times New Roman" w:cs="Times New Roman"/>
                  <w:color w:val="000000"/>
                  <w:sz w:val="26"/>
                  <w:szCs w:val="26"/>
                  <w:lang w:val="en-US"/>
                </w:rPr>
                <w:t xml:space="preserve"> Cao</w:t>
              </w:r>
            </w:ins>
          </w:p>
        </w:tc>
        <w:tc>
          <w:tcPr>
            <w:tcW w:w="1516" w:type="dxa"/>
            <w:noWrap/>
            <w:hideMark/>
            <w:tcPrChange w:id="2303" w:author="Vũ Đức Thông (VinSOC-ANBM-ANBMOT)" w:date="2026-04-20T09:14:00Z">
              <w:tcPr>
                <w:tcW w:w="1516" w:type="dxa"/>
                <w:gridSpan w:val="2"/>
                <w:tcBorders>
                  <w:top w:val="nil"/>
                  <w:left w:val="nil"/>
                  <w:bottom w:val="nil"/>
                  <w:right w:val="nil"/>
                </w:tcBorders>
                <w:shd w:val="clear" w:color="auto" w:fill="auto"/>
                <w:noWrap/>
                <w:vAlign w:val="center"/>
                <w:hideMark/>
              </w:tcPr>
            </w:tcPrChange>
          </w:tcPr>
          <w:p w14:paraId="3BC62A14" w14:textId="77777777" w:rsidR="00DB7447" w:rsidRPr="00DB7447" w:rsidRDefault="00DB7447" w:rsidP="00DB7447">
            <w:pPr>
              <w:spacing w:after="0" w:line="240" w:lineRule="auto"/>
              <w:rPr>
                <w:ins w:id="2304" w:author="Vũ Đức Thông (VinSOC-ANBM-ANBMOT)" w:date="2026-04-20T09:14:00Z"/>
                <w:rFonts w:eastAsia="Times New Roman" w:cs="Times New Roman"/>
                <w:color w:val="000000"/>
                <w:sz w:val="26"/>
                <w:szCs w:val="26"/>
                <w:lang w:val="en-US"/>
              </w:rPr>
            </w:pPr>
            <w:ins w:id="2305" w:author="Vũ Đức Thông (VinSOC-ANBM-ANBMOT)" w:date="2026-04-20T09:14:00Z">
              <w:r w:rsidRPr="00DB7447">
                <w:rPr>
                  <w:rFonts w:eastAsia="Times New Roman" w:cs="Times New Roman"/>
                  <w:color w:val="000000"/>
                  <w:sz w:val="26"/>
                  <w:szCs w:val="26"/>
                  <w:lang w:val="en-US"/>
                </w:rPr>
                <w:t>Cao</w:t>
              </w:r>
            </w:ins>
          </w:p>
        </w:tc>
        <w:tc>
          <w:tcPr>
            <w:tcW w:w="1106" w:type="dxa"/>
            <w:noWrap/>
            <w:hideMark/>
            <w:tcPrChange w:id="2306" w:author="Vũ Đức Thông (VinSOC-ANBM-ANBMOT)" w:date="2026-04-20T09:14:00Z">
              <w:tcPr>
                <w:tcW w:w="1106" w:type="dxa"/>
                <w:gridSpan w:val="2"/>
                <w:tcBorders>
                  <w:top w:val="nil"/>
                  <w:left w:val="nil"/>
                  <w:bottom w:val="nil"/>
                  <w:right w:val="nil"/>
                </w:tcBorders>
                <w:shd w:val="clear" w:color="auto" w:fill="auto"/>
                <w:noWrap/>
                <w:vAlign w:val="center"/>
                <w:hideMark/>
              </w:tcPr>
            </w:tcPrChange>
          </w:tcPr>
          <w:p w14:paraId="3C491410" w14:textId="77777777" w:rsidR="00DB7447" w:rsidRPr="00DB7447" w:rsidRDefault="00DB7447" w:rsidP="00DB7447">
            <w:pPr>
              <w:spacing w:after="0" w:line="240" w:lineRule="auto"/>
              <w:rPr>
                <w:ins w:id="2307" w:author="Vũ Đức Thông (VinSOC-ANBM-ANBMOT)" w:date="2026-04-20T09:14:00Z"/>
                <w:rFonts w:eastAsia="Times New Roman" w:cs="Times New Roman"/>
                <w:color w:val="000000"/>
                <w:sz w:val="26"/>
                <w:szCs w:val="26"/>
                <w:lang w:val="en-US"/>
              </w:rPr>
            </w:pPr>
            <w:proofErr w:type="spellStart"/>
            <w:ins w:id="2308" w:author="Vũ Đức Thông (VinSOC-ANBM-ANBMOT)" w:date="2026-04-20T09:14:00Z">
              <w:r w:rsidRPr="00DB7447">
                <w:rPr>
                  <w:rFonts w:eastAsia="Times New Roman" w:cs="Times New Roman"/>
                  <w:color w:val="000000"/>
                  <w:sz w:val="26"/>
                  <w:szCs w:val="26"/>
                  <w:lang w:val="en-US"/>
                </w:rPr>
                <w:t>Thấp</w:t>
              </w:r>
              <w:proofErr w:type="spellEnd"/>
              <w:r w:rsidRPr="00DB7447">
                <w:rPr>
                  <w:rFonts w:eastAsia="Times New Roman" w:cs="Times New Roman"/>
                  <w:color w:val="000000"/>
                  <w:sz w:val="26"/>
                  <w:szCs w:val="26"/>
                  <w:lang w:val="en-US"/>
                </w:rPr>
                <w:t xml:space="preserve"> - </w:t>
              </w:r>
              <w:proofErr w:type="spellStart"/>
              <w:r w:rsidRPr="00DB7447">
                <w:rPr>
                  <w:rFonts w:eastAsia="Times New Roman" w:cs="Times New Roman"/>
                  <w:color w:val="000000"/>
                  <w:sz w:val="26"/>
                  <w:szCs w:val="26"/>
                  <w:lang w:val="en-US"/>
                </w:rPr>
                <w:t>Trung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bình</w:t>
              </w:r>
              <w:proofErr w:type="spellEnd"/>
            </w:ins>
          </w:p>
        </w:tc>
        <w:tc>
          <w:tcPr>
            <w:tcW w:w="1942" w:type="dxa"/>
            <w:noWrap/>
            <w:hideMark/>
            <w:tcPrChange w:id="2309" w:author="Vũ Đức Thông (VinSOC-ANBM-ANBMOT)" w:date="2026-04-20T09:14:00Z">
              <w:tcPr>
                <w:tcW w:w="1942" w:type="dxa"/>
                <w:gridSpan w:val="2"/>
                <w:tcBorders>
                  <w:top w:val="nil"/>
                  <w:left w:val="nil"/>
                  <w:bottom w:val="nil"/>
                  <w:right w:val="nil"/>
                </w:tcBorders>
                <w:shd w:val="clear" w:color="auto" w:fill="auto"/>
                <w:noWrap/>
                <w:vAlign w:val="center"/>
                <w:hideMark/>
              </w:tcPr>
            </w:tcPrChange>
          </w:tcPr>
          <w:p w14:paraId="5A9378A3" w14:textId="77777777" w:rsidR="00DB7447" w:rsidRPr="00DB7447" w:rsidRDefault="00DB7447" w:rsidP="00DB7447">
            <w:pPr>
              <w:spacing w:after="0" w:line="240" w:lineRule="auto"/>
              <w:rPr>
                <w:ins w:id="2310" w:author="Vũ Đức Thông (VinSOC-ANBM-ANBMOT)" w:date="2026-04-20T09:14:00Z"/>
                <w:rFonts w:eastAsia="Times New Roman" w:cs="Times New Roman"/>
                <w:color w:val="000000"/>
                <w:sz w:val="26"/>
                <w:szCs w:val="26"/>
                <w:lang w:val="en-US"/>
              </w:rPr>
            </w:pPr>
            <w:ins w:id="2311" w:author="Vũ Đức Thông (VinSOC-ANBM-ANBMOT)" w:date="2026-04-20T09:14:00Z">
              <w:r w:rsidRPr="00DB7447">
                <w:rPr>
                  <w:rFonts w:eastAsia="Times New Roman" w:cs="Times New Roman"/>
                  <w:color w:val="000000"/>
                  <w:sz w:val="26"/>
                  <w:szCs w:val="26"/>
                  <w:lang w:val="en-US"/>
                </w:rPr>
                <w:t>Cao (4G/LTE)</w:t>
              </w:r>
            </w:ins>
          </w:p>
        </w:tc>
      </w:tr>
      <w:tr w:rsidR="00DB7447" w:rsidRPr="00DB7447" w14:paraId="7B875B55" w14:textId="77777777" w:rsidTr="00DB7447">
        <w:tblPrEx>
          <w:tblW w:w="9360" w:type="dxa"/>
          <w:tblPrExChange w:id="2312" w:author="Vũ Đức Thông (VinSOC-ANBM-ANBMOT)" w:date="2026-04-20T09:14:00Z">
            <w:tblPrEx>
              <w:tblW w:w="9360" w:type="dxa"/>
            </w:tblPrEx>
          </w:tblPrExChange>
        </w:tblPrEx>
        <w:trPr>
          <w:trHeight w:val="1320"/>
          <w:ins w:id="2313" w:author="Vũ Đức Thông (VinSOC-ANBM-ANBMOT)" w:date="2026-04-20T09:14:00Z"/>
          <w:trPrChange w:id="2314" w:author="Vũ Đức Thông (VinSOC-ANBM-ANBMOT)" w:date="2026-04-20T09:14:00Z">
            <w:trPr>
              <w:trHeight w:val="1320"/>
            </w:trPr>
          </w:trPrChange>
        </w:trPr>
        <w:tc>
          <w:tcPr>
            <w:tcW w:w="868" w:type="dxa"/>
            <w:noWrap/>
            <w:hideMark/>
            <w:tcPrChange w:id="2315" w:author="Vũ Đức Thông (VinSOC-ANBM-ANBMOT)" w:date="2026-04-20T09:14:00Z">
              <w:tcPr>
                <w:tcW w:w="868" w:type="dxa"/>
                <w:gridSpan w:val="2"/>
                <w:tcBorders>
                  <w:top w:val="nil"/>
                  <w:left w:val="nil"/>
                  <w:bottom w:val="nil"/>
                  <w:right w:val="nil"/>
                </w:tcBorders>
                <w:shd w:val="clear" w:color="auto" w:fill="auto"/>
                <w:noWrap/>
                <w:vAlign w:val="center"/>
                <w:hideMark/>
              </w:tcPr>
            </w:tcPrChange>
          </w:tcPr>
          <w:p w14:paraId="06036812" w14:textId="77777777" w:rsidR="00DB7447" w:rsidRPr="00DB7447" w:rsidRDefault="00DB7447" w:rsidP="00DB7447">
            <w:pPr>
              <w:spacing w:after="0" w:line="240" w:lineRule="auto"/>
              <w:rPr>
                <w:ins w:id="2316" w:author="Vũ Đức Thông (VinSOC-ANBM-ANBMOT)" w:date="2026-04-20T09:14:00Z"/>
                <w:rFonts w:eastAsia="Times New Roman" w:cs="Times New Roman"/>
                <w:color w:val="000000"/>
                <w:sz w:val="26"/>
                <w:szCs w:val="26"/>
                <w:lang w:val="en-US"/>
              </w:rPr>
            </w:pPr>
            <w:proofErr w:type="spellStart"/>
            <w:ins w:id="2317" w:author="Vũ Đức Thông (VinSOC-ANBM-ANBMOT)" w:date="2026-04-20T09:14:00Z">
              <w:r w:rsidRPr="00DB7447">
                <w:rPr>
                  <w:rFonts w:eastAsia="Times New Roman" w:cs="Times New Roman"/>
                  <w:color w:val="000000"/>
                  <w:sz w:val="26"/>
                  <w:szCs w:val="26"/>
                </w:rPr>
                <w:t>Khoảng</w:t>
              </w:r>
              <w:proofErr w:type="spellEnd"/>
              <w:r w:rsidRPr="00DB7447">
                <w:rPr>
                  <w:rFonts w:eastAsia="Times New Roman" w:cs="Times New Roman"/>
                  <w:color w:val="000000"/>
                  <w:sz w:val="26"/>
                  <w:szCs w:val="26"/>
                </w:rPr>
                <w:t xml:space="preserve"> </w:t>
              </w:r>
              <w:proofErr w:type="spellStart"/>
              <w:r w:rsidRPr="00DB7447">
                <w:rPr>
                  <w:rFonts w:eastAsia="Times New Roman" w:cs="Times New Roman"/>
                  <w:color w:val="000000"/>
                  <w:sz w:val="26"/>
                  <w:szCs w:val="26"/>
                </w:rPr>
                <w:t>cách</w:t>
              </w:r>
              <w:proofErr w:type="spellEnd"/>
            </w:ins>
          </w:p>
        </w:tc>
        <w:tc>
          <w:tcPr>
            <w:tcW w:w="1183" w:type="dxa"/>
            <w:noWrap/>
            <w:hideMark/>
            <w:tcPrChange w:id="2318" w:author="Vũ Đức Thông (VinSOC-ANBM-ANBMOT)" w:date="2026-04-20T09:14:00Z">
              <w:tcPr>
                <w:tcW w:w="1183" w:type="dxa"/>
                <w:gridSpan w:val="2"/>
                <w:tcBorders>
                  <w:top w:val="nil"/>
                  <w:left w:val="nil"/>
                  <w:bottom w:val="nil"/>
                  <w:right w:val="nil"/>
                </w:tcBorders>
                <w:shd w:val="clear" w:color="auto" w:fill="auto"/>
                <w:noWrap/>
                <w:vAlign w:val="center"/>
                <w:hideMark/>
              </w:tcPr>
            </w:tcPrChange>
          </w:tcPr>
          <w:p w14:paraId="4BBC380E" w14:textId="77777777" w:rsidR="00DB7447" w:rsidRPr="00DB7447" w:rsidRDefault="00DB7447" w:rsidP="00DB7447">
            <w:pPr>
              <w:spacing w:after="0" w:line="240" w:lineRule="auto"/>
              <w:rPr>
                <w:ins w:id="2319" w:author="Vũ Đức Thông (VinSOC-ANBM-ANBMOT)" w:date="2026-04-20T09:14:00Z"/>
                <w:rFonts w:eastAsia="Times New Roman" w:cs="Times New Roman"/>
                <w:color w:val="000000"/>
                <w:sz w:val="26"/>
                <w:szCs w:val="26"/>
                <w:lang w:val="en-US"/>
              </w:rPr>
            </w:pPr>
            <w:proofErr w:type="spellStart"/>
            <w:ins w:id="2320" w:author="Vũ Đức Thông (VinSOC-ANBM-ANBMOT)" w:date="2026-04-20T09:14:00Z">
              <w:r w:rsidRPr="00DB7447">
                <w:rPr>
                  <w:rFonts w:eastAsia="Times New Roman" w:cs="Times New Roman"/>
                  <w:color w:val="000000"/>
                  <w:sz w:val="26"/>
                  <w:szCs w:val="26"/>
                  <w:lang w:val="en-US"/>
                </w:rPr>
                <w:t>Rất</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xa</w:t>
              </w:r>
              <w:proofErr w:type="spellEnd"/>
            </w:ins>
          </w:p>
        </w:tc>
        <w:tc>
          <w:tcPr>
            <w:tcW w:w="1558" w:type="dxa"/>
            <w:noWrap/>
            <w:hideMark/>
            <w:tcPrChange w:id="2321" w:author="Vũ Đức Thông (VinSOC-ANBM-ANBMOT)" w:date="2026-04-20T09:14:00Z">
              <w:tcPr>
                <w:tcW w:w="1558" w:type="dxa"/>
                <w:gridSpan w:val="2"/>
                <w:tcBorders>
                  <w:top w:val="nil"/>
                  <w:left w:val="nil"/>
                  <w:bottom w:val="nil"/>
                  <w:right w:val="nil"/>
                </w:tcBorders>
                <w:shd w:val="clear" w:color="auto" w:fill="auto"/>
                <w:noWrap/>
                <w:vAlign w:val="center"/>
                <w:hideMark/>
              </w:tcPr>
            </w:tcPrChange>
          </w:tcPr>
          <w:p w14:paraId="0EBF4FCC" w14:textId="77777777" w:rsidR="00DB7447" w:rsidRPr="00DB7447" w:rsidRDefault="00DB7447" w:rsidP="00DB7447">
            <w:pPr>
              <w:spacing w:after="0" w:line="240" w:lineRule="auto"/>
              <w:rPr>
                <w:ins w:id="2322" w:author="Vũ Đức Thông (VinSOC-ANBM-ANBMOT)" w:date="2026-04-20T09:14:00Z"/>
                <w:rFonts w:eastAsia="Times New Roman" w:cs="Times New Roman"/>
                <w:color w:val="000000"/>
                <w:sz w:val="26"/>
                <w:szCs w:val="26"/>
                <w:lang w:val="en-US"/>
              </w:rPr>
            </w:pPr>
            <w:proofErr w:type="spellStart"/>
            <w:ins w:id="2323" w:author="Vũ Đức Thông (VinSOC-ANBM-ANBMOT)" w:date="2026-04-20T09:14:00Z">
              <w:r w:rsidRPr="00DB7447">
                <w:rPr>
                  <w:rFonts w:eastAsia="Times New Roman" w:cs="Times New Roman"/>
                  <w:color w:val="000000"/>
                  <w:sz w:val="26"/>
                  <w:szCs w:val="26"/>
                  <w:lang w:val="en-US"/>
                </w:rPr>
                <w:t>Tùy</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vào</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hạ</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tầng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xây</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dựng</w:t>
              </w:r>
              <w:proofErr w:type="spellEnd"/>
            </w:ins>
          </w:p>
        </w:tc>
        <w:tc>
          <w:tcPr>
            <w:tcW w:w="1187" w:type="dxa"/>
            <w:noWrap/>
            <w:hideMark/>
            <w:tcPrChange w:id="2324" w:author="Vũ Đức Thông (VinSOC-ANBM-ANBMOT)" w:date="2026-04-20T09:14:00Z">
              <w:tcPr>
                <w:tcW w:w="1187" w:type="dxa"/>
                <w:gridSpan w:val="2"/>
                <w:tcBorders>
                  <w:top w:val="nil"/>
                  <w:left w:val="nil"/>
                  <w:bottom w:val="nil"/>
                  <w:right w:val="nil"/>
                </w:tcBorders>
                <w:shd w:val="clear" w:color="auto" w:fill="auto"/>
                <w:noWrap/>
                <w:vAlign w:val="center"/>
                <w:hideMark/>
              </w:tcPr>
            </w:tcPrChange>
          </w:tcPr>
          <w:p w14:paraId="5C650F5D" w14:textId="77777777" w:rsidR="00DB7447" w:rsidRPr="00DB7447" w:rsidRDefault="00DB7447" w:rsidP="00DB7447">
            <w:pPr>
              <w:spacing w:after="0" w:line="240" w:lineRule="auto"/>
              <w:rPr>
                <w:ins w:id="2325" w:author="Vũ Đức Thông (VinSOC-ANBM-ANBMOT)" w:date="2026-04-20T09:14:00Z"/>
                <w:rFonts w:eastAsia="Times New Roman" w:cs="Times New Roman"/>
                <w:color w:val="000000"/>
                <w:sz w:val="26"/>
                <w:szCs w:val="26"/>
                <w:lang w:val="en-US"/>
              </w:rPr>
            </w:pPr>
            <w:proofErr w:type="spellStart"/>
            <w:ins w:id="2326" w:author="Vũ Đức Thông (VinSOC-ANBM-ANBMOT)" w:date="2026-04-20T09:14:00Z">
              <w:r w:rsidRPr="00DB7447">
                <w:rPr>
                  <w:rFonts w:eastAsia="Times New Roman" w:cs="Times New Roman"/>
                  <w:color w:val="000000"/>
                  <w:sz w:val="26"/>
                  <w:szCs w:val="26"/>
                  <w:lang w:val="en-US"/>
                </w:rPr>
                <w:t>Trung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bình</w:t>
              </w:r>
              <w:proofErr w:type="spellEnd"/>
              <w:r w:rsidRPr="00DB7447">
                <w:rPr>
                  <w:rFonts w:eastAsia="Times New Roman" w:cs="Times New Roman"/>
                  <w:color w:val="000000"/>
                  <w:sz w:val="26"/>
                  <w:szCs w:val="26"/>
                  <w:lang w:val="en-US"/>
                </w:rPr>
                <w:t xml:space="preserve"> - </w:t>
              </w:r>
              <w:proofErr w:type="spellStart"/>
              <w:r w:rsidRPr="00DB7447">
                <w:rPr>
                  <w:rFonts w:eastAsia="Times New Roman" w:cs="Times New Roman"/>
                  <w:color w:val="000000"/>
                  <w:sz w:val="26"/>
                  <w:szCs w:val="26"/>
                  <w:lang w:val="en-US"/>
                </w:rPr>
                <w:t>Xa</w:t>
              </w:r>
              <w:proofErr w:type="spellEnd"/>
            </w:ins>
          </w:p>
        </w:tc>
        <w:tc>
          <w:tcPr>
            <w:tcW w:w="1516" w:type="dxa"/>
            <w:noWrap/>
            <w:hideMark/>
            <w:tcPrChange w:id="2327" w:author="Vũ Đức Thông (VinSOC-ANBM-ANBMOT)" w:date="2026-04-20T09:14:00Z">
              <w:tcPr>
                <w:tcW w:w="1516" w:type="dxa"/>
                <w:gridSpan w:val="2"/>
                <w:tcBorders>
                  <w:top w:val="nil"/>
                  <w:left w:val="nil"/>
                  <w:bottom w:val="nil"/>
                  <w:right w:val="nil"/>
                </w:tcBorders>
                <w:shd w:val="clear" w:color="auto" w:fill="auto"/>
                <w:noWrap/>
                <w:vAlign w:val="center"/>
                <w:hideMark/>
              </w:tcPr>
            </w:tcPrChange>
          </w:tcPr>
          <w:p w14:paraId="2C0B3CDA" w14:textId="77777777" w:rsidR="00DB7447" w:rsidRPr="00DB7447" w:rsidRDefault="00DB7447" w:rsidP="00DB7447">
            <w:pPr>
              <w:spacing w:after="0" w:line="240" w:lineRule="auto"/>
              <w:rPr>
                <w:ins w:id="2328" w:author="Vũ Đức Thông (VinSOC-ANBM-ANBMOT)" w:date="2026-04-20T09:14:00Z"/>
                <w:rFonts w:eastAsia="Times New Roman" w:cs="Times New Roman"/>
                <w:color w:val="000000"/>
                <w:sz w:val="26"/>
                <w:szCs w:val="26"/>
                <w:lang w:val="en-US"/>
              </w:rPr>
            </w:pPr>
            <w:proofErr w:type="spellStart"/>
            <w:ins w:id="2329" w:author="Vũ Đức Thông (VinSOC-ANBM-ANBMOT)" w:date="2026-04-20T09:14:00Z">
              <w:r w:rsidRPr="00DB7447">
                <w:rPr>
                  <w:rFonts w:eastAsia="Times New Roman" w:cs="Times New Roman"/>
                  <w:color w:val="000000"/>
                  <w:sz w:val="26"/>
                  <w:szCs w:val="26"/>
                  <w:lang w:val="en-US"/>
                </w:rPr>
                <w:t>Ngắn</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Cục</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bộ</w:t>
              </w:r>
              <w:proofErr w:type="spellEnd"/>
              <w:r w:rsidRPr="00DB7447">
                <w:rPr>
                  <w:rFonts w:eastAsia="Times New Roman" w:cs="Times New Roman"/>
                  <w:color w:val="000000"/>
                  <w:sz w:val="26"/>
                  <w:szCs w:val="26"/>
                  <w:lang w:val="en-US"/>
                </w:rPr>
                <w:t>)</w:t>
              </w:r>
            </w:ins>
          </w:p>
        </w:tc>
        <w:tc>
          <w:tcPr>
            <w:tcW w:w="1106" w:type="dxa"/>
            <w:noWrap/>
            <w:hideMark/>
            <w:tcPrChange w:id="2330" w:author="Vũ Đức Thông (VinSOC-ANBM-ANBMOT)" w:date="2026-04-20T09:14:00Z">
              <w:tcPr>
                <w:tcW w:w="1106" w:type="dxa"/>
                <w:gridSpan w:val="2"/>
                <w:tcBorders>
                  <w:top w:val="nil"/>
                  <w:left w:val="nil"/>
                  <w:bottom w:val="nil"/>
                  <w:right w:val="nil"/>
                </w:tcBorders>
                <w:shd w:val="clear" w:color="auto" w:fill="auto"/>
                <w:noWrap/>
                <w:vAlign w:val="center"/>
                <w:hideMark/>
              </w:tcPr>
            </w:tcPrChange>
          </w:tcPr>
          <w:p w14:paraId="462A3769" w14:textId="77777777" w:rsidR="00DB7447" w:rsidRPr="00DB7447" w:rsidRDefault="00DB7447" w:rsidP="00DB7447">
            <w:pPr>
              <w:spacing w:after="0" w:line="240" w:lineRule="auto"/>
              <w:rPr>
                <w:ins w:id="2331" w:author="Vũ Đức Thông (VinSOC-ANBM-ANBMOT)" w:date="2026-04-20T09:14:00Z"/>
                <w:rFonts w:eastAsia="Times New Roman" w:cs="Times New Roman"/>
                <w:color w:val="000000"/>
                <w:sz w:val="26"/>
                <w:szCs w:val="26"/>
                <w:lang w:val="en-US"/>
              </w:rPr>
            </w:pPr>
            <w:proofErr w:type="spellStart"/>
            <w:ins w:id="2332" w:author="Vũ Đức Thông (VinSOC-ANBM-ANBMOT)" w:date="2026-04-20T09:14:00Z">
              <w:r w:rsidRPr="00DB7447">
                <w:rPr>
                  <w:rFonts w:eastAsia="Times New Roman" w:cs="Times New Roman"/>
                  <w:color w:val="000000"/>
                  <w:sz w:val="26"/>
                  <w:szCs w:val="26"/>
                  <w:lang w:val="en-US"/>
                </w:rPr>
                <w:t>Xa</w:t>
              </w:r>
              <w:proofErr w:type="spellEnd"/>
            </w:ins>
          </w:p>
        </w:tc>
        <w:tc>
          <w:tcPr>
            <w:tcW w:w="1942" w:type="dxa"/>
            <w:noWrap/>
            <w:hideMark/>
            <w:tcPrChange w:id="2333" w:author="Vũ Đức Thông (VinSOC-ANBM-ANBMOT)" w:date="2026-04-20T09:14:00Z">
              <w:tcPr>
                <w:tcW w:w="1942" w:type="dxa"/>
                <w:gridSpan w:val="2"/>
                <w:tcBorders>
                  <w:top w:val="nil"/>
                  <w:left w:val="nil"/>
                  <w:bottom w:val="nil"/>
                  <w:right w:val="nil"/>
                </w:tcBorders>
                <w:shd w:val="clear" w:color="auto" w:fill="auto"/>
                <w:noWrap/>
                <w:vAlign w:val="center"/>
                <w:hideMark/>
              </w:tcPr>
            </w:tcPrChange>
          </w:tcPr>
          <w:p w14:paraId="5C9C842B" w14:textId="77777777" w:rsidR="00DB7447" w:rsidRPr="00DB7447" w:rsidRDefault="00DB7447" w:rsidP="00DB7447">
            <w:pPr>
              <w:spacing w:after="0" w:line="240" w:lineRule="auto"/>
              <w:rPr>
                <w:ins w:id="2334" w:author="Vũ Đức Thông (VinSOC-ANBM-ANBMOT)" w:date="2026-04-20T09:14:00Z"/>
                <w:rFonts w:eastAsia="Times New Roman" w:cs="Times New Roman"/>
                <w:color w:val="000000"/>
                <w:sz w:val="26"/>
                <w:szCs w:val="26"/>
                <w:lang w:val="en-US"/>
              </w:rPr>
            </w:pPr>
            <w:proofErr w:type="spellStart"/>
            <w:ins w:id="2335" w:author="Vũ Đức Thông (VinSOC-ANBM-ANBMOT)" w:date="2026-04-20T09:14:00Z">
              <w:r w:rsidRPr="00DB7447">
                <w:rPr>
                  <w:rFonts w:eastAsia="Times New Roman" w:cs="Times New Roman"/>
                  <w:color w:val="000000"/>
                  <w:sz w:val="26"/>
                  <w:szCs w:val="26"/>
                  <w:lang w:val="en-US"/>
                </w:rPr>
                <w:t>Rất</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xa</w:t>
              </w:r>
              <w:proofErr w:type="spellEnd"/>
            </w:ins>
          </w:p>
        </w:tc>
      </w:tr>
      <w:tr w:rsidR="00DB7447" w:rsidRPr="00DB7447" w14:paraId="72D2AABC" w14:textId="77777777" w:rsidTr="00DB7447">
        <w:tblPrEx>
          <w:tblW w:w="9360" w:type="dxa"/>
          <w:tblPrExChange w:id="2336" w:author="Vũ Đức Thông (VinSOC-ANBM-ANBMOT)" w:date="2026-04-20T09:14:00Z">
            <w:tblPrEx>
              <w:tblW w:w="9360" w:type="dxa"/>
            </w:tblPrEx>
          </w:tblPrExChange>
        </w:tblPrEx>
        <w:trPr>
          <w:trHeight w:val="1320"/>
          <w:ins w:id="2337" w:author="Vũ Đức Thông (VinSOC-ANBM-ANBMOT)" w:date="2026-04-20T09:14:00Z"/>
          <w:trPrChange w:id="2338" w:author="Vũ Đức Thông (VinSOC-ANBM-ANBMOT)" w:date="2026-04-20T09:14:00Z">
            <w:trPr>
              <w:trHeight w:val="1320"/>
            </w:trPr>
          </w:trPrChange>
        </w:trPr>
        <w:tc>
          <w:tcPr>
            <w:tcW w:w="868" w:type="dxa"/>
            <w:noWrap/>
            <w:hideMark/>
            <w:tcPrChange w:id="2339" w:author="Vũ Đức Thông (VinSOC-ANBM-ANBMOT)" w:date="2026-04-20T09:14:00Z">
              <w:tcPr>
                <w:tcW w:w="868" w:type="dxa"/>
                <w:gridSpan w:val="2"/>
                <w:tcBorders>
                  <w:top w:val="nil"/>
                  <w:left w:val="nil"/>
                  <w:bottom w:val="nil"/>
                  <w:right w:val="nil"/>
                </w:tcBorders>
                <w:shd w:val="clear" w:color="auto" w:fill="auto"/>
                <w:noWrap/>
                <w:vAlign w:val="center"/>
                <w:hideMark/>
              </w:tcPr>
            </w:tcPrChange>
          </w:tcPr>
          <w:p w14:paraId="12C7B36F" w14:textId="77777777" w:rsidR="00DB7447" w:rsidRPr="00DB7447" w:rsidRDefault="00DB7447" w:rsidP="00DB7447">
            <w:pPr>
              <w:spacing w:after="0" w:line="240" w:lineRule="auto"/>
              <w:rPr>
                <w:ins w:id="2340" w:author="Vũ Đức Thông (VinSOC-ANBM-ANBMOT)" w:date="2026-04-20T09:14:00Z"/>
                <w:rFonts w:eastAsia="Times New Roman" w:cs="Times New Roman"/>
                <w:color w:val="000000"/>
                <w:sz w:val="26"/>
                <w:szCs w:val="26"/>
                <w:lang w:val="en-US"/>
              </w:rPr>
            </w:pPr>
            <w:proofErr w:type="spellStart"/>
            <w:ins w:id="2341" w:author="Vũ Đức Thông (VinSOC-ANBM-ANBMOT)" w:date="2026-04-20T09:14:00Z">
              <w:r w:rsidRPr="00DB7447">
                <w:rPr>
                  <w:rFonts w:eastAsia="Times New Roman" w:cs="Times New Roman"/>
                  <w:color w:val="000000"/>
                  <w:sz w:val="26"/>
                  <w:szCs w:val="26"/>
                </w:rPr>
                <w:t>Độ</w:t>
              </w:r>
              <w:proofErr w:type="spellEnd"/>
              <w:r w:rsidRPr="00DB7447">
                <w:rPr>
                  <w:rFonts w:eastAsia="Times New Roman" w:cs="Times New Roman"/>
                  <w:color w:val="000000"/>
                  <w:sz w:val="26"/>
                  <w:szCs w:val="26"/>
                </w:rPr>
                <w:t xml:space="preserve"> tin </w:t>
              </w:r>
              <w:proofErr w:type="spellStart"/>
              <w:r w:rsidRPr="00DB7447">
                <w:rPr>
                  <w:rFonts w:eastAsia="Times New Roman" w:cs="Times New Roman"/>
                  <w:color w:val="000000"/>
                  <w:sz w:val="26"/>
                  <w:szCs w:val="26"/>
                </w:rPr>
                <w:t>cậy</w:t>
              </w:r>
              <w:proofErr w:type="spellEnd"/>
            </w:ins>
          </w:p>
        </w:tc>
        <w:tc>
          <w:tcPr>
            <w:tcW w:w="1183" w:type="dxa"/>
            <w:noWrap/>
            <w:hideMark/>
            <w:tcPrChange w:id="2342" w:author="Vũ Đức Thông (VinSOC-ANBM-ANBMOT)" w:date="2026-04-20T09:14:00Z">
              <w:tcPr>
                <w:tcW w:w="1183" w:type="dxa"/>
                <w:gridSpan w:val="2"/>
                <w:tcBorders>
                  <w:top w:val="nil"/>
                  <w:left w:val="nil"/>
                  <w:bottom w:val="nil"/>
                  <w:right w:val="nil"/>
                </w:tcBorders>
                <w:shd w:val="clear" w:color="auto" w:fill="auto"/>
                <w:noWrap/>
                <w:vAlign w:val="center"/>
                <w:hideMark/>
              </w:tcPr>
            </w:tcPrChange>
          </w:tcPr>
          <w:p w14:paraId="123B5E00" w14:textId="77777777" w:rsidR="00DB7447" w:rsidRPr="00DB7447" w:rsidRDefault="00DB7447" w:rsidP="00DB7447">
            <w:pPr>
              <w:spacing w:after="0" w:line="240" w:lineRule="auto"/>
              <w:rPr>
                <w:ins w:id="2343" w:author="Vũ Đức Thông (VinSOC-ANBM-ANBMOT)" w:date="2026-04-20T09:14:00Z"/>
                <w:rFonts w:eastAsia="Times New Roman" w:cs="Times New Roman"/>
                <w:color w:val="000000"/>
                <w:sz w:val="26"/>
                <w:szCs w:val="26"/>
                <w:lang w:val="en-US"/>
              </w:rPr>
            </w:pPr>
            <w:proofErr w:type="spellStart"/>
            <w:ins w:id="2344" w:author="Vũ Đức Thông (VinSOC-ANBM-ANBMOT)" w:date="2026-04-20T09:14:00Z">
              <w:r w:rsidRPr="00DB7447">
                <w:rPr>
                  <w:rFonts w:eastAsia="Times New Roman" w:cs="Times New Roman"/>
                  <w:color w:val="000000"/>
                  <w:sz w:val="26"/>
                  <w:szCs w:val="26"/>
                  <w:lang w:val="en-US"/>
                </w:rPr>
                <w:t>Trung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bình</w:t>
              </w:r>
              <w:proofErr w:type="spellEnd"/>
            </w:ins>
          </w:p>
        </w:tc>
        <w:tc>
          <w:tcPr>
            <w:tcW w:w="1558" w:type="dxa"/>
            <w:noWrap/>
            <w:hideMark/>
            <w:tcPrChange w:id="2345" w:author="Vũ Đức Thông (VinSOC-ANBM-ANBMOT)" w:date="2026-04-20T09:14:00Z">
              <w:tcPr>
                <w:tcW w:w="1558" w:type="dxa"/>
                <w:gridSpan w:val="2"/>
                <w:tcBorders>
                  <w:top w:val="nil"/>
                  <w:left w:val="nil"/>
                  <w:bottom w:val="nil"/>
                  <w:right w:val="nil"/>
                </w:tcBorders>
                <w:shd w:val="clear" w:color="auto" w:fill="auto"/>
                <w:noWrap/>
                <w:vAlign w:val="center"/>
                <w:hideMark/>
              </w:tcPr>
            </w:tcPrChange>
          </w:tcPr>
          <w:p w14:paraId="0A91F414" w14:textId="77777777" w:rsidR="00DB7447" w:rsidRPr="00DB7447" w:rsidRDefault="00DB7447" w:rsidP="00DB7447">
            <w:pPr>
              <w:spacing w:after="0" w:line="240" w:lineRule="auto"/>
              <w:rPr>
                <w:ins w:id="2346" w:author="Vũ Đức Thông (VinSOC-ANBM-ANBMOT)" w:date="2026-04-20T09:14:00Z"/>
                <w:rFonts w:eastAsia="Times New Roman" w:cs="Times New Roman"/>
                <w:color w:val="000000"/>
                <w:sz w:val="26"/>
                <w:szCs w:val="26"/>
                <w:lang w:val="en-US"/>
              </w:rPr>
            </w:pPr>
            <w:proofErr w:type="spellStart"/>
            <w:ins w:id="2347" w:author="Vũ Đức Thông (VinSOC-ANBM-ANBMOT)" w:date="2026-04-20T09:14:00Z">
              <w:r w:rsidRPr="00DB7447">
                <w:rPr>
                  <w:rFonts w:eastAsia="Times New Roman" w:cs="Times New Roman"/>
                  <w:color w:val="000000"/>
                  <w:sz w:val="26"/>
                  <w:szCs w:val="26"/>
                  <w:lang w:val="en-US"/>
                </w:rPr>
                <w:t>Rất</w:t>
              </w:r>
              <w:proofErr w:type="spellEnd"/>
              <w:r w:rsidRPr="00DB7447">
                <w:rPr>
                  <w:rFonts w:eastAsia="Times New Roman" w:cs="Times New Roman"/>
                  <w:color w:val="000000"/>
                  <w:sz w:val="26"/>
                  <w:szCs w:val="26"/>
                  <w:lang w:val="en-US"/>
                </w:rPr>
                <w:t xml:space="preserve"> Cao</w:t>
              </w:r>
            </w:ins>
          </w:p>
        </w:tc>
        <w:tc>
          <w:tcPr>
            <w:tcW w:w="1187" w:type="dxa"/>
            <w:noWrap/>
            <w:hideMark/>
            <w:tcPrChange w:id="2348" w:author="Vũ Đức Thông (VinSOC-ANBM-ANBMOT)" w:date="2026-04-20T09:14:00Z">
              <w:tcPr>
                <w:tcW w:w="1187" w:type="dxa"/>
                <w:gridSpan w:val="2"/>
                <w:tcBorders>
                  <w:top w:val="nil"/>
                  <w:left w:val="nil"/>
                  <w:bottom w:val="nil"/>
                  <w:right w:val="nil"/>
                </w:tcBorders>
                <w:shd w:val="clear" w:color="auto" w:fill="auto"/>
                <w:noWrap/>
                <w:vAlign w:val="center"/>
                <w:hideMark/>
              </w:tcPr>
            </w:tcPrChange>
          </w:tcPr>
          <w:p w14:paraId="1C4D6115" w14:textId="77777777" w:rsidR="00DB7447" w:rsidRPr="00DB7447" w:rsidRDefault="00DB7447" w:rsidP="00DB7447">
            <w:pPr>
              <w:spacing w:after="0" w:line="240" w:lineRule="auto"/>
              <w:rPr>
                <w:ins w:id="2349" w:author="Vũ Đức Thông (VinSOC-ANBM-ANBMOT)" w:date="2026-04-20T09:14:00Z"/>
                <w:rFonts w:eastAsia="Times New Roman" w:cs="Times New Roman"/>
                <w:color w:val="000000"/>
                <w:sz w:val="26"/>
                <w:szCs w:val="26"/>
                <w:lang w:val="en-US"/>
              </w:rPr>
            </w:pPr>
            <w:proofErr w:type="spellStart"/>
            <w:ins w:id="2350" w:author="Vũ Đức Thông (VinSOC-ANBM-ANBMOT)" w:date="2026-04-20T09:14:00Z">
              <w:r w:rsidRPr="00DB7447">
                <w:rPr>
                  <w:rFonts w:eastAsia="Times New Roman" w:cs="Times New Roman"/>
                  <w:color w:val="000000"/>
                  <w:sz w:val="26"/>
                  <w:szCs w:val="26"/>
                  <w:lang w:val="en-US"/>
                </w:rPr>
                <w:t>Rất</w:t>
              </w:r>
              <w:proofErr w:type="spellEnd"/>
              <w:r w:rsidRPr="00DB7447">
                <w:rPr>
                  <w:rFonts w:eastAsia="Times New Roman" w:cs="Times New Roman"/>
                  <w:color w:val="000000"/>
                  <w:sz w:val="26"/>
                  <w:szCs w:val="26"/>
                  <w:lang w:val="en-US"/>
                </w:rPr>
                <w:t xml:space="preserve"> Cao</w:t>
              </w:r>
            </w:ins>
          </w:p>
        </w:tc>
        <w:tc>
          <w:tcPr>
            <w:tcW w:w="1516" w:type="dxa"/>
            <w:noWrap/>
            <w:hideMark/>
            <w:tcPrChange w:id="2351" w:author="Vũ Đức Thông (VinSOC-ANBM-ANBMOT)" w:date="2026-04-20T09:14:00Z">
              <w:tcPr>
                <w:tcW w:w="1516" w:type="dxa"/>
                <w:gridSpan w:val="2"/>
                <w:tcBorders>
                  <w:top w:val="nil"/>
                  <w:left w:val="nil"/>
                  <w:bottom w:val="nil"/>
                  <w:right w:val="nil"/>
                </w:tcBorders>
                <w:shd w:val="clear" w:color="auto" w:fill="auto"/>
                <w:noWrap/>
                <w:vAlign w:val="center"/>
                <w:hideMark/>
              </w:tcPr>
            </w:tcPrChange>
          </w:tcPr>
          <w:p w14:paraId="5F9236D9" w14:textId="77777777" w:rsidR="00DB7447" w:rsidRPr="00DB7447" w:rsidRDefault="00DB7447" w:rsidP="00DB7447">
            <w:pPr>
              <w:spacing w:after="0" w:line="240" w:lineRule="auto"/>
              <w:rPr>
                <w:ins w:id="2352" w:author="Vũ Đức Thông (VinSOC-ANBM-ANBMOT)" w:date="2026-04-20T09:14:00Z"/>
                <w:rFonts w:eastAsia="Times New Roman" w:cs="Times New Roman"/>
                <w:color w:val="000000"/>
                <w:sz w:val="26"/>
                <w:szCs w:val="26"/>
                <w:lang w:val="en-US"/>
              </w:rPr>
            </w:pPr>
            <w:proofErr w:type="spellStart"/>
            <w:ins w:id="2353" w:author="Vũ Đức Thông (VinSOC-ANBM-ANBMOT)" w:date="2026-04-20T09:14:00Z">
              <w:r w:rsidRPr="00DB7447">
                <w:rPr>
                  <w:rFonts w:eastAsia="Times New Roman" w:cs="Times New Roman"/>
                  <w:color w:val="000000"/>
                  <w:sz w:val="26"/>
                  <w:szCs w:val="26"/>
                  <w:lang w:val="en-US"/>
                </w:rPr>
                <w:t>Trung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bình</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Dễ</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nhiễu</w:t>
              </w:r>
              <w:proofErr w:type="spellEnd"/>
              <w:r w:rsidRPr="00DB7447">
                <w:rPr>
                  <w:rFonts w:eastAsia="Times New Roman" w:cs="Times New Roman"/>
                  <w:color w:val="000000"/>
                  <w:sz w:val="26"/>
                  <w:szCs w:val="26"/>
                  <w:lang w:val="en-US"/>
                </w:rPr>
                <w:t>)</w:t>
              </w:r>
            </w:ins>
          </w:p>
        </w:tc>
        <w:tc>
          <w:tcPr>
            <w:tcW w:w="1106" w:type="dxa"/>
            <w:noWrap/>
            <w:hideMark/>
            <w:tcPrChange w:id="2354" w:author="Vũ Đức Thông (VinSOC-ANBM-ANBMOT)" w:date="2026-04-20T09:14:00Z">
              <w:tcPr>
                <w:tcW w:w="1106" w:type="dxa"/>
                <w:gridSpan w:val="2"/>
                <w:tcBorders>
                  <w:top w:val="nil"/>
                  <w:left w:val="nil"/>
                  <w:bottom w:val="nil"/>
                  <w:right w:val="nil"/>
                </w:tcBorders>
                <w:shd w:val="clear" w:color="auto" w:fill="auto"/>
                <w:noWrap/>
                <w:vAlign w:val="center"/>
                <w:hideMark/>
              </w:tcPr>
            </w:tcPrChange>
          </w:tcPr>
          <w:p w14:paraId="074F02F8" w14:textId="77777777" w:rsidR="00DB7447" w:rsidRPr="00DB7447" w:rsidRDefault="00DB7447" w:rsidP="00DB7447">
            <w:pPr>
              <w:spacing w:after="0" w:line="240" w:lineRule="auto"/>
              <w:rPr>
                <w:ins w:id="2355" w:author="Vũ Đức Thông (VinSOC-ANBM-ANBMOT)" w:date="2026-04-20T09:14:00Z"/>
                <w:rFonts w:eastAsia="Times New Roman" w:cs="Times New Roman"/>
                <w:color w:val="000000"/>
                <w:sz w:val="26"/>
                <w:szCs w:val="26"/>
                <w:lang w:val="en-US"/>
              </w:rPr>
            </w:pPr>
            <w:proofErr w:type="spellStart"/>
            <w:ins w:id="2356" w:author="Vũ Đức Thông (VinSOC-ANBM-ANBMOT)" w:date="2026-04-20T09:14:00Z">
              <w:r w:rsidRPr="00DB7447">
                <w:rPr>
                  <w:rFonts w:eastAsia="Times New Roman" w:cs="Times New Roman"/>
                  <w:color w:val="000000"/>
                  <w:sz w:val="26"/>
                  <w:szCs w:val="26"/>
                  <w:lang w:val="en-US"/>
                </w:rPr>
                <w:t>Trung</w:t>
              </w:r>
              <w:proofErr w:type="spellEnd"/>
              <w:r w:rsidRPr="00DB7447">
                <w:rPr>
                  <w:rFonts w:eastAsia="Times New Roman" w:cs="Times New Roman"/>
                  <w:color w:val="000000"/>
                  <w:sz w:val="26"/>
                  <w:szCs w:val="26"/>
                  <w:lang w:val="en-US"/>
                </w:rPr>
                <w:t xml:space="preserve"> </w:t>
              </w:r>
              <w:proofErr w:type="spellStart"/>
              <w:r w:rsidRPr="00DB7447">
                <w:rPr>
                  <w:rFonts w:eastAsia="Times New Roman" w:cs="Times New Roman"/>
                  <w:color w:val="000000"/>
                  <w:sz w:val="26"/>
                  <w:szCs w:val="26"/>
                  <w:lang w:val="en-US"/>
                </w:rPr>
                <w:t>bình</w:t>
              </w:r>
              <w:proofErr w:type="spellEnd"/>
            </w:ins>
          </w:p>
        </w:tc>
        <w:tc>
          <w:tcPr>
            <w:tcW w:w="1942" w:type="dxa"/>
            <w:noWrap/>
            <w:hideMark/>
            <w:tcPrChange w:id="2357" w:author="Vũ Đức Thông (VinSOC-ANBM-ANBMOT)" w:date="2026-04-20T09:14:00Z">
              <w:tcPr>
                <w:tcW w:w="1942" w:type="dxa"/>
                <w:gridSpan w:val="2"/>
                <w:tcBorders>
                  <w:top w:val="nil"/>
                  <w:left w:val="nil"/>
                  <w:bottom w:val="nil"/>
                  <w:right w:val="nil"/>
                </w:tcBorders>
                <w:shd w:val="clear" w:color="auto" w:fill="auto"/>
                <w:noWrap/>
                <w:vAlign w:val="center"/>
                <w:hideMark/>
              </w:tcPr>
            </w:tcPrChange>
          </w:tcPr>
          <w:p w14:paraId="7D31994A" w14:textId="77777777" w:rsidR="00DB7447" w:rsidRPr="00DB7447" w:rsidRDefault="00DB7447" w:rsidP="00DB7447">
            <w:pPr>
              <w:spacing w:after="0" w:line="240" w:lineRule="auto"/>
              <w:rPr>
                <w:ins w:id="2358" w:author="Vũ Đức Thông (VinSOC-ANBM-ANBMOT)" w:date="2026-04-20T09:14:00Z"/>
                <w:rFonts w:eastAsia="Times New Roman" w:cs="Times New Roman"/>
                <w:color w:val="000000"/>
                <w:sz w:val="26"/>
                <w:szCs w:val="26"/>
                <w:lang w:val="en-US"/>
              </w:rPr>
            </w:pPr>
            <w:ins w:id="2359" w:author="Vũ Đức Thông (VinSOC-ANBM-ANBMOT)" w:date="2026-04-20T09:14:00Z">
              <w:r w:rsidRPr="00DB7447">
                <w:rPr>
                  <w:rFonts w:eastAsia="Times New Roman" w:cs="Times New Roman"/>
                  <w:color w:val="000000"/>
                  <w:sz w:val="26"/>
                  <w:szCs w:val="26"/>
                  <w:lang w:val="en-US"/>
                </w:rPr>
                <w:t>Cao</w:t>
              </w:r>
            </w:ins>
          </w:p>
        </w:tc>
      </w:tr>
    </w:tbl>
    <w:p w14:paraId="1A1D8FB6" w14:textId="25CCFF01" w:rsidR="000E6BE7" w:rsidRDefault="00DB7447" w:rsidP="00325BC0">
      <w:pPr>
        <w:pStyle w:val="CTDT-Text"/>
        <w:rPr>
          <w:ins w:id="2360" w:author="Vũ Đức Thông (VinSOC-ANBM-ANBMOT)" w:date="2026-04-20T09:15:00Z"/>
        </w:rPr>
      </w:pPr>
      <w:proofErr w:type="spellStart"/>
      <w:ins w:id="2361" w:author="Vũ Đức Thông (VinSOC-ANBM-ANBMOT)" w:date="2026-04-20T09:15:00Z">
        <w:r>
          <w:t>Tóm</w:t>
        </w:r>
        <w:proofErr w:type="spellEnd"/>
        <w:r>
          <w:t xml:space="preserve"> </w:t>
        </w:r>
        <w:proofErr w:type="spellStart"/>
        <w:r>
          <w:t>tắt</w:t>
        </w:r>
        <w:proofErr w:type="spellEnd"/>
        <w:r>
          <w:t>:</w:t>
        </w:r>
      </w:ins>
    </w:p>
    <w:p w14:paraId="5A0B1E07" w14:textId="77777777" w:rsidR="00DB7447" w:rsidRDefault="00DB7447" w:rsidP="00DB7447">
      <w:pPr>
        <w:pStyle w:val="CTDT-Text"/>
        <w:rPr>
          <w:ins w:id="2362" w:author="Vũ Đức Thông (VinSOC-ANBM-ANBMOT)" w:date="2026-04-20T09:15:00Z"/>
        </w:rPr>
      </w:pPr>
      <w:proofErr w:type="spellStart"/>
      <w:ins w:id="2363" w:author="Vũ Đức Thông (VinSOC-ANBM-ANBMOT)" w:date="2026-04-20T09:15:00Z">
        <w:r>
          <w:t>Nếu</w:t>
        </w:r>
        <w:proofErr w:type="spellEnd"/>
        <w:r>
          <w:t xml:space="preserve"> </w:t>
        </w:r>
        <w:proofErr w:type="spellStart"/>
        <w:r w:rsidRPr="00DB7447">
          <w:rPr>
            <w:b/>
            <w:bCs/>
            <w:rPrChange w:id="2364" w:author="Vũ Đức Thông (VinSOC-ANBM-ANBMOT)" w:date="2026-04-20T09:15:00Z">
              <w:rPr/>
            </w:rPrChange>
          </w:rPr>
          <w:t>ưu</w:t>
        </w:r>
        <w:proofErr w:type="spellEnd"/>
        <w:r w:rsidRPr="00DB7447">
          <w:rPr>
            <w:b/>
            <w:bCs/>
            <w:rPrChange w:id="2365" w:author="Vũ Đức Thông (VinSOC-ANBM-ANBMOT)" w:date="2026-04-20T09:15:00Z">
              <w:rPr/>
            </w:rPrChange>
          </w:rPr>
          <w:t xml:space="preserve"> </w:t>
        </w:r>
        <w:proofErr w:type="spellStart"/>
        <w:r w:rsidRPr="00DB7447">
          <w:rPr>
            <w:b/>
            <w:bCs/>
            <w:rPrChange w:id="2366" w:author="Vũ Đức Thông (VinSOC-ANBM-ANBMOT)" w:date="2026-04-20T09:15:00Z">
              <w:rPr/>
            </w:rPrChange>
          </w:rPr>
          <w:t>tiên</w:t>
        </w:r>
        <w:proofErr w:type="spellEnd"/>
        <w:r w:rsidRPr="00DB7447">
          <w:rPr>
            <w:b/>
            <w:bCs/>
            <w:rPrChange w:id="2367" w:author="Vũ Đức Thông (VinSOC-ANBM-ANBMOT)" w:date="2026-04-20T09:15:00Z">
              <w:rPr/>
            </w:rPrChange>
          </w:rPr>
          <w:t xml:space="preserve"> </w:t>
        </w:r>
        <w:proofErr w:type="spellStart"/>
        <w:r w:rsidRPr="00DB7447">
          <w:rPr>
            <w:b/>
            <w:bCs/>
            <w:rPrChange w:id="2368" w:author="Vũ Đức Thông (VinSOC-ANBM-ANBMOT)" w:date="2026-04-20T09:15:00Z">
              <w:rPr/>
            </w:rPrChange>
          </w:rPr>
          <w:t>bảo</w:t>
        </w:r>
        <w:proofErr w:type="spellEnd"/>
        <w:r w:rsidRPr="00DB7447">
          <w:rPr>
            <w:b/>
            <w:bCs/>
            <w:rPrChange w:id="2369" w:author="Vũ Đức Thông (VinSOC-ANBM-ANBMOT)" w:date="2026-04-20T09:15:00Z">
              <w:rPr/>
            </w:rPrChange>
          </w:rPr>
          <w:t xml:space="preserve"> </w:t>
        </w:r>
        <w:proofErr w:type="spellStart"/>
        <w:r w:rsidRPr="00DB7447">
          <w:rPr>
            <w:b/>
            <w:bCs/>
            <w:rPrChange w:id="2370" w:author="Vũ Đức Thông (VinSOC-ANBM-ANBMOT)" w:date="2026-04-20T09:15:00Z">
              <w:rPr/>
            </w:rPrChange>
          </w:rPr>
          <w:t>mật</w:t>
        </w:r>
        <w:proofErr w:type="spellEnd"/>
        <w:r w:rsidRPr="00DB7447">
          <w:rPr>
            <w:b/>
            <w:bCs/>
            <w:rPrChange w:id="2371" w:author="Vũ Đức Thông (VinSOC-ANBM-ANBMOT)" w:date="2026-04-20T09:15:00Z">
              <w:rPr/>
            </w:rPrChange>
          </w:rPr>
          <w:t xml:space="preserve"> </w:t>
        </w:r>
        <w:proofErr w:type="spellStart"/>
        <w:r w:rsidRPr="00DB7447">
          <w:rPr>
            <w:b/>
            <w:bCs/>
            <w:rPrChange w:id="2372" w:author="Vũ Đức Thông (VinSOC-ANBM-ANBMOT)" w:date="2026-04-20T09:15:00Z">
              <w:rPr/>
            </w:rPrChange>
          </w:rPr>
          <w:t>tuyệt</w:t>
        </w:r>
        <w:proofErr w:type="spellEnd"/>
        <w:r w:rsidRPr="00DB7447">
          <w:rPr>
            <w:b/>
            <w:bCs/>
            <w:rPrChange w:id="2373" w:author="Vũ Đức Thông (VinSOC-ANBM-ANBMOT)" w:date="2026-04-20T09:15:00Z">
              <w:rPr/>
            </w:rPrChange>
          </w:rPr>
          <w:t xml:space="preserve"> </w:t>
        </w:r>
        <w:proofErr w:type="spellStart"/>
        <w:r w:rsidRPr="00DB7447">
          <w:rPr>
            <w:b/>
            <w:bCs/>
            <w:rPrChange w:id="2374" w:author="Vũ Đức Thông (VinSOC-ANBM-ANBMOT)" w:date="2026-04-20T09:15:00Z">
              <w:rPr/>
            </w:rPrChange>
          </w:rPr>
          <w:t>đối</w:t>
        </w:r>
        <w:proofErr w:type="spellEnd"/>
        <w:r>
          <w:t xml:space="preserve">: </w:t>
        </w:r>
        <w:proofErr w:type="spellStart"/>
        <w:r>
          <w:t>Nên</w:t>
        </w:r>
        <w:proofErr w:type="spellEnd"/>
        <w:r>
          <w:t xml:space="preserve"> </w:t>
        </w:r>
        <w:proofErr w:type="spellStart"/>
        <w:r>
          <w:t>dùng</w:t>
        </w:r>
        <w:proofErr w:type="spellEnd"/>
        <w:r>
          <w:t xml:space="preserve"> Dedicated Lines </w:t>
        </w:r>
        <w:proofErr w:type="spellStart"/>
        <w:r>
          <w:t>hoặc</w:t>
        </w:r>
        <w:proofErr w:type="spellEnd"/>
        <w:r>
          <w:t xml:space="preserve"> </w:t>
        </w:r>
        <w:proofErr w:type="spellStart"/>
        <w:r>
          <w:t>Fiber</w:t>
        </w:r>
        <w:proofErr w:type="spellEnd"/>
        <w:r>
          <w:t xml:space="preserve"> Optic.</w:t>
        </w:r>
      </w:ins>
    </w:p>
    <w:p w14:paraId="778BC9AE" w14:textId="77777777" w:rsidR="00DB7447" w:rsidRDefault="00DB7447" w:rsidP="00DB7447">
      <w:pPr>
        <w:pStyle w:val="CTDT-Text"/>
        <w:rPr>
          <w:ins w:id="2375" w:author="Vũ Đức Thông (VinSOC-ANBM-ANBMOT)" w:date="2026-04-20T09:15:00Z"/>
        </w:rPr>
      </w:pPr>
      <w:proofErr w:type="spellStart"/>
      <w:ins w:id="2376" w:author="Vũ Đức Thông (VinSOC-ANBM-ANBMOT)" w:date="2026-04-20T09:15:00Z">
        <w:r>
          <w:t>Nếu</w:t>
        </w:r>
        <w:proofErr w:type="spellEnd"/>
        <w:r>
          <w:t xml:space="preserve"> </w:t>
        </w:r>
        <w:proofErr w:type="spellStart"/>
        <w:r>
          <w:t>ưu</w:t>
        </w:r>
        <w:proofErr w:type="spellEnd"/>
        <w:r>
          <w:t xml:space="preserve"> </w:t>
        </w:r>
        <w:proofErr w:type="spellStart"/>
        <w:r>
          <w:t>tiên</w:t>
        </w:r>
        <w:proofErr w:type="spellEnd"/>
        <w:r>
          <w:t xml:space="preserve"> </w:t>
        </w:r>
        <w:r w:rsidRPr="00DB7447">
          <w:rPr>
            <w:b/>
            <w:bCs/>
            <w:rPrChange w:id="2377" w:author="Vũ Đức Thông (VinSOC-ANBM-ANBMOT)" w:date="2026-04-20T09:15:00Z">
              <w:rPr/>
            </w:rPrChange>
          </w:rPr>
          <w:t xml:space="preserve">chi </w:t>
        </w:r>
        <w:proofErr w:type="spellStart"/>
        <w:r w:rsidRPr="00DB7447">
          <w:rPr>
            <w:b/>
            <w:bCs/>
            <w:rPrChange w:id="2378" w:author="Vũ Đức Thông (VinSOC-ANBM-ANBMOT)" w:date="2026-04-20T09:15:00Z">
              <w:rPr/>
            </w:rPrChange>
          </w:rPr>
          <w:t>phí</w:t>
        </w:r>
        <w:proofErr w:type="spellEnd"/>
        <w:r w:rsidRPr="00DB7447">
          <w:rPr>
            <w:b/>
            <w:bCs/>
            <w:rPrChange w:id="2379" w:author="Vũ Đức Thông (VinSOC-ANBM-ANBMOT)" w:date="2026-04-20T09:15:00Z">
              <w:rPr/>
            </w:rPrChange>
          </w:rPr>
          <w:t xml:space="preserve"> </w:t>
        </w:r>
        <w:proofErr w:type="spellStart"/>
        <w:r w:rsidRPr="00DB7447">
          <w:rPr>
            <w:b/>
            <w:bCs/>
            <w:rPrChange w:id="2380" w:author="Vũ Đức Thông (VinSOC-ANBM-ANBMOT)" w:date="2026-04-20T09:15:00Z">
              <w:rPr/>
            </w:rPrChange>
          </w:rPr>
          <w:t>thấp</w:t>
        </w:r>
        <w:proofErr w:type="spellEnd"/>
        <w:r w:rsidRPr="00DB7447">
          <w:rPr>
            <w:b/>
            <w:bCs/>
            <w:rPrChange w:id="2381" w:author="Vũ Đức Thông (VinSOC-ANBM-ANBMOT)" w:date="2026-04-20T09:15:00Z">
              <w:rPr/>
            </w:rPrChange>
          </w:rPr>
          <w:t xml:space="preserve"> </w:t>
        </w:r>
        <w:proofErr w:type="spellStart"/>
        <w:r w:rsidRPr="00DB7447">
          <w:rPr>
            <w:b/>
            <w:bCs/>
            <w:rPrChange w:id="2382" w:author="Vũ Đức Thông (VinSOC-ANBM-ANBMOT)" w:date="2026-04-20T09:15:00Z">
              <w:rPr/>
            </w:rPrChange>
          </w:rPr>
          <w:t>cho</w:t>
        </w:r>
        <w:proofErr w:type="spellEnd"/>
        <w:r>
          <w:t xml:space="preserve"> </w:t>
        </w:r>
        <w:proofErr w:type="spellStart"/>
        <w:r>
          <w:t>khu</w:t>
        </w:r>
        <w:proofErr w:type="spellEnd"/>
        <w:r>
          <w:t xml:space="preserve"> </w:t>
        </w:r>
        <w:proofErr w:type="spellStart"/>
        <w:r>
          <w:t>vực</w:t>
        </w:r>
        <w:proofErr w:type="spellEnd"/>
        <w:r>
          <w:t xml:space="preserve"> </w:t>
        </w:r>
        <w:proofErr w:type="spellStart"/>
        <w:r>
          <w:t>nhỏ</w:t>
        </w:r>
        <w:proofErr w:type="spellEnd"/>
        <w:r>
          <w:t xml:space="preserve">: Wi-Fi </w:t>
        </w:r>
        <w:proofErr w:type="spellStart"/>
        <w:r>
          <w:t>là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số</w:t>
        </w:r>
        <w:proofErr w:type="spellEnd"/>
        <w:r>
          <w:t xml:space="preserve"> 1.</w:t>
        </w:r>
      </w:ins>
    </w:p>
    <w:p w14:paraId="48C521EE" w14:textId="77777777" w:rsidR="00DB7447" w:rsidRDefault="00DB7447" w:rsidP="00DB7447">
      <w:pPr>
        <w:pStyle w:val="CTDT-Text"/>
        <w:rPr>
          <w:ins w:id="2383" w:author="Vũ Đức Thông (VinSOC-ANBM-ANBMOT)" w:date="2026-04-20T09:15:00Z"/>
        </w:rPr>
      </w:pPr>
      <w:proofErr w:type="spellStart"/>
      <w:ins w:id="2384" w:author="Vũ Đức Thông (VinSOC-ANBM-ANBMOT)" w:date="2026-04-20T09:15:00Z">
        <w:r>
          <w:t>Nếu</w:t>
        </w:r>
        <w:proofErr w:type="spellEnd"/>
        <w:r>
          <w:t xml:space="preserve"> </w:t>
        </w:r>
        <w:proofErr w:type="spellStart"/>
        <w:r>
          <w:t>kết</w:t>
        </w:r>
        <w:proofErr w:type="spellEnd"/>
        <w:r>
          <w:t xml:space="preserve"> </w:t>
        </w:r>
        <w:proofErr w:type="spellStart"/>
        <w:r>
          <w:t>nối</w:t>
        </w:r>
        <w:proofErr w:type="spellEnd"/>
        <w:r>
          <w:t xml:space="preserve"> </w:t>
        </w:r>
        <w:proofErr w:type="spellStart"/>
        <w:r w:rsidRPr="00DB7447">
          <w:rPr>
            <w:b/>
            <w:bCs/>
            <w:rPrChange w:id="2385" w:author="Vũ Đức Thông (VinSOC-ANBM-ANBMOT)" w:date="2026-04-20T09:15:00Z">
              <w:rPr/>
            </w:rPrChange>
          </w:rPr>
          <w:t>vùng</w:t>
        </w:r>
        <w:proofErr w:type="spellEnd"/>
        <w:r w:rsidRPr="00DB7447">
          <w:rPr>
            <w:b/>
            <w:bCs/>
            <w:rPrChange w:id="2386" w:author="Vũ Đức Thông (VinSOC-ANBM-ANBMOT)" w:date="2026-04-20T09:15:00Z">
              <w:rPr/>
            </w:rPrChange>
          </w:rPr>
          <w:t xml:space="preserve"> </w:t>
        </w:r>
        <w:proofErr w:type="spellStart"/>
        <w:r w:rsidRPr="00DB7447">
          <w:rPr>
            <w:b/>
            <w:bCs/>
            <w:rPrChange w:id="2387" w:author="Vũ Đức Thông (VinSOC-ANBM-ANBMOT)" w:date="2026-04-20T09:15:00Z">
              <w:rPr/>
            </w:rPrChange>
          </w:rPr>
          <w:t>sâu</w:t>
        </w:r>
        <w:proofErr w:type="spellEnd"/>
        <w:r w:rsidRPr="00DB7447">
          <w:rPr>
            <w:b/>
            <w:bCs/>
            <w:rPrChange w:id="2388" w:author="Vũ Đức Thông (VinSOC-ANBM-ANBMOT)" w:date="2026-04-20T09:15:00Z">
              <w:rPr/>
            </w:rPrChange>
          </w:rPr>
          <w:t xml:space="preserve"> </w:t>
        </w:r>
        <w:proofErr w:type="spellStart"/>
        <w:r w:rsidRPr="00DB7447">
          <w:rPr>
            <w:b/>
            <w:bCs/>
            <w:rPrChange w:id="2389" w:author="Vũ Đức Thông (VinSOC-ANBM-ANBMOT)" w:date="2026-04-20T09:15:00Z">
              <w:rPr/>
            </w:rPrChange>
          </w:rPr>
          <w:t>vùng</w:t>
        </w:r>
        <w:proofErr w:type="spellEnd"/>
        <w:r w:rsidRPr="00DB7447">
          <w:rPr>
            <w:b/>
            <w:bCs/>
            <w:rPrChange w:id="2390" w:author="Vũ Đức Thông (VinSOC-ANBM-ANBMOT)" w:date="2026-04-20T09:15:00Z">
              <w:rPr/>
            </w:rPrChange>
          </w:rPr>
          <w:t xml:space="preserve"> </w:t>
        </w:r>
        <w:proofErr w:type="spellStart"/>
        <w:r w:rsidRPr="00DB7447">
          <w:rPr>
            <w:b/>
            <w:bCs/>
            <w:rPrChange w:id="2391" w:author="Vũ Đức Thông (VinSOC-ANBM-ANBMOT)" w:date="2026-04-20T09:15:00Z">
              <w:rPr/>
            </w:rPrChange>
          </w:rPr>
          <w:t>xa</w:t>
        </w:r>
        <w:proofErr w:type="spellEnd"/>
        <w:r>
          <w:t xml:space="preserve"> (</w:t>
        </w:r>
        <w:proofErr w:type="spellStart"/>
        <w:r>
          <w:t>không</w:t>
        </w:r>
        <w:proofErr w:type="spellEnd"/>
        <w:r>
          <w:t xml:space="preserve"> </w:t>
        </w:r>
        <w:proofErr w:type="spellStart"/>
        <w:r>
          <w:t>có</w:t>
        </w:r>
        <w:proofErr w:type="spellEnd"/>
        <w:r>
          <w:t xml:space="preserve"> </w:t>
        </w:r>
        <w:proofErr w:type="spellStart"/>
        <w:r>
          <w:t>sẵn</w:t>
        </w:r>
        <w:proofErr w:type="spellEnd"/>
        <w:r>
          <w:t xml:space="preserve"> </w:t>
        </w:r>
        <w:proofErr w:type="spellStart"/>
        <w:r>
          <w:t>hạ</w:t>
        </w:r>
        <w:proofErr w:type="spellEnd"/>
        <w:r>
          <w:t xml:space="preserve"> </w:t>
        </w:r>
        <w:proofErr w:type="spellStart"/>
        <w:r>
          <w:t>tầng</w:t>
        </w:r>
        <w:proofErr w:type="spellEnd"/>
        <w:r>
          <w:t xml:space="preserve">): Radio Frequency (RF) </w:t>
        </w:r>
        <w:proofErr w:type="spellStart"/>
        <w:r>
          <w:t>hoặc</w:t>
        </w:r>
        <w:proofErr w:type="spellEnd"/>
        <w:r>
          <w:t xml:space="preserve"> Cellular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tối</w:t>
        </w:r>
        <w:proofErr w:type="spellEnd"/>
        <w:r>
          <w:t xml:space="preserve"> </w:t>
        </w:r>
        <w:proofErr w:type="spellStart"/>
        <w:r>
          <w:t>ưu</w:t>
        </w:r>
        <w:proofErr w:type="spellEnd"/>
        <w:r>
          <w:t>.</w:t>
        </w:r>
      </w:ins>
    </w:p>
    <w:p w14:paraId="445F9604" w14:textId="16184DFA" w:rsidR="00DB7447" w:rsidRDefault="00DB7447" w:rsidP="00DB7447">
      <w:pPr>
        <w:pStyle w:val="CTDT-Text"/>
        <w:rPr>
          <w:ins w:id="2392" w:author="Vũ Đức Thông (VinSOC-ANBM-ANBMOT)" w:date="2026-04-20T09:15:00Z"/>
        </w:rPr>
      </w:pPr>
      <w:proofErr w:type="spellStart"/>
      <w:ins w:id="2393" w:author="Vũ Đức Thông (VinSOC-ANBM-ANBMOT)" w:date="2026-04-20T09:15:00Z">
        <w:r>
          <w:t>Nếu</w:t>
        </w:r>
        <w:proofErr w:type="spellEnd"/>
        <w:r>
          <w:t xml:space="preserve"> </w:t>
        </w:r>
        <w:proofErr w:type="spellStart"/>
        <w:r>
          <w:t>muốn</w:t>
        </w:r>
        <w:proofErr w:type="spellEnd"/>
        <w:r>
          <w:t xml:space="preserve"> </w:t>
        </w:r>
        <w:proofErr w:type="spellStart"/>
        <w:r>
          <w:t>tận</w:t>
        </w:r>
        <w:proofErr w:type="spellEnd"/>
        <w:r>
          <w:t xml:space="preserve"> </w:t>
        </w:r>
        <w:proofErr w:type="spellStart"/>
        <w:r w:rsidRPr="00DB7447">
          <w:rPr>
            <w:b/>
            <w:bCs/>
            <w:rPrChange w:id="2394" w:author="Vũ Đức Thông (VinSOC-ANBM-ANBMOT)" w:date="2026-04-20T09:15:00Z">
              <w:rPr/>
            </w:rPrChange>
          </w:rPr>
          <w:t>dụng</w:t>
        </w:r>
        <w:proofErr w:type="spellEnd"/>
        <w:r w:rsidRPr="00DB7447">
          <w:rPr>
            <w:b/>
            <w:bCs/>
            <w:rPrChange w:id="2395" w:author="Vũ Đức Thông (VinSOC-ANBM-ANBMOT)" w:date="2026-04-20T09:15:00Z">
              <w:rPr/>
            </w:rPrChange>
          </w:rPr>
          <w:t xml:space="preserve"> </w:t>
        </w:r>
        <w:proofErr w:type="spellStart"/>
        <w:r w:rsidRPr="00DB7447">
          <w:rPr>
            <w:b/>
            <w:bCs/>
            <w:rPrChange w:id="2396" w:author="Vũ Đức Thông (VinSOC-ANBM-ANBMOT)" w:date="2026-04-20T09:15:00Z">
              <w:rPr/>
            </w:rPrChange>
          </w:rPr>
          <w:t>hạ</w:t>
        </w:r>
        <w:proofErr w:type="spellEnd"/>
        <w:r w:rsidRPr="00DB7447">
          <w:rPr>
            <w:b/>
            <w:bCs/>
            <w:rPrChange w:id="2397" w:author="Vũ Đức Thông (VinSOC-ANBM-ANBMOT)" w:date="2026-04-20T09:15:00Z">
              <w:rPr/>
            </w:rPrChange>
          </w:rPr>
          <w:t xml:space="preserve"> </w:t>
        </w:r>
        <w:proofErr w:type="spellStart"/>
        <w:r w:rsidRPr="00DB7447">
          <w:rPr>
            <w:b/>
            <w:bCs/>
            <w:rPrChange w:id="2398" w:author="Vũ Đức Thông (VinSOC-ANBM-ANBMOT)" w:date="2026-04-20T09:15:00Z">
              <w:rPr/>
            </w:rPrChange>
          </w:rPr>
          <w:t>tầng</w:t>
        </w:r>
        <w:proofErr w:type="spellEnd"/>
        <w:r w:rsidRPr="00DB7447">
          <w:rPr>
            <w:b/>
            <w:bCs/>
            <w:rPrChange w:id="2399" w:author="Vũ Đức Thông (VinSOC-ANBM-ANBMOT)" w:date="2026-04-20T09:15:00Z">
              <w:rPr/>
            </w:rPrChange>
          </w:rPr>
          <w:t xml:space="preserve"> </w:t>
        </w:r>
        <w:proofErr w:type="spellStart"/>
        <w:r w:rsidRPr="00DB7447">
          <w:rPr>
            <w:b/>
            <w:bCs/>
            <w:rPrChange w:id="2400" w:author="Vũ Đức Thông (VinSOC-ANBM-ANBMOT)" w:date="2026-04-20T09:15:00Z">
              <w:rPr/>
            </w:rPrChange>
          </w:rPr>
          <w:t>sẵn</w:t>
        </w:r>
        <w:proofErr w:type="spellEnd"/>
        <w:r>
          <w:t xml:space="preserve"> </w:t>
        </w:r>
        <w:proofErr w:type="spellStart"/>
        <w:r>
          <w:t>có</w:t>
        </w:r>
        <w:proofErr w:type="spellEnd"/>
        <w:r>
          <w:t xml:space="preserve">: Power Line (PLC) </w:t>
        </w:r>
        <w:proofErr w:type="spellStart"/>
        <w:r>
          <w:t>hoặc</w:t>
        </w:r>
        <w:proofErr w:type="spellEnd"/>
        <w:r>
          <w:t xml:space="preserve"> Leased Lines </w:t>
        </w:r>
        <w:proofErr w:type="spellStart"/>
        <w:r>
          <w:t>từ</w:t>
        </w:r>
        <w:proofErr w:type="spellEnd"/>
        <w:r>
          <w:t xml:space="preserve"> </w:t>
        </w:r>
        <w:proofErr w:type="spellStart"/>
        <w:r>
          <w:t>công</w:t>
        </w:r>
        <w:proofErr w:type="spellEnd"/>
        <w:r>
          <w:t xml:space="preserve"> ty </w:t>
        </w:r>
        <w:proofErr w:type="spellStart"/>
        <w:r>
          <w:t>điện</w:t>
        </w:r>
        <w:proofErr w:type="spellEnd"/>
        <w:r>
          <w:t xml:space="preserve"> </w:t>
        </w:r>
        <w:proofErr w:type="spellStart"/>
        <w:r>
          <w:t>thoại</w:t>
        </w:r>
        <w:proofErr w:type="spellEnd"/>
        <w:r>
          <w:t>.</w:t>
        </w:r>
      </w:ins>
    </w:p>
    <w:p w14:paraId="3D743FC5" w14:textId="2FBF3B24" w:rsidR="00DB7447" w:rsidRDefault="00DB7447" w:rsidP="00DB7447">
      <w:pPr>
        <w:pStyle w:val="CTDT-Text"/>
        <w:rPr>
          <w:ins w:id="2401" w:author="Vũ Đức Thông (VinSOC-ANBM-ANBMOT)" w:date="2026-04-20T09:23:00Z"/>
        </w:rPr>
      </w:pPr>
    </w:p>
    <w:p w14:paraId="564C8DFF" w14:textId="51F05923" w:rsidR="00DB7447" w:rsidRDefault="00DB7447" w:rsidP="00DB7447">
      <w:pPr>
        <w:pStyle w:val="CTDT-Text"/>
        <w:rPr>
          <w:ins w:id="2402" w:author="Vũ Đức Thông (VinSOC-ANBM-ANBMOT)" w:date="2026-04-20T09:23:00Z"/>
        </w:rPr>
      </w:pPr>
    </w:p>
    <w:p w14:paraId="0C9863F7" w14:textId="6BECBD87" w:rsidR="00DB7447" w:rsidRDefault="00DB7447" w:rsidP="00DB7447">
      <w:pPr>
        <w:pStyle w:val="CTDT-H1"/>
        <w:rPr>
          <w:ins w:id="2403" w:author="Vũ Đức Thông (VinSOC-ANBM-ANBMOT)" w:date="2026-04-20T09:23:00Z"/>
        </w:rPr>
      </w:pPr>
      <w:bookmarkStart w:id="2404" w:name="_Toc227579027"/>
      <w:ins w:id="2405" w:author="Vũ Đức Thông (VinSOC-ANBM-ANBMOT)" w:date="2026-04-20T09:23:00Z">
        <w:r>
          <w:t>OBJECT 5</w:t>
        </w:r>
        <w:bookmarkEnd w:id="2404"/>
      </w:ins>
    </w:p>
    <w:p w14:paraId="742FC632" w14:textId="0429B734" w:rsidR="00DB7447" w:rsidRDefault="00DB7447" w:rsidP="00DB7447">
      <w:pPr>
        <w:pStyle w:val="CTDT-H2"/>
        <w:rPr>
          <w:ins w:id="2406" w:author="Vũ Đức Thông (VinSOC-ANBM-ANBMOT)" w:date="2026-04-20T09:24:00Z"/>
        </w:rPr>
      </w:pPr>
      <w:bookmarkStart w:id="2407" w:name="_Toc227579028"/>
      <w:proofErr w:type="spellStart"/>
      <w:ins w:id="2408" w:author="Vũ Đức Thông (VinSOC-ANBM-ANBMOT)" w:date="2026-04-20T09:23:00Z">
        <w:r>
          <w:t>Tranh</w:t>
        </w:r>
        <w:proofErr w:type="spellEnd"/>
        <w:r>
          <w:t xml:space="preserve"> </w:t>
        </w:r>
        <w:proofErr w:type="spellStart"/>
        <w:r>
          <w:t>Luận</w:t>
        </w:r>
        <w:proofErr w:type="spellEnd"/>
        <w:r>
          <w:t xml:space="preserve"> </w:t>
        </w:r>
        <w:proofErr w:type="spellStart"/>
        <w:r>
          <w:t>về</w:t>
        </w:r>
        <w:proofErr w:type="spellEnd"/>
        <w:r>
          <w:t xml:space="preserve"> </w:t>
        </w:r>
        <w:proofErr w:type="spellStart"/>
        <w:r>
          <w:t>các</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ins>
      <w:ins w:id="2409" w:author="Vũ Đức Thông (VinSOC-ANBM-ANBMOT)" w:date="2026-04-20T09:24:00Z">
        <w:r>
          <w:t>ICS</w:t>
        </w:r>
        <w:bookmarkEnd w:id="2407"/>
      </w:ins>
    </w:p>
    <w:p w14:paraId="4F6606A1" w14:textId="181925EF" w:rsidR="00DB7447" w:rsidRDefault="00DB7447" w:rsidP="00DB7447">
      <w:pPr>
        <w:pStyle w:val="CTDT-Text"/>
        <w:rPr>
          <w:ins w:id="2410" w:author="Vũ Đức Thông (VinSOC-ANBM-ANBMOT)" w:date="2026-04-20T09:24:00Z"/>
        </w:rPr>
      </w:pPr>
    </w:p>
    <w:p w14:paraId="17D0F454" w14:textId="6F21ADA1" w:rsidR="00DB7447" w:rsidRDefault="00DB7447" w:rsidP="00DB7447">
      <w:pPr>
        <w:pStyle w:val="CTDT-Text"/>
        <w:rPr>
          <w:ins w:id="2411" w:author="Vũ Đức Thông (VinSOC-ANBM-ANBMOT)" w:date="2026-04-20T09:24:00Z"/>
        </w:rPr>
      </w:pPr>
      <w:ins w:id="2412" w:author="Vũ Đức Thông (VinSOC-ANBM-ANBMOT)" w:date="2026-04-20T09:24:00Z">
        <w:r w:rsidRPr="00DB7447">
          <w:lastRenderedPageBreak/>
          <w:drawing>
            <wp:inline distT="0" distB="0" distL="0" distR="0" wp14:anchorId="37B1713E" wp14:editId="4EB41F4D">
              <wp:extent cx="6012180" cy="1105535"/>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12180" cy="1105535"/>
                      </a:xfrm>
                      <a:prstGeom prst="rect">
                        <a:avLst/>
                      </a:prstGeom>
                    </pic:spPr>
                  </pic:pic>
                </a:graphicData>
              </a:graphic>
            </wp:inline>
          </w:drawing>
        </w:r>
      </w:ins>
    </w:p>
    <w:p w14:paraId="7A0EDF76" w14:textId="5FC41E3B" w:rsidR="00DB7447" w:rsidRDefault="00DB7447" w:rsidP="00DB7447">
      <w:pPr>
        <w:pStyle w:val="CTDT-Hinh"/>
        <w:rPr>
          <w:ins w:id="2413" w:author="Vũ Đức Thông (VinSOC-ANBM-ANBMOT)" w:date="2026-04-20T09:24:00Z"/>
        </w:rPr>
      </w:pPr>
      <w:bookmarkStart w:id="2414" w:name="_Toc227579061"/>
      <w:proofErr w:type="spellStart"/>
      <w:ins w:id="2415" w:author="Vũ Đức Thông (VinSOC-ANBM-ANBMOT)" w:date="2026-04-20T09:24:00Z">
        <w:r>
          <w:t>Kênh</w:t>
        </w:r>
        <w:proofErr w:type="spellEnd"/>
        <w:r>
          <w:t xml:space="preserve"> </w:t>
        </w:r>
        <w:proofErr w:type="spellStart"/>
        <w:r>
          <w:t>giao</w:t>
        </w:r>
        <w:proofErr w:type="spellEnd"/>
        <w:r>
          <w:t xml:space="preserve"> </w:t>
        </w:r>
        <w:proofErr w:type="spellStart"/>
        <w:r>
          <w:t>tiếp</w:t>
        </w:r>
        <w:bookmarkEnd w:id="2414"/>
        <w:proofErr w:type="spellEnd"/>
      </w:ins>
    </w:p>
    <w:p w14:paraId="50531565" w14:textId="2BAF183F" w:rsidR="00DB7447" w:rsidRDefault="00DB7447" w:rsidP="00DB7447">
      <w:pPr>
        <w:pStyle w:val="CTDT-Text"/>
        <w:rPr>
          <w:ins w:id="2416" w:author="Vũ Đức Thông (VinSOC-ANBM-ANBMOT)" w:date="2026-04-20T09:25:00Z"/>
        </w:rPr>
      </w:pPr>
      <w:proofErr w:type="spellStart"/>
      <w:ins w:id="2417" w:author="Vũ Đức Thông (VinSOC-ANBM-ANBMOT)" w:date="2026-04-20T09:25:00Z">
        <w:r>
          <w:t>Kênh</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Là</w:t>
        </w:r>
        <w:proofErr w:type="spellEnd"/>
        <w:r>
          <w:t xml:space="preserve"> con </w:t>
        </w:r>
        <w:proofErr w:type="spellStart"/>
        <w:r>
          <w:t>đường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dây</w:t>
        </w:r>
        <w:proofErr w:type="spellEnd"/>
        <w:r>
          <w:t xml:space="preserve"> </w:t>
        </w:r>
        <w:proofErr w:type="spellStart"/>
        <w:r>
          <w:t>cáp</w:t>
        </w:r>
        <w:proofErr w:type="spellEnd"/>
        <w:r>
          <w:t xml:space="preserve"> </w:t>
        </w:r>
        <w:proofErr w:type="spellStart"/>
        <w:r>
          <w:t>vật</w:t>
        </w:r>
        <w:proofErr w:type="spellEnd"/>
        <w:r>
          <w:t xml:space="preserve"> </w:t>
        </w:r>
        <w:proofErr w:type="spellStart"/>
        <w:r>
          <w:t>lý</w:t>
        </w:r>
        <w:proofErr w:type="spellEnd"/>
        <w:r>
          <w:t xml:space="preserve"> </w:t>
        </w:r>
        <w:proofErr w:type="spellStart"/>
        <w:r>
          <w:t>hoặc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ảo</w:t>
        </w:r>
        <w:proofErr w:type="spellEnd"/>
        <w:r>
          <w:t xml:space="preserve">/logic) </w:t>
        </w:r>
        <w:proofErr w:type="spellStart"/>
        <w:r>
          <w:t>để</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đi</w:t>
        </w:r>
        <w:proofErr w:type="spellEnd"/>
        <w:r>
          <w:t xml:space="preserve"> </w:t>
        </w:r>
        <w:proofErr w:type="spellStart"/>
        <w:r>
          <w:t>từ</w:t>
        </w:r>
        <w:proofErr w:type="spellEnd"/>
        <w:r>
          <w:t xml:space="preserve"> </w:t>
        </w:r>
        <w:proofErr w:type="spellStart"/>
        <w:r>
          <w:t>điểm</w:t>
        </w:r>
        <w:proofErr w:type="spellEnd"/>
        <w:r>
          <w:t xml:space="preserve"> A </w:t>
        </w:r>
        <w:proofErr w:type="spellStart"/>
        <w:r>
          <w:t>đến</w:t>
        </w:r>
        <w:proofErr w:type="spellEnd"/>
        <w:r>
          <w:t xml:space="preserve"> </w:t>
        </w:r>
        <w:proofErr w:type="spellStart"/>
        <w:r>
          <w:t>điểm</w:t>
        </w:r>
        <w:proofErr w:type="spellEnd"/>
        <w:r>
          <w:t xml:space="preserve"> B.</w:t>
        </w:r>
      </w:ins>
    </w:p>
    <w:p w14:paraId="1E68B3B6" w14:textId="3BA7BC7E" w:rsidR="00DB7447" w:rsidRDefault="00DB7447" w:rsidP="00DB7447">
      <w:pPr>
        <w:pStyle w:val="CTDT-Text"/>
        <w:rPr>
          <w:ins w:id="2418" w:author="Vũ Đức Thông (VinSOC-ANBM-ANBMOT)" w:date="2026-04-20T09:25:00Z"/>
        </w:rPr>
      </w:pPr>
      <w:ins w:id="2419" w:author="Vũ Đức Thông (VinSOC-ANBM-ANBMOT)" w:date="2026-04-20T09:25:00Z">
        <w:r>
          <w:t xml:space="preserve">Giao </w:t>
        </w:r>
        <w:proofErr w:type="spellStart"/>
        <w:r>
          <w:t>thức</w:t>
        </w:r>
        <w:proofErr w:type="spellEnd"/>
        <w:r>
          <w:t xml:space="preserve"> (Protocols): </w:t>
        </w:r>
        <w:proofErr w:type="spellStart"/>
        <w:r>
          <w:t>Là</w:t>
        </w:r>
        <w:proofErr w:type="spellEnd"/>
        <w:r>
          <w:t xml:space="preserve"> </w:t>
        </w:r>
        <w:proofErr w:type="spellStart"/>
        <w:r>
          <w:t>luật</w:t>
        </w:r>
        <w:proofErr w:type="spellEnd"/>
        <w:r>
          <w:t xml:space="preserve"> </w:t>
        </w:r>
        <w:proofErr w:type="spellStart"/>
        <w:r>
          <w:t>giao</w:t>
        </w:r>
        <w:proofErr w:type="spellEnd"/>
        <w:r>
          <w:t xml:space="preserve"> </w:t>
        </w:r>
        <w:proofErr w:type="spellStart"/>
        <w:r>
          <w:t>thôn</w:t>
        </w:r>
        <w:r w:rsidR="00B73735">
          <w:t>g</w:t>
        </w:r>
        <w:proofErr w:type="spellEnd"/>
        <w:r>
          <w:t xml:space="preserve"> </w:t>
        </w:r>
        <w:proofErr w:type="spellStart"/>
        <w:r>
          <w:t>hoặc</w:t>
        </w:r>
        <w:proofErr w:type="spellEnd"/>
        <w:r>
          <w:t xml:space="preserve"> </w:t>
        </w:r>
        <w:proofErr w:type="spellStart"/>
        <w:r w:rsidRPr="00B73735">
          <w:rPr>
            <w:b/>
            <w:bCs/>
            <w:rPrChange w:id="2420" w:author="Vũ Đức Thông (VinSOC-ANBM-ANBMOT)" w:date="2026-04-20T09:25:00Z">
              <w:rPr/>
            </w:rPrChange>
          </w:rPr>
          <w:t>bộ</w:t>
        </w:r>
        <w:proofErr w:type="spellEnd"/>
        <w:r w:rsidRPr="00B73735">
          <w:rPr>
            <w:b/>
            <w:bCs/>
            <w:rPrChange w:id="2421" w:author="Vũ Đức Thông (VinSOC-ANBM-ANBMOT)" w:date="2026-04-20T09:25:00Z">
              <w:rPr/>
            </w:rPrChange>
          </w:rPr>
          <w:t xml:space="preserve"> </w:t>
        </w:r>
        <w:proofErr w:type="spellStart"/>
        <w:r w:rsidRPr="00B73735">
          <w:rPr>
            <w:b/>
            <w:bCs/>
            <w:rPrChange w:id="2422" w:author="Vũ Đức Thông (VinSOC-ANBM-ANBMOT)" w:date="2026-04-20T09:25:00Z">
              <w:rPr/>
            </w:rPrChange>
          </w:rPr>
          <w:t>quy</w:t>
        </w:r>
        <w:proofErr w:type="spellEnd"/>
        <w:r w:rsidRPr="00B73735">
          <w:rPr>
            <w:b/>
            <w:bCs/>
            <w:rPrChange w:id="2423" w:author="Vũ Đức Thông (VinSOC-ANBM-ANBMOT)" w:date="2026-04-20T09:25:00Z">
              <w:rPr/>
            </w:rPrChange>
          </w:rPr>
          <w:t xml:space="preserve"> </w:t>
        </w:r>
        <w:proofErr w:type="spellStart"/>
        <w:r w:rsidRPr="00B73735">
          <w:rPr>
            <w:b/>
            <w:bCs/>
            <w:rPrChange w:id="2424" w:author="Vũ Đức Thông (VinSOC-ANBM-ANBMOT)" w:date="2026-04-20T09:25:00Z">
              <w:rPr/>
            </w:rPrChange>
          </w:rPr>
          <w:t>tắc</w:t>
        </w:r>
        <w:proofErr w:type="spellEnd"/>
        <w:r w:rsidRPr="00B73735">
          <w:rPr>
            <w:b/>
            <w:bCs/>
            <w:rPrChange w:id="2425" w:author="Vũ Đức Thông (VinSOC-ANBM-ANBMOT)" w:date="2026-04-20T09:25:00Z">
              <w:rPr/>
            </w:rPrChange>
          </w:rPr>
          <w:t xml:space="preserve"> </w:t>
        </w:r>
        <w:proofErr w:type="spellStart"/>
        <w:r w:rsidRPr="00B73735">
          <w:rPr>
            <w:b/>
            <w:bCs/>
            <w:rPrChange w:id="2426" w:author="Vũ Đức Thông (VinSOC-ANBM-ANBMOT)" w:date="2026-04-20T09:25:00Z">
              <w:rPr/>
            </w:rPrChange>
          </w:rPr>
          <w:t>chung</w:t>
        </w:r>
        <w:proofErr w:type="spellEnd"/>
        <w:r>
          <w:t xml:space="preserve">. </w:t>
        </w:r>
        <w:proofErr w:type="spellStart"/>
        <w:r>
          <w:t>Chúng</w:t>
        </w:r>
        <w:proofErr w:type="spellEnd"/>
        <w:r>
          <w:t xml:space="preserve"> </w:t>
        </w:r>
        <w:proofErr w:type="spellStart"/>
        <w:r>
          <w:t>quyết</w:t>
        </w:r>
        <w:proofErr w:type="spellEnd"/>
        <w:r>
          <w:t xml:space="preserve"> </w:t>
        </w:r>
        <w:proofErr w:type="spellStart"/>
        <w:r>
          <w:t>định</w:t>
        </w:r>
        <w:proofErr w:type="spellEnd"/>
        <w:r>
          <w:t>:</w:t>
        </w:r>
      </w:ins>
    </w:p>
    <w:p w14:paraId="31C315CC" w14:textId="77777777" w:rsidR="00DB7447" w:rsidRDefault="00DB7447" w:rsidP="00B73735">
      <w:pPr>
        <w:pStyle w:val="CTDT-Text"/>
        <w:ind w:left="454"/>
        <w:rPr>
          <w:ins w:id="2427" w:author="Vũ Đức Thông (VinSOC-ANBM-ANBMOT)" w:date="2026-04-20T09:25:00Z"/>
        </w:rPr>
        <w:pPrChange w:id="2428" w:author="Vũ Đức Thông (VinSOC-ANBM-ANBMOT)" w:date="2026-04-20T09:25:00Z">
          <w:pPr>
            <w:pStyle w:val="CTDT-Text"/>
          </w:pPr>
        </w:pPrChange>
      </w:pPr>
      <w:proofErr w:type="spellStart"/>
      <w:ins w:id="2429" w:author="Vũ Đức Thông (VinSOC-ANBM-ANBMOT)" w:date="2026-04-20T09:25:00Z">
        <w:r>
          <w:t>Cách</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nhau</w:t>
        </w:r>
        <w:proofErr w:type="spellEnd"/>
        <w:r>
          <w:t>.</w:t>
        </w:r>
      </w:ins>
    </w:p>
    <w:p w14:paraId="2428144B" w14:textId="77777777" w:rsidR="00DB7447" w:rsidRDefault="00DB7447" w:rsidP="00B73735">
      <w:pPr>
        <w:pStyle w:val="CTDT-Text"/>
        <w:ind w:left="454"/>
        <w:rPr>
          <w:ins w:id="2430" w:author="Vũ Đức Thông (VinSOC-ANBM-ANBMOT)" w:date="2026-04-20T09:25:00Z"/>
        </w:rPr>
        <w:pPrChange w:id="2431" w:author="Vũ Đức Thông (VinSOC-ANBM-ANBMOT)" w:date="2026-04-20T09:25:00Z">
          <w:pPr>
            <w:pStyle w:val="CTDT-Text"/>
          </w:pPr>
        </w:pPrChange>
      </w:pPr>
      <w:proofErr w:type="spellStart"/>
      <w:ins w:id="2432" w:author="Vũ Đức Thông (VinSOC-ANBM-ANBMOT)" w:date="2026-04-20T09:25:00Z">
        <w:r>
          <w:t>Cách</w:t>
        </w:r>
        <w:proofErr w:type="spellEnd"/>
        <w:r>
          <w:t xml:space="preserve"> </w:t>
        </w:r>
        <w:proofErr w:type="spellStart"/>
        <w:r w:rsidRPr="00B73735">
          <w:rPr>
            <w:b/>
            <w:bCs/>
            <w:rPrChange w:id="2433" w:author="Vũ Đức Thông (VinSOC-ANBM-ANBMOT)" w:date="2026-04-20T09:25:00Z">
              <w:rPr/>
            </w:rPrChange>
          </w:rPr>
          <w:t>thiết</w:t>
        </w:r>
        <w:proofErr w:type="spellEnd"/>
        <w:r w:rsidRPr="00B73735">
          <w:rPr>
            <w:b/>
            <w:bCs/>
            <w:rPrChange w:id="2434" w:author="Vũ Đức Thông (VinSOC-ANBM-ANBMOT)" w:date="2026-04-20T09:25:00Z">
              <w:rPr/>
            </w:rPrChange>
          </w:rPr>
          <w:t xml:space="preserve"> </w:t>
        </w:r>
        <w:proofErr w:type="spellStart"/>
        <w:r w:rsidRPr="00B73735">
          <w:rPr>
            <w:b/>
            <w:bCs/>
            <w:rPrChange w:id="2435" w:author="Vũ Đức Thông (VinSOC-ANBM-ANBMOT)" w:date="2026-04-20T09:25:00Z">
              <w:rPr/>
            </w:rPrChange>
          </w:rPr>
          <w:t>lập</w:t>
        </w:r>
        <w:proofErr w:type="spellEnd"/>
        <w:r>
          <w:t xml:space="preserve"> </w:t>
        </w:r>
        <w:proofErr w:type="spellStart"/>
        <w:r>
          <w:t>và</w:t>
        </w:r>
        <w:proofErr w:type="spellEnd"/>
        <w:r>
          <w:t xml:space="preserve"> </w:t>
        </w:r>
        <w:proofErr w:type="spellStart"/>
        <w:r w:rsidRPr="00B73735">
          <w:rPr>
            <w:b/>
            <w:bCs/>
            <w:rPrChange w:id="2436" w:author="Vũ Đức Thông (VinSOC-ANBM-ANBMOT)" w:date="2026-04-20T09:25:00Z">
              <w:rPr/>
            </w:rPrChange>
          </w:rPr>
          <w:t>duy</w:t>
        </w:r>
        <w:proofErr w:type="spellEnd"/>
        <w:r w:rsidRPr="00B73735">
          <w:rPr>
            <w:b/>
            <w:bCs/>
            <w:rPrChange w:id="2437" w:author="Vũ Đức Thông (VinSOC-ANBM-ANBMOT)" w:date="2026-04-20T09:25:00Z">
              <w:rPr/>
            </w:rPrChange>
          </w:rPr>
          <w:t xml:space="preserve"> </w:t>
        </w:r>
        <w:proofErr w:type="spellStart"/>
        <w:r w:rsidRPr="00B73735">
          <w:rPr>
            <w:b/>
            <w:bCs/>
            <w:rPrChange w:id="2438" w:author="Vũ Đức Thông (VinSOC-ANBM-ANBMOT)" w:date="2026-04-20T09:25:00Z">
              <w:rPr/>
            </w:rPrChange>
          </w:rPr>
          <w:t>trì</w:t>
        </w:r>
        <w:proofErr w:type="spellEnd"/>
        <w:r>
          <w:t xml:space="preserve"> </w:t>
        </w:r>
        <w:proofErr w:type="spellStart"/>
        <w:r>
          <w:t>kết</w:t>
        </w:r>
        <w:proofErr w:type="spellEnd"/>
        <w:r>
          <w:t xml:space="preserve"> </w:t>
        </w:r>
        <w:proofErr w:type="spellStart"/>
        <w:r>
          <w:t>nối</w:t>
        </w:r>
        <w:proofErr w:type="spellEnd"/>
        <w:r>
          <w:t>.</w:t>
        </w:r>
      </w:ins>
    </w:p>
    <w:p w14:paraId="309F4B47" w14:textId="77777777" w:rsidR="00DB7447" w:rsidRDefault="00DB7447" w:rsidP="00B73735">
      <w:pPr>
        <w:pStyle w:val="CTDT-Text"/>
        <w:ind w:left="454"/>
        <w:rPr>
          <w:ins w:id="2439" w:author="Vũ Đức Thông (VinSOC-ANBM-ANBMOT)" w:date="2026-04-20T09:25:00Z"/>
        </w:rPr>
        <w:pPrChange w:id="2440" w:author="Vũ Đức Thông (VinSOC-ANBM-ANBMOT)" w:date="2026-04-20T09:25:00Z">
          <w:pPr>
            <w:pStyle w:val="CTDT-Text"/>
          </w:pPr>
        </w:pPrChange>
      </w:pPr>
      <w:proofErr w:type="spellStart"/>
      <w:ins w:id="2441" w:author="Vũ Đức Thông (VinSOC-ANBM-ANBMOT)" w:date="2026-04-20T09:25:00Z">
        <w:r>
          <w:t>Cách</w:t>
        </w:r>
        <w:proofErr w:type="spellEnd"/>
        <w:r>
          <w:t xml:space="preserve"> </w:t>
        </w:r>
        <w:proofErr w:type="spellStart"/>
        <w:r w:rsidRPr="00B73735">
          <w:rPr>
            <w:b/>
            <w:bCs/>
            <w:rPrChange w:id="2442" w:author="Vũ Đức Thông (VinSOC-ANBM-ANBMOT)" w:date="2026-04-20T09:25:00Z">
              <w:rPr/>
            </w:rPrChange>
          </w:rPr>
          <w:t>đóng</w:t>
        </w:r>
        <w:proofErr w:type="spellEnd"/>
        <w:r w:rsidRPr="00B73735">
          <w:rPr>
            <w:b/>
            <w:bCs/>
            <w:rPrChange w:id="2443" w:author="Vũ Đức Thông (VinSOC-ANBM-ANBMOT)" w:date="2026-04-20T09:25:00Z">
              <w:rPr/>
            </w:rPrChange>
          </w:rPr>
          <w:t xml:space="preserve"> </w:t>
        </w:r>
        <w:proofErr w:type="spellStart"/>
        <w:r w:rsidRPr="00B73735">
          <w:rPr>
            <w:b/>
            <w:bCs/>
            <w:rPrChange w:id="2444" w:author="Vũ Đức Thông (VinSOC-ANBM-ANBMOT)" w:date="2026-04-20T09:25:00Z">
              <w:rPr/>
            </w:rPrChange>
          </w:rPr>
          <w:t>gói</w:t>
        </w:r>
        <w:proofErr w:type="spellEnd"/>
        <w:r w:rsidRPr="00B73735">
          <w:rPr>
            <w:b/>
            <w:bCs/>
            <w:rPrChange w:id="2445" w:author="Vũ Đức Thông (VinSOC-ANBM-ANBMOT)" w:date="2026-04-20T09:25:00Z">
              <w:rPr/>
            </w:rPrChange>
          </w:rPr>
          <w:t xml:space="preserve"> </w:t>
        </w:r>
        <w:proofErr w:type="spellStart"/>
        <w:r w:rsidRPr="00B73735">
          <w:rPr>
            <w:b/>
            <w:bCs/>
            <w:rPrChange w:id="2446" w:author="Vũ Đức Thông (VinSOC-ANBM-ANBMOT)" w:date="2026-04-20T09:25:00Z">
              <w:rPr/>
            </w:rPrChange>
          </w:rPr>
          <w:t>và</w:t>
        </w:r>
        <w:proofErr w:type="spellEnd"/>
        <w:r w:rsidRPr="00B73735">
          <w:rPr>
            <w:b/>
            <w:bCs/>
            <w:rPrChange w:id="2447" w:author="Vũ Đức Thông (VinSOC-ANBM-ANBMOT)" w:date="2026-04-20T09:25:00Z">
              <w:rPr/>
            </w:rPrChange>
          </w:rPr>
          <w:t xml:space="preserve"> </w:t>
        </w:r>
        <w:proofErr w:type="spellStart"/>
        <w:r w:rsidRPr="00B73735">
          <w:rPr>
            <w:b/>
            <w:bCs/>
            <w:rPrChange w:id="2448" w:author="Vũ Đức Thông (VinSOC-ANBM-ANBMOT)" w:date="2026-04-20T09:25:00Z">
              <w:rPr/>
            </w:rPrChange>
          </w:rPr>
          <w:t>tháo</w:t>
        </w:r>
        <w:proofErr w:type="spellEnd"/>
        <w:r w:rsidRPr="00B73735">
          <w:rPr>
            <w:b/>
            <w:bCs/>
            <w:rPrChange w:id="2449" w:author="Vũ Đức Thông (VinSOC-ANBM-ANBMOT)" w:date="2026-04-20T09:25:00Z">
              <w:rPr/>
            </w:rPrChange>
          </w:rPr>
          <w:t xml:space="preserve"> </w:t>
        </w:r>
        <w:proofErr w:type="spellStart"/>
        <w:r w:rsidRPr="00B73735">
          <w:rPr>
            <w:b/>
            <w:bCs/>
            <w:rPrChange w:id="2450" w:author="Vũ Đức Thông (VinSOC-ANBM-ANBMOT)" w:date="2026-04-20T09:25:00Z">
              <w:rPr/>
            </w:rPrChange>
          </w:rPr>
          <w:t>dỡ</w:t>
        </w:r>
        <w:proofErr w:type="spellEnd"/>
        <w:r w:rsidRPr="00B73735">
          <w:rPr>
            <w:b/>
            <w:bCs/>
            <w:rPrChange w:id="2451" w:author="Vũ Đức Thông (VinSOC-ANBM-ANBMOT)" w:date="2026-04-20T09:25:00Z">
              <w:rPr/>
            </w:rPrChange>
          </w:rPr>
          <w:t xml:space="preserve"> </w:t>
        </w:r>
        <w:proofErr w:type="spellStart"/>
        <w:r w:rsidRPr="00B73735">
          <w:rPr>
            <w:b/>
            <w:bCs/>
            <w:rPrChange w:id="2452" w:author="Vũ Đức Thông (VinSOC-ANBM-ANBMOT)" w:date="2026-04-20T09:25:00Z">
              <w:rPr/>
            </w:rPrChange>
          </w:rPr>
          <w:t>dữ</w:t>
        </w:r>
        <w:proofErr w:type="spellEnd"/>
        <w:r w:rsidRPr="00B73735">
          <w:rPr>
            <w:b/>
            <w:bCs/>
            <w:rPrChange w:id="2453" w:author="Vũ Đức Thông (VinSOC-ANBM-ANBMOT)" w:date="2026-04-20T09:25:00Z">
              <w:rPr/>
            </w:rPrChange>
          </w:rPr>
          <w:t xml:space="preserve"> </w:t>
        </w:r>
        <w:proofErr w:type="spellStart"/>
        <w:r w:rsidRPr="00B73735">
          <w:rPr>
            <w:b/>
            <w:bCs/>
            <w:rPrChange w:id="2454" w:author="Vũ Đức Thông (VinSOC-ANBM-ANBMOT)" w:date="2026-04-20T09:25:00Z">
              <w:rPr/>
            </w:rPrChange>
          </w:rPr>
          <w:t>liệu</w:t>
        </w:r>
        <w:proofErr w:type="spellEnd"/>
        <w:r>
          <w:t xml:space="preserve"> </w:t>
        </w:r>
        <w:proofErr w:type="spellStart"/>
        <w:r>
          <w:t>khi</w:t>
        </w:r>
        <w:proofErr w:type="spellEnd"/>
        <w:r>
          <w:t xml:space="preserve"> </w:t>
        </w:r>
        <w:proofErr w:type="spellStart"/>
        <w:r>
          <w:t>truyền</w:t>
        </w:r>
        <w:proofErr w:type="spellEnd"/>
        <w:r>
          <w:t xml:space="preserve"> </w:t>
        </w:r>
        <w:proofErr w:type="spellStart"/>
        <w:r>
          <w:t>tải</w:t>
        </w:r>
        <w:proofErr w:type="spellEnd"/>
        <w:r>
          <w:t>.</w:t>
        </w:r>
      </w:ins>
    </w:p>
    <w:p w14:paraId="01C8A810" w14:textId="434D35EE" w:rsidR="00DB7447" w:rsidRDefault="00DB7447" w:rsidP="00B73735">
      <w:pPr>
        <w:pStyle w:val="CTDT-Text"/>
        <w:ind w:left="454"/>
        <w:rPr>
          <w:ins w:id="2455" w:author="Vũ Đức Thông (VinSOC-ANBM-ANBMOT)" w:date="2026-04-20T09:25:00Z"/>
        </w:rPr>
      </w:pPr>
      <w:proofErr w:type="spellStart"/>
      <w:ins w:id="2456" w:author="Vũ Đức Thông (VinSOC-ANBM-ANBMOT)" w:date="2026-04-20T09:25:00Z">
        <w:r>
          <w:t>Đảm</w:t>
        </w:r>
        <w:proofErr w:type="spellEnd"/>
        <w:r>
          <w:t xml:space="preserve"> </w:t>
        </w:r>
        <w:proofErr w:type="spellStart"/>
        <w:r>
          <w:t>bảo</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có</w:t>
        </w:r>
        <w:proofErr w:type="spellEnd"/>
        <w:r>
          <w:t xml:space="preserve"> </w:t>
        </w:r>
        <w:proofErr w:type="spellStart"/>
        <w:r>
          <w:t>thể</w:t>
        </w:r>
        <w:proofErr w:type="spellEnd"/>
        <w:r>
          <w:t xml:space="preserve"> </w:t>
        </w:r>
        <w:proofErr w:type="spellStart"/>
        <w:r>
          <w:t>hiểu</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được</w:t>
        </w:r>
        <w:proofErr w:type="spellEnd"/>
        <w:r>
          <w:t xml:space="preserve"> </w:t>
        </w:r>
        <w:proofErr w:type="spellStart"/>
        <w:r>
          <w:t>với</w:t>
        </w:r>
        <w:proofErr w:type="spellEnd"/>
        <w:r>
          <w:t xml:space="preserve"> </w:t>
        </w:r>
        <w:proofErr w:type="spellStart"/>
        <w:r>
          <w:t>nhau</w:t>
        </w:r>
        <w:proofErr w:type="spellEnd"/>
        <w:r>
          <w:t>.</w:t>
        </w:r>
      </w:ins>
    </w:p>
    <w:p w14:paraId="041AC408" w14:textId="31012FBB" w:rsidR="00B73735" w:rsidRDefault="00B73735" w:rsidP="00B73735">
      <w:pPr>
        <w:pStyle w:val="CTDT-H2"/>
        <w:rPr>
          <w:ins w:id="2457" w:author="Vũ Đức Thông (VinSOC-ANBM-ANBMOT)" w:date="2026-04-20T09:25:00Z"/>
        </w:rPr>
        <w:pPrChange w:id="2458" w:author="Vũ Đức Thông (VinSOC-ANBM-ANBMOT)" w:date="2026-04-20T09:26:00Z">
          <w:pPr>
            <w:pStyle w:val="CTDT-Text"/>
            <w:ind w:left="454"/>
          </w:pPr>
        </w:pPrChange>
      </w:pPr>
      <w:bookmarkStart w:id="2459" w:name="_Toc227579029"/>
      <w:proofErr w:type="spellStart"/>
      <w:ins w:id="2460" w:author="Vũ Đức Thông (VinSOC-ANBM-ANBMOT)" w:date="2026-04-20T09:27:00Z">
        <w:r>
          <w:t>Kênh</w:t>
        </w:r>
        <w:proofErr w:type="spellEnd"/>
        <w:r>
          <w:t xml:space="preserve"> </w:t>
        </w:r>
        <w:proofErr w:type="spellStart"/>
        <w:r>
          <w:t>giao</w:t>
        </w:r>
        <w:proofErr w:type="spellEnd"/>
        <w:r>
          <w:t xml:space="preserve"> </w:t>
        </w:r>
        <w:proofErr w:type="spellStart"/>
        <w:r>
          <w:t>tiếp</w:t>
        </w:r>
        <w:proofErr w:type="spellEnd"/>
        <w:r>
          <w:t xml:space="preserve"> ICS</w:t>
        </w:r>
      </w:ins>
      <w:bookmarkEnd w:id="2459"/>
    </w:p>
    <w:p w14:paraId="35494731" w14:textId="29A6EAC4" w:rsidR="00B73735" w:rsidRDefault="00B73735" w:rsidP="00B73735">
      <w:pPr>
        <w:pStyle w:val="CTDT-Text"/>
        <w:rPr>
          <w:ins w:id="2461" w:author="Vũ Đức Thông (VinSOC-ANBM-ANBMOT)" w:date="2026-04-20T09:26:00Z"/>
        </w:rPr>
      </w:pPr>
      <w:ins w:id="2462" w:author="Vũ Đức Thông (VinSOC-ANBM-ANBMOT)" w:date="2026-04-20T09:26:00Z">
        <w:r w:rsidRPr="00B73735">
          <w:drawing>
            <wp:inline distT="0" distB="0" distL="0" distR="0" wp14:anchorId="3F7BFF10" wp14:editId="08DD3780">
              <wp:extent cx="6012180" cy="131826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12180" cy="1318260"/>
                      </a:xfrm>
                      <a:prstGeom prst="rect">
                        <a:avLst/>
                      </a:prstGeom>
                    </pic:spPr>
                  </pic:pic>
                </a:graphicData>
              </a:graphic>
            </wp:inline>
          </w:drawing>
        </w:r>
      </w:ins>
    </w:p>
    <w:p w14:paraId="03892834" w14:textId="1590F58C" w:rsidR="00B73735" w:rsidRDefault="00B73735" w:rsidP="00B73735">
      <w:pPr>
        <w:pStyle w:val="CTDT-Text"/>
        <w:rPr>
          <w:ins w:id="2463" w:author="Vũ Đức Thông (VinSOC-ANBM-ANBMOT)" w:date="2026-04-20T09:27:00Z"/>
        </w:rPr>
      </w:pPr>
    </w:p>
    <w:p w14:paraId="15DFBFEA" w14:textId="156DCF80" w:rsidR="00B73735" w:rsidRDefault="00B73735" w:rsidP="00B73735">
      <w:pPr>
        <w:pStyle w:val="CTDT-Text"/>
        <w:rPr>
          <w:ins w:id="2464" w:author="Vũ Đức Thông (VinSOC-ANBM-ANBMOT)" w:date="2026-04-20T09:30:00Z"/>
        </w:rPr>
      </w:pPr>
      <w:proofErr w:type="spellStart"/>
      <w:ins w:id="2465" w:author="Vũ Đức Thông (VinSOC-ANBM-ANBMOT)" w:date="2026-04-20T09:30:00Z">
        <w:r w:rsidRPr="00B73735">
          <w:rPr>
            <w:b/>
            <w:bCs/>
            <w:rPrChange w:id="2466" w:author="Vũ Đức Thông (VinSOC-ANBM-ANBMOT)" w:date="2026-04-20T09:30:00Z">
              <w:rPr/>
            </w:rPrChange>
          </w:rPr>
          <w:t>Cấu</w:t>
        </w:r>
        <w:proofErr w:type="spellEnd"/>
        <w:r w:rsidRPr="00B73735">
          <w:rPr>
            <w:b/>
            <w:bCs/>
            <w:rPrChange w:id="2467" w:author="Vũ Đức Thông (VinSOC-ANBM-ANBMOT)" w:date="2026-04-20T09:30:00Z">
              <w:rPr/>
            </w:rPrChange>
          </w:rPr>
          <w:t xml:space="preserve"> </w:t>
        </w:r>
        <w:proofErr w:type="spellStart"/>
        <w:r w:rsidRPr="00B73735">
          <w:rPr>
            <w:b/>
            <w:bCs/>
            <w:rPrChange w:id="2468" w:author="Vũ Đức Thông (VinSOC-ANBM-ANBMOT)" w:date="2026-04-20T09:30:00Z">
              <w:rPr/>
            </w:rPrChange>
          </w:rPr>
          <w:t>trúc</w:t>
        </w:r>
        <w:proofErr w:type="spellEnd"/>
        <w:r w:rsidRPr="00B73735">
          <w:rPr>
            <w:b/>
            <w:bCs/>
            <w:rPrChange w:id="2469" w:author="Vũ Đức Thông (VinSOC-ANBM-ANBMOT)" w:date="2026-04-20T09:30:00Z">
              <w:rPr/>
            </w:rPrChange>
          </w:rPr>
          <w:t xml:space="preserve"> </w:t>
        </w:r>
        <w:proofErr w:type="spellStart"/>
        <w:r w:rsidRPr="00B73735">
          <w:rPr>
            <w:b/>
            <w:bCs/>
            <w:rPrChange w:id="2470" w:author="Vũ Đức Thông (VinSOC-ANBM-ANBMOT)" w:date="2026-04-20T09:30:00Z">
              <w:rPr/>
            </w:rPrChange>
          </w:rPr>
          <w:t>kết</w:t>
        </w:r>
        <w:proofErr w:type="spellEnd"/>
        <w:r w:rsidRPr="00B73735">
          <w:rPr>
            <w:b/>
            <w:bCs/>
            <w:rPrChange w:id="2471" w:author="Vũ Đức Thông (VinSOC-ANBM-ANBMOT)" w:date="2026-04-20T09:30:00Z">
              <w:rPr/>
            </w:rPrChange>
          </w:rPr>
          <w:t xml:space="preserve"> </w:t>
        </w:r>
        <w:proofErr w:type="spellStart"/>
        <w:r w:rsidRPr="00B73735">
          <w:rPr>
            <w:b/>
            <w:bCs/>
            <w:rPrChange w:id="2472" w:author="Vũ Đức Thông (VinSOC-ANBM-ANBMOT)" w:date="2026-04-20T09:30:00Z">
              <w:rPr/>
            </w:rPrChange>
          </w:rPr>
          <w:t>nối</w:t>
        </w:r>
        <w:proofErr w:type="spellEnd"/>
        <w:r>
          <w:t xml:space="preserve">: Giao </w:t>
        </w:r>
        <w:proofErr w:type="spellStart"/>
        <w:r>
          <w:t>thức</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là</w:t>
        </w:r>
        <w:proofErr w:type="spellEnd"/>
        <w:r>
          <w:t xml:space="preserve"> </w:t>
        </w:r>
        <w:proofErr w:type="spellStart"/>
        <w:r>
          <w:t>sợi</w:t>
        </w:r>
        <w:proofErr w:type="spellEnd"/>
        <w:r>
          <w:t xml:space="preserve"> </w:t>
        </w:r>
        <w:proofErr w:type="spellStart"/>
        <w:r>
          <w:t>dây</w:t>
        </w:r>
        <w:proofErr w:type="spellEnd"/>
        <w:r>
          <w:t xml:space="preserve"> </w:t>
        </w:r>
        <w:proofErr w:type="spellStart"/>
        <w:r>
          <w:t>liên</w:t>
        </w:r>
        <w:proofErr w:type="spellEnd"/>
        <w:r>
          <w:t xml:space="preserve"> </w:t>
        </w:r>
        <w:proofErr w:type="spellStart"/>
        <w:r>
          <w:t>kết</w:t>
        </w:r>
        <w:proofErr w:type="spellEnd"/>
        <w:r>
          <w:t xml:space="preserve"> 3 </w:t>
        </w:r>
        <w:proofErr w:type="spellStart"/>
        <w:r>
          <w:t>thành</w:t>
        </w:r>
        <w:proofErr w:type="spellEnd"/>
        <w:r>
          <w:t xml:space="preserve"> </w:t>
        </w:r>
        <w:proofErr w:type="spellStart"/>
        <w:r>
          <w:t>phần</w:t>
        </w:r>
        <w:proofErr w:type="spellEnd"/>
        <w:r>
          <w:t xml:space="preserve"> </w:t>
        </w:r>
        <w:proofErr w:type="spellStart"/>
        <w:r>
          <w:t>chủ</w:t>
        </w:r>
        <w:proofErr w:type="spellEnd"/>
        <w:r>
          <w:t xml:space="preserve"> </w:t>
        </w:r>
        <w:proofErr w:type="spellStart"/>
        <w:r>
          <w:t>chốt</w:t>
        </w:r>
        <w:proofErr w:type="spellEnd"/>
        <w:r>
          <w:t xml:space="preserve">: </w:t>
        </w:r>
        <w:proofErr w:type="spellStart"/>
        <w:r w:rsidRPr="00B73735">
          <w:rPr>
            <w:b/>
            <w:bCs/>
            <w:rPrChange w:id="2473" w:author="Vũ Đức Thông (VinSOC-ANBM-ANBMOT)" w:date="2026-04-20T09:31:00Z">
              <w:rPr/>
            </w:rPrChange>
          </w:rPr>
          <w:t>Thiết</w:t>
        </w:r>
        <w:proofErr w:type="spellEnd"/>
        <w:r w:rsidRPr="00B73735">
          <w:rPr>
            <w:b/>
            <w:bCs/>
            <w:rPrChange w:id="2474" w:author="Vũ Đức Thông (VinSOC-ANBM-ANBMOT)" w:date="2026-04-20T09:31:00Z">
              <w:rPr/>
            </w:rPrChange>
          </w:rPr>
          <w:t xml:space="preserve"> </w:t>
        </w:r>
        <w:proofErr w:type="spellStart"/>
        <w:r w:rsidRPr="00B73735">
          <w:rPr>
            <w:b/>
            <w:bCs/>
            <w:rPrChange w:id="2475" w:author="Vũ Đức Thông (VinSOC-ANBM-ANBMOT)" w:date="2026-04-20T09:31:00Z">
              <w:rPr/>
            </w:rPrChange>
          </w:rPr>
          <w:t>bị</w:t>
        </w:r>
        <w:proofErr w:type="spellEnd"/>
        <w:r w:rsidRPr="00B73735">
          <w:rPr>
            <w:b/>
            <w:bCs/>
            <w:rPrChange w:id="2476" w:author="Vũ Đức Thông (VinSOC-ANBM-ANBMOT)" w:date="2026-04-20T09:31:00Z">
              <w:rPr/>
            </w:rPrChange>
          </w:rPr>
          <w:t xml:space="preserve"> </w:t>
        </w:r>
        <w:proofErr w:type="spellStart"/>
        <w:r w:rsidRPr="00B73735">
          <w:rPr>
            <w:b/>
            <w:bCs/>
            <w:rPrChange w:id="2477" w:author="Vũ Đức Thông (VinSOC-ANBM-ANBMOT)" w:date="2026-04-20T09:31:00Z">
              <w:rPr/>
            </w:rPrChange>
          </w:rPr>
          <w:t>hiện</w:t>
        </w:r>
        <w:proofErr w:type="spellEnd"/>
        <w:r w:rsidRPr="00B73735">
          <w:rPr>
            <w:b/>
            <w:bCs/>
            <w:rPrChange w:id="2478" w:author="Vũ Đức Thông (VinSOC-ANBM-ANBMOT)" w:date="2026-04-20T09:31:00Z">
              <w:rPr/>
            </w:rPrChange>
          </w:rPr>
          <w:t xml:space="preserve"> </w:t>
        </w:r>
        <w:proofErr w:type="spellStart"/>
        <w:r w:rsidRPr="00B73735">
          <w:rPr>
            <w:b/>
            <w:bCs/>
            <w:rPrChange w:id="2479" w:author="Vũ Đức Thông (VinSOC-ANBM-ANBMOT)" w:date="2026-04-20T09:31:00Z">
              <w:rPr/>
            </w:rPrChange>
          </w:rPr>
          <w:t>trường</w:t>
        </w:r>
        <w:proofErr w:type="spellEnd"/>
        <w:r w:rsidRPr="00B73735">
          <w:rPr>
            <w:b/>
            <w:bCs/>
            <w:rPrChange w:id="2480" w:author="Vũ Đức Thông (VinSOC-ANBM-ANBMOT)" w:date="2026-04-20T09:31:00Z">
              <w:rPr/>
            </w:rPrChange>
          </w:rPr>
          <w:t xml:space="preserve"> </w:t>
        </w:r>
        <w:r w:rsidRPr="00B73735">
          <w:rPr>
            <w:b/>
            <w:bCs/>
            <w:rPrChange w:id="2481" w:author="Vũ Đức Thông (VinSOC-ANBM-ANBMOT)" w:date="2026-04-20T09:31:00Z">
              <w:rPr/>
            </w:rPrChange>
          </w:rPr>
          <w:sym w:font="Wingdings" w:char="F0F3"/>
        </w:r>
        <w:r w:rsidRPr="00B73735">
          <w:rPr>
            <w:b/>
            <w:bCs/>
            <w:rPrChange w:id="2482" w:author="Vũ Đức Thông (VinSOC-ANBM-ANBMOT)" w:date="2026-04-20T09:31:00Z">
              <w:rPr/>
            </w:rPrChange>
          </w:rPr>
          <w:t xml:space="preserve"> </w:t>
        </w:r>
        <w:proofErr w:type="spellStart"/>
        <w:r w:rsidRPr="00B73735">
          <w:rPr>
            <w:b/>
            <w:bCs/>
            <w:rPrChange w:id="2483" w:author="Vũ Đức Thông (VinSOC-ANBM-ANBMOT)" w:date="2026-04-20T09:31:00Z">
              <w:rPr/>
            </w:rPrChange>
          </w:rPr>
          <w:t>Bộ</w:t>
        </w:r>
        <w:proofErr w:type="spellEnd"/>
        <w:r w:rsidRPr="00B73735">
          <w:rPr>
            <w:b/>
            <w:bCs/>
            <w:rPrChange w:id="2484" w:author="Vũ Đức Thông (VinSOC-ANBM-ANBMOT)" w:date="2026-04-20T09:31:00Z">
              <w:rPr/>
            </w:rPrChange>
          </w:rPr>
          <w:t xml:space="preserve"> </w:t>
        </w:r>
        <w:proofErr w:type="spellStart"/>
        <w:r w:rsidRPr="00B73735">
          <w:rPr>
            <w:b/>
            <w:bCs/>
            <w:rPrChange w:id="2485" w:author="Vũ Đức Thông (VinSOC-ANBM-ANBMOT)" w:date="2026-04-20T09:31:00Z">
              <w:rPr/>
            </w:rPrChange>
          </w:rPr>
          <w:t>điều</w:t>
        </w:r>
        <w:proofErr w:type="spellEnd"/>
        <w:r w:rsidRPr="00B73735">
          <w:rPr>
            <w:b/>
            <w:bCs/>
            <w:rPrChange w:id="2486" w:author="Vũ Đức Thông (VinSOC-ANBM-ANBMOT)" w:date="2026-04-20T09:31:00Z">
              <w:rPr/>
            </w:rPrChange>
          </w:rPr>
          <w:t xml:space="preserve"> </w:t>
        </w:r>
        <w:proofErr w:type="spellStart"/>
        <w:r w:rsidRPr="00B73735">
          <w:rPr>
            <w:b/>
            <w:bCs/>
            <w:rPrChange w:id="2487" w:author="Vũ Đức Thông (VinSOC-ANBM-ANBMOT)" w:date="2026-04-20T09:31:00Z">
              <w:rPr/>
            </w:rPrChange>
          </w:rPr>
          <w:t>khiển</w:t>
        </w:r>
        <w:proofErr w:type="spellEnd"/>
        <w:r w:rsidRPr="00B73735">
          <w:rPr>
            <w:b/>
            <w:bCs/>
            <w:rPrChange w:id="2488" w:author="Vũ Đức Thông (VinSOC-ANBM-ANBMOT)" w:date="2026-04-20T09:31:00Z">
              <w:rPr/>
            </w:rPrChange>
          </w:rPr>
          <w:t xml:space="preserve"> </w:t>
        </w:r>
        <w:r w:rsidRPr="00B73735">
          <w:rPr>
            <w:b/>
            <w:bCs/>
            <w:rPrChange w:id="2489" w:author="Vũ Đức Thông (VinSOC-ANBM-ANBMOT)" w:date="2026-04-20T09:31:00Z">
              <w:rPr/>
            </w:rPrChange>
          </w:rPr>
          <w:sym w:font="Wingdings" w:char="F0F3"/>
        </w:r>
        <w:r w:rsidRPr="00B73735">
          <w:rPr>
            <w:b/>
            <w:bCs/>
            <w:rPrChange w:id="2490" w:author="Vũ Đức Thông (VinSOC-ANBM-ANBMOT)" w:date="2026-04-20T09:31:00Z">
              <w:rPr/>
            </w:rPrChange>
          </w:rPr>
          <w:t xml:space="preserve"> HMI.</w:t>
        </w:r>
      </w:ins>
    </w:p>
    <w:p w14:paraId="43D2393E" w14:textId="77777777" w:rsidR="00B73735" w:rsidRDefault="00B73735" w:rsidP="00B73735">
      <w:pPr>
        <w:pStyle w:val="CTDT-Text"/>
        <w:rPr>
          <w:ins w:id="2491" w:author="Vũ Đức Thông (VinSOC-ANBM-ANBMOT)" w:date="2026-04-20T09:30:00Z"/>
        </w:rPr>
      </w:pPr>
      <w:proofErr w:type="spellStart"/>
      <w:ins w:id="2492" w:author="Vũ Đức Thông (VinSOC-ANBM-ANBMOT)" w:date="2026-04-20T09:30:00Z">
        <w:r>
          <w:t>Sự</w:t>
        </w:r>
        <w:proofErr w:type="spellEnd"/>
        <w:r>
          <w:t xml:space="preserve"> </w:t>
        </w:r>
        <w:proofErr w:type="spellStart"/>
        <w:r>
          <w:t>phân</w:t>
        </w:r>
        <w:proofErr w:type="spellEnd"/>
        <w:r>
          <w:t xml:space="preserve"> </w:t>
        </w:r>
        <w:proofErr w:type="spellStart"/>
        <w:r>
          <w:t>tách</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tại</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thường</w:t>
        </w:r>
        <w:proofErr w:type="spellEnd"/>
        <w:r>
          <w:t xml:space="preserve"> </w:t>
        </w:r>
        <w:proofErr w:type="spellStart"/>
        <w:r>
          <w:t>được</w:t>
        </w:r>
        <w:proofErr w:type="spellEnd"/>
        <w:r>
          <w:t xml:space="preserve"> </w:t>
        </w:r>
        <w:proofErr w:type="spellStart"/>
        <w:r>
          <w:t>tách</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lệnh</w:t>
        </w:r>
        <w:proofErr w:type="spellEnd"/>
        <w:r>
          <w:t xml:space="preserve"> </w:t>
        </w:r>
        <w:proofErr w:type="spellStart"/>
        <w:r>
          <w:t>thực</w:t>
        </w:r>
        <w:proofErr w:type="spellEnd"/>
        <w:r>
          <w:t xml:space="preserve"> </w:t>
        </w:r>
        <w:proofErr w:type="spellStart"/>
        <w:r>
          <w:t>thi</w:t>
        </w:r>
        <w:proofErr w:type="spellEnd"/>
        <w:r>
          <w:t>).</w:t>
        </w:r>
      </w:ins>
    </w:p>
    <w:p w14:paraId="72EAD311" w14:textId="77777777" w:rsidR="00B73735" w:rsidRDefault="00B73735" w:rsidP="00B73735">
      <w:pPr>
        <w:pStyle w:val="CTDT-Text"/>
        <w:rPr>
          <w:ins w:id="2493" w:author="Vũ Đức Thông (VinSOC-ANBM-ANBMOT)" w:date="2026-04-20T09:30:00Z"/>
        </w:rPr>
      </w:pPr>
      <w:ins w:id="2494" w:author="Vũ Đức Thông (VinSOC-ANBM-ANBMOT)" w:date="2026-04-20T09:30:00Z">
        <w:r>
          <w:t xml:space="preserve">Xu </w:t>
        </w:r>
        <w:proofErr w:type="spellStart"/>
        <w:r>
          <w:t>hướng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Chuyển</w:t>
        </w:r>
        <w:proofErr w:type="spellEnd"/>
        <w:r>
          <w:t xml:space="preserve"> </w:t>
        </w:r>
        <w:proofErr w:type="spellStart"/>
        <w:r>
          <w:t>dịch</w:t>
        </w:r>
        <w:proofErr w:type="spellEnd"/>
        <w:r>
          <w:t xml:space="preserve"> </w:t>
        </w:r>
        <w:proofErr w:type="spellStart"/>
        <w:r>
          <w:t>từ</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đóng</w:t>
        </w:r>
        <w:proofErr w:type="spellEnd"/>
        <w:r>
          <w:t xml:space="preserve">, </w:t>
        </w:r>
        <w:proofErr w:type="spellStart"/>
        <w:r>
          <w:t>độc</w:t>
        </w:r>
        <w:proofErr w:type="spellEnd"/>
        <w:r>
          <w:t xml:space="preserve"> </w:t>
        </w:r>
        <w:proofErr w:type="spellStart"/>
        <w:r>
          <w:t>quyền</w:t>
        </w:r>
        <w:proofErr w:type="spellEnd"/>
        <w:r>
          <w:t xml:space="preserve">, </w:t>
        </w:r>
        <w:proofErr w:type="spellStart"/>
        <w:r>
          <w:t>đắt</w:t>
        </w:r>
        <w:proofErr w:type="spellEnd"/>
        <w:r>
          <w:t xml:space="preserve"> </w:t>
        </w:r>
        <w:proofErr w:type="spellStart"/>
        <w:r>
          <w:t>tiền</w:t>
        </w:r>
        <w:proofErr w:type="spellEnd"/>
        <w:r>
          <w:t xml:space="preserve"> sang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mở</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như</w:t>
        </w:r>
        <w:proofErr w:type="spellEnd"/>
        <w:r>
          <w:t xml:space="preserve"> </w:t>
        </w:r>
        <w:r w:rsidRPr="00B73735">
          <w:rPr>
            <w:b/>
            <w:bCs/>
            <w:rPrChange w:id="2495" w:author="Vũ Đức Thông (VinSOC-ANBM-ANBMOT)" w:date="2026-04-20T09:31:00Z">
              <w:rPr/>
            </w:rPrChange>
          </w:rPr>
          <w:t xml:space="preserve">Ethernet </w:t>
        </w:r>
        <w:proofErr w:type="spellStart"/>
        <w:r w:rsidRPr="00B73735">
          <w:rPr>
            <w:b/>
            <w:bCs/>
            <w:rPrChange w:id="2496" w:author="Vũ Đức Thông (VinSOC-ANBM-ANBMOT)" w:date="2026-04-20T09:31:00Z">
              <w:rPr/>
            </w:rPrChange>
          </w:rPr>
          <w:t>và</w:t>
        </w:r>
        <w:proofErr w:type="spellEnd"/>
        <w:r w:rsidRPr="00B73735">
          <w:rPr>
            <w:b/>
            <w:bCs/>
            <w:rPrChange w:id="2497" w:author="Vũ Đức Thông (VinSOC-ANBM-ANBMOT)" w:date="2026-04-20T09:31:00Z">
              <w:rPr/>
            </w:rPrChange>
          </w:rPr>
          <w:t xml:space="preserve"> IP.</w:t>
        </w:r>
      </w:ins>
    </w:p>
    <w:p w14:paraId="7528C2D0" w14:textId="3BABEBE4" w:rsidR="00B73735" w:rsidRDefault="00B73735" w:rsidP="00B73735">
      <w:pPr>
        <w:pStyle w:val="CTDT-Text"/>
        <w:rPr>
          <w:ins w:id="2498" w:author="Vũ Đức Thông (VinSOC-ANBM-ANBMOT)" w:date="2026-04-20T09:31:00Z"/>
        </w:rPr>
      </w:pPr>
      <w:proofErr w:type="spellStart"/>
      <w:ins w:id="2499" w:author="Vũ Đức Thông (VinSOC-ANBM-ANBMOT)" w:date="2026-04-20T09:30:00Z">
        <w:r>
          <w:t>Tiêu</w:t>
        </w:r>
        <w:proofErr w:type="spellEnd"/>
        <w:r>
          <w:t xml:space="preserve"> </w:t>
        </w:r>
        <w:proofErr w:type="spellStart"/>
        <w:r>
          <w:t>chí</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rsidRPr="00B73735">
          <w:rPr>
            <w:b/>
            <w:bCs/>
            <w:rPrChange w:id="2500" w:author="Vũ Đức Thông (VinSOC-ANBM-ANBMOT)" w:date="2026-04-20T09:31:00Z">
              <w:rPr/>
            </w:rPrChange>
          </w:rPr>
          <w:t>Không</w:t>
        </w:r>
        <w:proofErr w:type="spellEnd"/>
        <w:r w:rsidRPr="00B73735">
          <w:rPr>
            <w:b/>
            <w:bCs/>
            <w:rPrChange w:id="2501" w:author="Vũ Đức Thông (VinSOC-ANBM-ANBMOT)" w:date="2026-04-20T09:31:00Z">
              <w:rPr/>
            </w:rPrChange>
          </w:rPr>
          <w:t xml:space="preserve"> </w:t>
        </w:r>
        <w:proofErr w:type="spellStart"/>
        <w:r w:rsidRPr="00B73735">
          <w:rPr>
            <w:b/>
            <w:bCs/>
            <w:rPrChange w:id="2502" w:author="Vũ Đức Thông (VinSOC-ANBM-ANBMOT)" w:date="2026-04-20T09:31:00Z">
              <w:rPr/>
            </w:rPrChange>
          </w:rPr>
          <w:t>có</w:t>
        </w:r>
        <w:proofErr w:type="spellEnd"/>
        <w:r w:rsidRPr="00B73735">
          <w:rPr>
            <w:b/>
            <w:bCs/>
            <w:rPrChange w:id="2503" w:author="Vũ Đức Thông (VinSOC-ANBM-ANBMOT)" w:date="2026-04-20T09:31:00Z">
              <w:rPr/>
            </w:rPrChange>
          </w:rPr>
          <w:t xml:space="preserve"> </w:t>
        </w:r>
        <w:proofErr w:type="spellStart"/>
        <w:r w:rsidRPr="00B73735">
          <w:rPr>
            <w:b/>
            <w:bCs/>
            <w:rPrChange w:id="2504" w:author="Vũ Đức Thông (VinSOC-ANBM-ANBMOT)" w:date="2026-04-20T09:31:00Z">
              <w:rPr/>
            </w:rPrChange>
          </w:rPr>
          <w:t>một</w:t>
        </w:r>
        <w:proofErr w:type="spellEnd"/>
        <w:r w:rsidRPr="00B73735">
          <w:rPr>
            <w:b/>
            <w:bCs/>
            <w:rPrChange w:id="2505" w:author="Vũ Đức Thông (VinSOC-ANBM-ANBMOT)" w:date="2026-04-20T09:31:00Z">
              <w:rPr/>
            </w:rPrChange>
          </w:rPr>
          <w:t xml:space="preserve"> </w:t>
        </w:r>
        <w:proofErr w:type="spellStart"/>
        <w:r w:rsidRPr="00B73735">
          <w:rPr>
            <w:b/>
            <w:bCs/>
            <w:rPrChange w:id="2506" w:author="Vũ Đức Thông (VinSOC-ANBM-ANBMOT)" w:date="2026-04-20T09:31:00Z">
              <w:rPr/>
            </w:rPrChange>
          </w:rPr>
          <w:t>chuẩn</w:t>
        </w:r>
        <w:proofErr w:type="spellEnd"/>
        <w:r w:rsidRPr="00B73735">
          <w:rPr>
            <w:b/>
            <w:bCs/>
            <w:rPrChange w:id="2507" w:author="Vũ Đức Thông (VinSOC-ANBM-ANBMOT)" w:date="2026-04-20T09:31:00Z">
              <w:rPr/>
            </w:rPrChange>
          </w:rPr>
          <w:t xml:space="preserve"> </w:t>
        </w:r>
        <w:proofErr w:type="spellStart"/>
        <w:r w:rsidRPr="00B73735">
          <w:rPr>
            <w:b/>
            <w:bCs/>
            <w:rPrChange w:id="2508" w:author="Vũ Đức Thông (VinSOC-ANBM-ANBMOT)" w:date="2026-04-20T09:31:00Z">
              <w:rPr/>
            </w:rPrChange>
          </w:rPr>
          <w:t>chung</w:t>
        </w:r>
        <w:proofErr w:type="spellEnd"/>
        <w:r>
          <w:t xml:space="preserve"> </w:t>
        </w:r>
        <w:proofErr w:type="spellStart"/>
        <w:r>
          <w:t>cho</w:t>
        </w:r>
        <w:proofErr w:type="spellEnd"/>
        <w:r>
          <w:t xml:space="preserve"> </w:t>
        </w:r>
        <w:proofErr w:type="spellStart"/>
        <w:r>
          <w:t>tất</w:t>
        </w:r>
        <w:proofErr w:type="spellEnd"/>
        <w:r>
          <w:t xml:space="preserve"> </w:t>
        </w:r>
        <w:proofErr w:type="spellStart"/>
        <w:r>
          <w:t>cả</w:t>
        </w:r>
        <w:proofErr w:type="spellEnd"/>
        <w:r>
          <w:t xml:space="preserve">; </w:t>
        </w:r>
        <w:proofErr w:type="spellStart"/>
        <w:r>
          <w:t>việc</w:t>
        </w:r>
        <w:proofErr w:type="spellEnd"/>
        <w:r>
          <w:t xml:space="preserve"> </w:t>
        </w:r>
        <w:proofErr w:type="spellStart"/>
        <w:r>
          <w:t>chọn</w:t>
        </w:r>
        <w:proofErr w:type="spellEnd"/>
        <w:r>
          <w:t xml:space="preserve"> </w:t>
        </w:r>
        <w:proofErr w:type="spellStart"/>
        <w:r>
          <w:t>giao</w:t>
        </w:r>
        <w:proofErr w:type="spellEnd"/>
        <w:r>
          <w:t xml:space="preserve"> </w:t>
        </w:r>
        <w:proofErr w:type="spellStart"/>
        <w:r>
          <w:t>thức</w:t>
        </w:r>
        <w:proofErr w:type="spellEnd"/>
        <w:r>
          <w:t>/</w:t>
        </w:r>
        <w:proofErr w:type="spellStart"/>
        <w:r>
          <w:t>phương</w:t>
        </w:r>
        <w:proofErr w:type="spellEnd"/>
        <w:r>
          <w:t xml:space="preserve"> </w:t>
        </w:r>
        <w:proofErr w:type="spellStart"/>
        <w:r>
          <w:t>tiện</w:t>
        </w:r>
        <w:proofErr w:type="spellEnd"/>
        <w:r>
          <w:t xml:space="preserve"> </w:t>
        </w:r>
        <w:proofErr w:type="spellStart"/>
        <w:r>
          <w:t>tùy</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tức</w:t>
        </w:r>
        <w:proofErr w:type="spellEnd"/>
        <w:r>
          <w:t xml:space="preserve"> </w:t>
        </w:r>
        <w:proofErr w:type="spellStart"/>
        <w:r>
          <w:t>thời</w:t>
        </w:r>
        <w:proofErr w:type="spellEnd"/>
        <w:r>
          <w:t xml:space="preserve"> </w:t>
        </w:r>
        <w:r w:rsidRPr="00B73735">
          <w:rPr>
            <w:b/>
            <w:bCs/>
            <w:rPrChange w:id="2509" w:author="Vũ Đức Thông (VinSOC-ANBM-ANBMOT)" w:date="2026-04-20T09:31:00Z">
              <w:rPr/>
            </w:rPrChange>
          </w:rPr>
          <w:t>(</w:t>
        </w:r>
        <w:proofErr w:type="spellStart"/>
        <w:r w:rsidRPr="00B73735">
          <w:rPr>
            <w:b/>
            <w:bCs/>
            <w:rPrChange w:id="2510" w:author="Vũ Đức Thông (VinSOC-ANBM-ANBMOT)" w:date="2026-04-20T09:31:00Z">
              <w:rPr/>
            </w:rPrChange>
          </w:rPr>
          <w:t>như</w:t>
        </w:r>
        <w:proofErr w:type="spellEnd"/>
        <w:r w:rsidRPr="00B73735">
          <w:rPr>
            <w:b/>
            <w:bCs/>
            <w:rPrChange w:id="2511" w:author="Vũ Đức Thông (VinSOC-ANBM-ANBMOT)" w:date="2026-04-20T09:31:00Z">
              <w:rPr/>
            </w:rPrChange>
          </w:rPr>
          <w:t xml:space="preserve"> </w:t>
        </w:r>
        <w:proofErr w:type="spellStart"/>
        <w:r w:rsidRPr="00B73735">
          <w:rPr>
            <w:b/>
            <w:bCs/>
            <w:rPrChange w:id="2512" w:author="Vũ Đức Thông (VinSOC-ANBM-ANBMOT)" w:date="2026-04-20T09:31:00Z">
              <w:rPr/>
            </w:rPrChange>
          </w:rPr>
          <w:t>lưới</w:t>
        </w:r>
        <w:proofErr w:type="spellEnd"/>
        <w:r w:rsidRPr="00B73735">
          <w:rPr>
            <w:b/>
            <w:bCs/>
            <w:rPrChange w:id="2513" w:author="Vũ Đức Thông (VinSOC-ANBM-ANBMOT)" w:date="2026-04-20T09:31:00Z">
              <w:rPr/>
            </w:rPrChange>
          </w:rPr>
          <w:t xml:space="preserve"> </w:t>
        </w:r>
        <w:proofErr w:type="spellStart"/>
        <w:r w:rsidRPr="00B73735">
          <w:rPr>
            <w:b/>
            <w:bCs/>
            <w:rPrChange w:id="2514" w:author="Vũ Đức Thông (VinSOC-ANBM-ANBMOT)" w:date="2026-04-20T09:31:00Z">
              <w:rPr/>
            </w:rPrChange>
          </w:rPr>
          <w:t>điện</w:t>
        </w:r>
        <w:proofErr w:type="spellEnd"/>
        <w:r>
          <w:t xml:space="preserve">) </w:t>
        </w:r>
        <w:proofErr w:type="spellStart"/>
        <w:r>
          <w:t>sẽ</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hạ</w:t>
        </w:r>
        <w:proofErr w:type="spellEnd"/>
        <w:r>
          <w:t xml:space="preserve"> </w:t>
        </w:r>
        <w:proofErr w:type="spellStart"/>
        <w:r>
          <w:t>tầng</w:t>
        </w:r>
        <w:proofErr w:type="spellEnd"/>
        <w:r>
          <w:t xml:space="preserve"> </w:t>
        </w:r>
        <w:proofErr w:type="spellStart"/>
        <w:r w:rsidRPr="00B73735">
          <w:rPr>
            <w:b/>
            <w:bCs/>
            <w:rPrChange w:id="2515" w:author="Vũ Đức Thông (VinSOC-ANBM-ANBMOT)" w:date="2026-04-20T09:31:00Z">
              <w:rPr/>
            </w:rPrChange>
          </w:rPr>
          <w:t>khắt</w:t>
        </w:r>
        <w:proofErr w:type="spellEnd"/>
        <w:r w:rsidRPr="00B73735">
          <w:rPr>
            <w:b/>
            <w:bCs/>
            <w:rPrChange w:id="2516" w:author="Vũ Đức Thông (VinSOC-ANBM-ANBMOT)" w:date="2026-04-20T09:31:00Z">
              <w:rPr/>
            </w:rPrChange>
          </w:rPr>
          <w:t xml:space="preserve"> </w:t>
        </w:r>
        <w:proofErr w:type="spellStart"/>
        <w:r w:rsidRPr="00B73735">
          <w:rPr>
            <w:b/>
            <w:bCs/>
            <w:rPrChange w:id="2517" w:author="Vũ Đức Thông (VinSOC-ANBM-ANBMOT)" w:date="2026-04-20T09:31:00Z">
              <w:rPr/>
            </w:rPrChange>
          </w:rPr>
          <w:t>khe</w:t>
        </w:r>
        <w:proofErr w:type="spellEnd"/>
        <w:r w:rsidRPr="00B73735">
          <w:rPr>
            <w:b/>
            <w:bCs/>
            <w:rPrChange w:id="2518" w:author="Vũ Đức Thông (VinSOC-ANBM-ANBMOT)" w:date="2026-04-20T09:31:00Z">
              <w:rPr/>
            </w:rPrChange>
          </w:rPr>
          <w:t xml:space="preserve"> </w:t>
        </w:r>
        <w:proofErr w:type="spellStart"/>
        <w:r w:rsidRPr="00B73735">
          <w:rPr>
            <w:b/>
            <w:bCs/>
            <w:rPrChange w:id="2519" w:author="Vũ Đức Thông (VinSOC-ANBM-ANBMOT)" w:date="2026-04-20T09:31:00Z">
              <w:rPr/>
            </w:rPrChange>
          </w:rPr>
          <w:t>hơn</w:t>
        </w:r>
        <w:proofErr w:type="spellEnd"/>
        <w:r w:rsidRPr="00B73735">
          <w:rPr>
            <w:b/>
            <w:bCs/>
            <w:rPrChange w:id="2520" w:author="Vũ Đức Thông (VinSOC-ANBM-ANBMOT)" w:date="2026-04-20T09:31:00Z">
              <w:rPr/>
            </w:rPrChange>
          </w:rPr>
          <w:t xml:space="preserve"> </w:t>
        </w:r>
        <w:proofErr w:type="spellStart"/>
        <w:r w:rsidRPr="00B73735">
          <w:rPr>
            <w:b/>
            <w:bCs/>
            <w:rPrChange w:id="2521" w:author="Vũ Đức Thông (VinSOC-ANBM-ANBMOT)" w:date="2026-04-20T09:31:00Z">
              <w:rPr/>
            </w:rPrChange>
          </w:rPr>
          <w:t>nhiều</w:t>
        </w:r>
        <w:proofErr w:type="spellEnd"/>
        <w:r>
          <w:t xml:space="preserve"> so </w:t>
        </w:r>
        <w:proofErr w:type="spellStart"/>
        <w:r>
          <w:t>với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như</w:t>
        </w:r>
        <w:proofErr w:type="spellEnd"/>
        <w:r>
          <w:t xml:space="preserve"> </w:t>
        </w:r>
        <w:proofErr w:type="spellStart"/>
        <w:r>
          <w:t>đo</w:t>
        </w:r>
        <w:proofErr w:type="spellEnd"/>
        <w:r>
          <w:t xml:space="preserve"> </w:t>
        </w:r>
        <w:proofErr w:type="spellStart"/>
        <w:r>
          <w:t>mức</w:t>
        </w:r>
        <w:proofErr w:type="spellEnd"/>
        <w:r>
          <w:t xml:space="preserve"> </w:t>
        </w:r>
        <w:proofErr w:type="spellStart"/>
        <w:r>
          <w:t>nước</w:t>
        </w:r>
        <w:proofErr w:type="spellEnd"/>
        <w:r>
          <w:t>).</w:t>
        </w:r>
      </w:ins>
    </w:p>
    <w:p w14:paraId="4D856A8F" w14:textId="1255DCE6" w:rsidR="00B73735" w:rsidRDefault="00B73735" w:rsidP="00B73735">
      <w:pPr>
        <w:pStyle w:val="CTDT-Text"/>
        <w:rPr>
          <w:ins w:id="2522" w:author="Vũ Đức Thông (VinSOC-ANBM-ANBMOT)" w:date="2026-04-20T09:31:00Z"/>
        </w:rPr>
      </w:pPr>
    </w:p>
    <w:p w14:paraId="03081B15" w14:textId="20F99941" w:rsidR="00B73735" w:rsidRDefault="00B73735" w:rsidP="00B73735">
      <w:pPr>
        <w:pStyle w:val="CTDT-H2"/>
        <w:rPr>
          <w:ins w:id="2523" w:author="Vũ Đức Thông (VinSOC-ANBM-ANBMOT)" w:date="2026-04-20T09:32:00Z"/>
        </w:rPr>
      </w:pPr>
      <w:bookmarkStart w:id="2524" w:name="_Toc227579030"/>
      <w:proofErr w:type="spellStart"/>
      <w:ins w:id="2525" w:author="Vũ Đức Thông (VinSOC-ANBM-ANBMOT)" w:date="2026-04-20T09:32:00Z">
        <w:r>
          <w:t>Các</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phổ</w:t>
        </w:r>
        <w:proofErr w:type="spellEnd"/>
        <w:r>
          <w:t xml:space="preserve"> </w:t>
        </w:r>
        <w:proofErr w:type="spellStart"/>
        <w:r>
          <w:t>biến</w:t>
        </w:r>
        <w:bookmarkEnd w:id="2524"/>
        <w:proofErr w:type="spellEnd"/>
      </w:ins>
    </w:p>
    <w:p w14:paraId="227915AD" w14:textId="1A415721" w:rsidR="00B73735" w:rsidRDefault="00B73735" w:rsidP="00B73735">
      <w:pPr>
        <w:pStyle w:val="CTDT-Text"/>
        <w:rPr>
          <w:ins w:id="2526" w:author="Vũ Đức Thông (VinSOC-ANBM-ANBMOT)" w:date="2026-04-20T09:32:00Z"/>
        </w:rPr>
      </w:pPr>
    </w:p>
    <w:p w14:paraId="57B85930" w14:textId="4699EC9B" w:rsidR="00B73735" w:rsidRDefault="00B73735" w:rsidP="00B73735">
      <w:pPr>
        <w:pStyle w:val="CTDT-Text"/>
        <w:rPr>
          <w:ins w:id="2527" w:author="Vũ Đức Thông (VinSOC-ANBM-ANBMOT)" w:date="2026-04-20T09:32:00Z"/>
        </w:rPr>
      </w:pPr>
      <w:ins w:id="2528" w:author="Vũ Đức Thông (VinSOC-ANBM-ANBMOT)" w:date="2026-04-20T09:32:00Z">
        <w:r w:rsidRPr="00B73735">
          <w:lastRenderedPageBreak/>
          <w:drawing>
            <wp:inline distT="0" distB="0" distL="0" distR="0" wp14:anchorId="46B2C2E8" wp14:editId="52EC1978">
              <wp:extent cx="3505689" cy="1552792"/>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05689" cy="1552792"/>
                      </a:xfrm>
                      <a:prstGeom prst="rect">
                        <a:avLst/>
                      </a:prstGeom>
                    </pic:spPr>
                  </pic:pic>
                </a:graphicData>
              </a:graphic>
            </wp:inline>
          </w:drawing>
        </w:r>
      </w:ins>
    </w:p>
    <w:p w14:paraId="1A16D240" w14:textId="5ED9ADAD" w:rsidR="00B73735" w:rsidRDefault="00B73735" w:rsidP="00B73735">
      <w:pPr>
        <w:pStyle w:val="CTDT-Hinh"/>
        <w:rPr>
          <w:ins w:id="2529" w:author="Vũ Đức Thông (VinSOC-ANBM-ANBMOT)" w:date="2026-04-20T09:32:00Z"/>
        </w:rPr>
      </w:pPr>
      <w:bookmarkStart w:id="2530" w:name="_Toc227579062"/>
      <w:proofErr w:type="spellStart"/>
      <w:ins w:id="2531" w:author="Vũ Đức Thông (VinSOC-ANBM-ANBMOT)" w:date="2026-04-20T09:32:00Z">
        <w:r>
          <w:t>Các</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phổ</w:t>
        </w:r>
        <w:proofErr w:type="spellEnd"/>
        <w:r>
          <w:t xml:space="preserve"> </w:t>
        </w:r>
        <w:proofErr w:type="spellStart"/>
        <w:r>
          <w:t>biến</w:t>
        </w:r>
        <w:bookmarkEnd w:id="2530"/>
        <w:proofErr w:type="spellEnd"/>
      </w:ins>
    </w:p>
    <w:p w14:paraId="29225E34" w14:textId="77777777" w:rsidR="00C95F4C" w:rsidRDefault="00C95F4C" w:rsidP="00C95F4C">
      <w:pPr>
        <w:pStyle w:val="CTDT-Text"/>
        <w:rPr>
          <w:ins w:id="2532" w:author="Vũ Đức Thông (VinSOC-ANBM-ANBMOT)" w:date="2026-04-20T10:12:00Z"/>
        </w:rPr>
      </w:pPr>
      <w:proofErr w:type="spellStart"/>
      <w:ins w:id="2533" w:author="Vũ Đức Thông (VinSOC-ANBM-ANBMOT)" w:date="2026-04-20T10:12:00Z">
        <w:r w:rsidRPr="00C95F4C">
          <w:rPr>
            <w:b/>
            <w:bCs/>
            <w:rPrChange w:id="2534" w:author="Vũ Đức Thông (VinSOC-ANBM-ANBMOT)" w:date="2026-04-20T10:12:00Z">
              <w:rPr/>
            </w:rPrChange>
          </w:rPr>
          <w:t>Tính</w:t>
        </w:r>
        <w:proofErr w:type="spellEnd"/>
        <w:r w:rsidRPr="00C95F4C">
          <w:rPr>
            <w:b/>
            <w:bCs/>
            <w:rPrChange w:id="2535" w:author="Vũ Đức Thông (VinSOC-ANBM-ANBMOT)" w:date="2026-04-20T10:12:00Z">
              <w:rPr/>
            </w:rPrChange>
          </w:rPr>
          <w:t xml:space="preserve"> </w:t>
        </w:r>
        <w:proofErr w:type="spellStart"/>
        <w:r w:rsidRPr="00C95F4C">
          <w:rPr>
            <w:b/>
            <w:bCs/>
            <w:rPrChange w:id="2536" w:author="Vũ Đức Thông (VinSOC-ANBM-ANBMOT)" w:date="2026-04-20T10:12:00Z">
              <w:rPr/>
            </w:rPrChange>
          </w:rPr>
          <w:t>phân</w:t>
        </w:r>
        <w:proofErr w:type="spellEnd"/>
        <w:r w:rsidRPr="00C95F4C">
          <w:rPr>
            <w:b/>
            <w:bCs/>
            <w:rPrChange w:id="2537" w:author="Vũ Đức Thông (VinSOC-ANBM-ANBMOT)" w:date="2026-04-20T10:12:00Z">
              <w:rPr/>
            </w:rPrChange>
          </w:rPr>
          <w:t xml:space="preserve"> </w:t>
        </w:r>
        <w:proofErr w:type="spellStart"/>
        <w:r w:rsidRPr="00C95F4C">
          <w:rPr>
            <w:b/>
            <w:bCs/>
            <w:rPrChange w:id="2538" w:author="Vũ Đức Thông (VinSOC-ANBM-ANBMOT)" w:date="2026-04-20T10:12:00Z">
              <w:rPr/>
            </w:rPrChange>
          </w:rPr>
          <w:t>mảnh</w:t>
        </w:r>
        <w:proofErr w:type="spellEnd"/>
        <w:r w:rsidRPr="00C95F4C">
          <w:rPr>
            <w:b/>
            <w:bCs/>
            <w:rPrChange w:id="2539" w:author="Vũ Đức Thông (VinSOC-ANBM-ANBMOT)" w:date="2026-04-20T10:12:00Z">
              <w:rPr/>
            </w:rPrChange>
          </w:rPr>
          <w:t xml:space="preserve"> </w:t>
        </w:r>
        <w:proofErr w:type="spellStart"/>
        <w:r w:rsidRPr="00C95F4C">
          <w:rPr>
            <w:b/>
            <w:bCs/>
            <w:rPrChange w:id="2540" w:author="Vũ Đức Thông (VinSOC-ANBM-ANBMOT)" w:date="2026-04-20T10:12:00Z">
              <w:rPr/>
            </w:rPrChange>
          </w:rPr>
          <w:t>và</w:t>
        </w:r>
        <w:proofErr w:type="spellEnd"/>
        <w:r w:rsidRPr="00C95F4C">
          <w:rPr>
            <w:b/>
            <w:bCs/>
            <w:rPrChange w:id="2541" w:author="Vũ Đức Thông (VinSOC-ANBM-ANBMOT)" w:date="2026-04-20T10:12:00Z">
              <w:rPr/>
            </w:rPrChange>
          </w:rPr>
          <w:t xml:space="preserve"> </w:t>
        </w:r>
        <w:proofErr w:type="spellStart"/>
        <w:r w:rsidRPr="00C95F4C">
          <w:rPr>
            <w:b/>
            <w:bCs/>
            <w:rPrChange w:id="2542" w:author="Vũ Đức Thông (VinSOC-ANBM-ANBMOT)" w:date="2026-04-20T10:12:00Z">
              <w:rPr/>
            </w:rPrChange>
          </w:rPr>
          <w:t>lỗi</w:t>
        </w:r>
        <w:proofErr w:type="spellEnd"/>
        <w:r w:rsidRPr="00C95F4C">
          <w:rPr>
            <w:b/>
            <w:bCs/>
            <w:rPrChange w:id="2543" w:author="Vũ Đức Thông (VinSOC-ANBM-ANBMOT)" w:date="2026-04-20T10:12:00Z">
              <w:rPr/>
            </w:rPrChange>
          </w:rPr>
          <w:t xml:space="preserve"> </w:t>
        </w:r>
        <w:proofErr w:type="spellStart"/>
        <w:r w:rsidRPr="00C95F4C">
          <w:rPr>
            <w:b/>
            <w:bCs/>
            <w:rPrChange w:id="2544" w:author="Vũ Đức Thông (VinSOC-ANBM-ANBMOT)" w:date="2026-04-20T10:12:00Z">
              <w:rPr/>
            </w:rPrChange>
          </w:rPr>
          <w:t>thời</w:t>
        </w:r>
        <w:proofErr w:type="spellEnd"/>
        <w:r>
          <w:t xml:space="preserve">: </w:t>
        </w:r>
        <w:proofErr w:type="spellStart"/>
        <w:r>
          <w:t>Có</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độc</w:t>
        </w:r>
        <w:proofErr w:type="spellEnd"/>
        <w:r>
          <w:t xml:space="preserve"> </w:t>
        </w:r>
        <w:proofErr w:type="spellStart"/>
        <w:r>
          <w:t>quyền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hãng</w:t>
        </w:r>
        <w:proofErr w:type="spellEnd"/>
        <w:r>
          <w:t xml:space="preserve">; </w:t>
        </w:r>
        <w:proofErr w:type="spellStart"/>
        <w:r>
          <w:t>nhiều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cũ</w:t>
        </w:r>
        <w:proofErr w:type="spellEnd"/>
        <w:r>
          <w:t xml:space="preserve"> </w:t>
        </w:r>
        <w:proofErr w:type="spellStart"/>
        <w:r>
          <w:t>vẫn</w:t>
        </w:r>
        <w:proofErr w:type="spellEnd"/>
        <w:r>
          <w:t xml:space="preserve"> </w:t>
        </w:r>
        <w:proofErr w:type="spellStart"/>
        <w:r>
          <w:t>chạy</w:t>
        </w:r>
        <w:proofErr w:type="spellEnd"/>
        <w:r>
          <w:t xml:space="preserve"> </w:t>
        </w:r>
        <w:proofErr w:type="spellStart"/>
        <w:r>
          <w:t>các</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rsidRPr="00C95F4C">
          <w:rPr>
            <w:b/>
            <w:bCs/>
            <w:rPrChange w:id="2545" w:author="Vũ Đức Thông (VinSOC-ANBM-ANBMOT)" w:date="2026-04-20T10:13:00Z">
              <w:rPr/>
            </w:rPrChange>
          </w:rPr>
          <w:t>công</w:t>
        </w:r>
        <w:proofErr w:type="spellEnd"/>
        <w:r w:rsidRPr="00C95F4C">
          <w:rPr>
            <w:b/>
            <w:bCs/>
            <w:rPrChange w:id="2546" w:author="Vũ Đức Thông (VinSOC-ANBM-ANBMOT)" w:date="2026-04-20T10:13:00Z">
              <w:rPr/>
            </w:rPrChange>
          </w:rPr>
          <w:t xml:space="preserve"> ty </w:t>
        </w:r>
        <w:proofErr w:type="spellStart"/>
        <w:r w:rsidRPr="00C95F4C">
          <w:rPr>
            <w:b/>
            <w:bCs/>
            <w:rPrChange w:id="2547" w:author="Vũ Đức Thông (VinSOC-ANBM-ANBMOT)" w:date="2026-04-20T10:13:00Z">
              <w:rPr/>
            </w:rPrChange>
          </w:rPr>
          <w:t>không</w:t>
        </w:r>
        <w:proofErr w:type="spellEnd"/>
        <w:r w:rsidRPr="00C95F4C">
          <w:rPr>
            <w:b/>
            <w:bCs/>
            <w:rPrChange w:id="2548" w:author="Vũ Đức Thông (VinSOC-ANBM-ANBMOT)" w:date="2026-04-20T10:13:00Z">
              <w:rPr/>
            </w:rPrChange>
          </w:rPr>
          <w:t xml:space="preserve"> </w:t>
        </w:r>
        <w:proofErr w:type="spellStart"/>
        <w:r w:rsidRPr="00C95F4C">
          <w:rPr>
            <w:b/>
            <w:bCs/>
            <w:rPrChange w:id="2549" w:author="Vũ Đức Thông (VinSOC-ANBM-ANBMOT)" w:date="2026-04-20T10:13:00Z">
              <w:rPr/>
            </w:rPrChange>
          </w:rPr>
          <w:t>còn</w:t>
        </w:r>
        <w:proofErr w:type="spellEnd"/>
        <w:r w:rsidRPr="00C95F4C">
          <w:rPr>
            <w:b/>
            <w:bCs/>
            <w:rPrChange w:id="2550" w:author="Vũ Đức Thông (VinSOC-ANBM-ANBMOT)" w:date="2026-04-20T10:13:00Z">
              <w:rPr/>
            </w:rPrChange>
          </w:rPr>
          <w:t xml:space="preserve"> </w:t>
        </w:r>
        <w:proofErr w:type="spellStart"/>
        <w:r w:rsidRPr="00C95F4C">
          <w:rPr>
            <w:b/>
            <w:bCs/>
            <w:rPrChange w:id="2551" w:author="Vũ Đức Thông (VinSOC-ANBM-ANBMOT)" w:date="2026-04-20T10:13:00Z">
              <w:rPr/>
            </w:rPrChange>
          </w:rPr>
          <w:t>tồn</w:t>
        </w:r>
        <w:proofErr w:type="spellEnd"/>
        <w:r w:rsidRPr="00C95F4C">
          <w:rPr>
            <w:b/>
            <w:bCs/>
            <w:rPrChange w:id="2552" w:author="Vũ Đức Thông (VinSOC-ANBM-ANBMOT)" w:date="2026-04-20T10:13:00Z">
              <w:rPr/>
            </w:rPrChange>
          </w:rPr>
          <w:t xml:space="preserve"> </w:t>
        </w:r>
        <w:proofErr w:type="spellStart"/>
        <w:r w:rsidRPr="00C95F4C">
          <w:rPr>
            <w:b/>
            <w:bCs/>
            <w:rPrChange w:id="2553" w:author="Vũ Đức Thông (VinSOC-ANBM-ANBMOT)" w:date="2026-04-20T10:13:00Z">
              <w:rPr/>
            </w:rPrChange>
          </w:rPr>
          <w:t>tại</w:t>
        </w:r>
        <w:proofErr w:type="spellEnd"/>
        <w:r>
          <w:t xml:space="preserve">, </w:t>
        </w:r>
        <w:proofErr w:type="spellStart"/>
        <w:r>
          <w:t>khiến</w:t>
        </w:r>
        <w:proofErr w:type="spellEnd"/>
        <w:r>
          <w:t xml:space="preserve"> </w:t>
        </w:r>
        <w:proofErr w:type="spellStart"/>
        <w:r>
          <w:t>việc</w:t>
        </w:r>
        <w:proofErr w:type="spellEnd"/>
        <w:r>
          <w:t xml:space="preserve"> </w:t>
        </w:r>
        <w:proofErr w:type="spellStart"/>
        <w:r>
          <w:t>bảo</w:t>
        </w:r>
        <w:proofErr w:type="spellEnd"/>
        <w:r>
          <w:t xml:space="preserve"> </w:t>
        </w:r>
        <w:proofErr w:type="spellStart"/>
        <w:r>
          <w:t>trì</w:t>
        </w:r>
        <w:proofErr w:type="spellEnd"/>
        <w:r>
          <w:t xml:space="preserve"> </w:t>
        </w:r>
        <w:proofErr w:type="spellStart"/>
        <w:r>
          <w:t>rất</w:t>
        </w:r>
        <w:proofErr w:type="spellEnd"/>
        <w:r>
          <w:t xml:space="preserve"> </w:t>
        </w:r>
        <w:proofErr w:type="spellStart"/>
        <w:r>
          <w:t>khó</w:t>
        </w:r>
        <w:proofErr w:type="spellEnd"/>
        <w:r>
          <w:t xml:space="preserve"> </w:t>
        </w:r>
        <w:proofErr w:type="spellStart"/>
        <w:r>
          <w:t>khăn</w:t>
        </w:r>
        <w:proofErr w:type="spellEnd"/>
        <w:r>
          <w:t>.</w:t>
        </w:r>
      </w:ins>
    </w:p>
    <w:p w14:paraId="2684AB90" w14:textId="77777777" w:rsidR="00C95F4C" w:rsidRDefault="00C95F4C" w:rsidP="00C95F4C">
      <w:pPr>
        <w:pStyle w:val="CTDT-Text"/>
        <w:rPr>
          <w:ins w:id="2554" w:author="Vũ Đức Thông (VinSOC-ANBM-ANBMOT)" w:date="2026-04-20T10:12:00Z"/>
        </w:rPr>
      </w:pPr>
      <w:proofErr w:type="spellStart"/>
      <w:ins w:id="2555" w:author="Vũ Đức Thông (VinSOC-ANBM-ANBMOT)" w:date="2026-04-20T10:12:00Z">
        <w:r w:rsidRPr="00C95F4C">
          <w:rPr>
            <w:b/>
            <w:bCs/>
            <w:rPrChange w:id="2556" w:author="Vũ Đức Thông (VinSOC-ANBM-ANBMOT)" w:date="2026-04-20T10:13:00Z">
              <w:rPr/>
            </w:rPrChange>
          </w:rPr>
          <w:t>Nguy</w:t>
        </w:r>
        <w:proofErr w:type="spellEnd"/>
        <w:r w:rsidRPr="00C95F4C">
          <w:rPr>
            <w:b/>
            <w:bCs/>
            <w:rPrChange w:id="2557" w:author="Vũ Đức Thông (VinSOC-ANBM-ANBMOT)" w:date="2026-04-20T10:13:00Z">
              <w:rPr/>
            </w:rPrChange>
          </w:rPr>
          <w:t xml:space="preserve"> </w:t>
        </w:r>
        <w:proofErr w:type="spellStart"/>
        <w:r w:rsidRPr="00C95F4C">
          <w:rPr>
            <w:b/>
            <w:bCs/>
            <w:rPrChange w:id="2558" w:author="Vũ Đức Thông (VinSOC-ANBM-ANBMOT)" w:date="2026-04-20T10:13:00Z">
              <w:rPr/>
            </w:rPrChange>
          </w:rPr>
          <w:t>cơ</w:t>
        </w:r>
        <w:proofErr w:type="spellEnd"/>
        <w:r w:rsidRPr="00C95F4C">
          <w:rPr>
            <w:b/>
            <w:bCs/>
            <w:rPrChange w:id="2559" w:author="Vũ Đức Thông (VinSOC-ANBM-ANBMOT)" w:date="2026-04-20T10:13:00Z">
              <w:rPr/>
            </w:rPrChange>
          </w:rPr>
          <w:t xml:space="preserve"> an </w:t>
        </w:r>
        <w:proofErr w:type="spellStart"/>
        <w:r w:rsidRPr="00C95F4C">
          <w:rPr>
            <w:b/>
            <w:bCs/>
            <w:rPrChange w:id="2560" w:author="Vũ Đức Thông (VinSOC-ANBM-ANBMOT)" w:date="2026-04-20T10:13:00Z">
              <w:rPr/>
            </w:rPrChange>
          </w:rPr>
          <w:t>ninh</w:t>
        </w:r>
        <w:proofErr w:type="spellEnd"/>
        <w:r w:rsidRPr="00C95F4C">
          <w:rPr>
            <w:b/>
            <w:bCs/>
            <w:rPrChange w:id="2561" w:author="Vũ Đức Thông (VinSOC-ANBM-ANBMOT)" w:date="2026-04-20T10:13:00Z">
              <w:rPr/>
            </w:rPrChange>
          </w:rPr>
          <w:t xml:space="preserve"> </w:t>
        </w:r>
        <w:proofErr w:type="spellStart"/>
        <w:r w:rsidRPr="00C95F4C">
          <w:rPr>
            <w:b/>
            <w:bCs/>
            <w:rPrChange w:id="2562" w:author="Vũ Đức Thông (VinSOC-ANBM-ANBMOT)" w:date="2026-04-20T10:13:00Z">
              <w:rPr/>
            </w:rPrChange>
          </w:rPr>
          <w:t>cao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đi</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văn</w:t>
        </w:r>
        <w:proofErr w:type="spellEnd"/>
        <w:r>
          <w:t xml:space="preserve"> </w:t>
        </w:r>
        <w:proofErr w:type="spellStart"/>
        <w:r>
          <w:t>bản</w:t>
        </w:r>
        <w:proofErr w:type="spellEnd"/>
        <w:r>
          <w:t xml:space="preserve"> </w:t>
        </w:r>
        <w:proofErr w:type="spellStart"/>
        <w:r>
          <w:t>rõ</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nguy</w:t>
        </w:r>
        <w:proofErr w:type="spellEnd"/>
        <w:r>
          <w:t xml:space="preserve"> </w:t>
        </w:r>
        <w:proofErr w:type="spellStart"/>
        <w:r>
          <w:t>cơ</w:t>
        </w:r>
        <w:proofErr w:type="spellEnd"/>
        <w:r>
          <w:t xml:space="preserve"> </w:t>
        </w:r>
        <w:proofErr w:type="spellStart"/>
        <w:r>
          <w:t>bị</w:t>
        </w:r>
        <w:proofErr w:type="spellEnd"/>
        <w:r>
          <w:t xml:space="preserve"> </w:t>
        </w:r>
        <w:proofErr w:type="spellStart"/>
        <w:r>
          <w:t>nghe</w:t>
        </w:r>
        <w:proofErr w:type="spellEnd"/>
        <w:r>
          <w:t xml:space="preserve"> </w:t>
        </w:r>
        <w:proofErr w:type="spellStart"/>
        <w:r>
          <w:t>lén</w:t>
        </w:r>
        <w:proofErr w:type="spellEnd"/>
        <w:r>
          <w:t xml:space="preserve"> </w:t>
        </w:r>
        <w:proofErr w:type="spellStart"/>
        <w:r>
          <w:t>và</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giả</w:t>
        </w:r>
        <w:proofErr w:type="spellEnd"/>
        <w:r>
          <w:t xml:space="preserve"> </w:t>
        </w:r>
        <w:proofErr w:type="spellStart"/>
        <w:r>
          <w:t>mạo</w:t>
        </w:r>
        <w:proofErr w:type="spellEnd"/>
        <w:r>
          <w:t xml:space="preserve">. </w:t>
        </w:r>
        <w:proofErr w:type="spellStart"/>
        <w:r>
          <w:t>Việc</w:t>
        </w:r>
        <w:proofErr w:type="spellEnd"/>
        <w:r>
          <w:t xml:space="preserve"> </w:t>
        </w:r>
        <w:proofErr w:type="spellStart"/>
        <w:r w:rsidRPr="00C95F4C">
          <w:rPr>
            <w:b/>
            <w:bCs/>
            <w:rPrChange w:id="2563" w:author="Vũ Đức Thông (VinSOC-ANBM-ANBMOT)" w:date="2026-04-20T10:13:00Z">
              <w:rPr/>
            </w:rPrChange>
          </w:rPr>
          <w:t>chuyển</w:t>
        </w:r>
        <w:proofErr w:type="spellEnd"/>
        <w:r w:rsidRPr="00C95F4C">
          <w:rPr>
            <w:b/>
            <w:bCs/>
            <w:rPrChange w:id="2564" w:author="Vũ Đức Thông (VinSOC-ANBM-ANBMOT)" w:date="2026-04-20T10:13:00Z">
              <w:rPr/>
            </w:rPrChange>
          </w:rPr>
          <w:t xml:space="preserve"> </w:t>
        </w:r>
        <w:proofErr w:type="spellStart"/>
        <w:r w:rsidRPr="00C95F4C">
          <w:rPr>
            <w:b/>
            <w:bCs/>
            <w:rPrChange w:id="2565" w:author="Vũ Đức Thông (VinSOC-ANBM-ANBMOT)" w:date="2026-04-20T10:13:00Z">
              <w:rPr/>
            </w:rPrChange>
          </w:rPr>
          <w:t>đổi</w:t>
        </w:r>
        <w:proofErr w:type="spellEnd"/>
        <w:r w:rsidRPr="00C95F4C">
          <w:rPr>
            <w:b/>
            <w:bCs/>
            <w:rPrChange w:id="2566" w:author="Vũ Đức Thông (VinSOC-ANBM-ANBMOT)" w:date="2026-04-20T10:13:00Z">
              <w:rPr/>
            </w:rPrChange>
          </w:rPr>
          <w:t xml:space="preserve"> sang </w:t>
        </w:r>
        <w:proofErr w:type="spellStart"/>
        <w:r w:rsidRPr="00C95F4C">
          <w:rPr>
            <w:b/>
            <w:bCs/>
            <w:rPrChange w:id="2567" w:author="Vũ Đức Thông (VinSOC-ANBM-ANBMOT)" w:date="2026-04-20T10:13:00Z">
              <w:rPr/>
            </w:rPrChange>
          </w:rPr>
          <w:t>dùng</w:t>
        </w:r>
        <w:proofErr w:type="spellEnd"/>
        <w:r w:rsidRPr="00C95F4C">
          <w:rPr>
            <w:b/>
            <w:bCs/>
            <w:rPrChange w:id="2568" w:author="Vũ Đức Thông (VinSOC-ANBM-ANBMOT)" w:date="2026-04-20T10:13:00Z">
              <w:rPr/>
            </w:rPrChange>
          </w:rPr>
          <w:t xml:space="preserve"> TCP/IP </w:t>
        </w:r>
        <w:proofErr w:type="spellStart"/>
        <w:r w:rsidRPr="00C95F4C">
          <w:rPr>
            <w:b/>
            <w:bCs/>
            <w:rPrChange w:id="2569" w:author="Vũ Đức Thông (VinSOC-ANBM-ANBMOT)" w:date="2026-04-20T10:13:00Z">
              <w:rPr/>
            </w:rPrChange>
          </w:rPr>
          <w:t>chỉ</w:t>
        </w:r>
        <w:proofErr w:type="spellEnd"/>
        <w:r w:rsidRPr="00C95F4C">
          <w:rPr>
            <w:b/>
            <w:bCs/>
            <w:rPrChange w:id="2570" w:author="Vũ Đức Thông (VinSOC-ANBM-ANBMOT)" w:date="2026-04-20T10:13:00Z">
              <w:rPr/>
            </w:rPrChange>
          </w:rPr>
          <w:t xml:space="preserve"> </w:t>
        </w:r>
        <w:proofErr w:type="spellStart"/>
        <w:r w:rsidRPr="00C95F4C">
          <w:rPr>
            <w:b/>
            <w:bCs/>
            <w:rPrChange w:id="2571" w:author="Vũ Đức Thông (VinSOC-ANBM-ANBMOT)" w:date="2026-04-20T10:13:00Z">
              <w:rPr/>
            </w:rPrChange>
          </w:rPr>
          <w:t>là</w:t>
        </w:r>
        <w:proofErr w:type="spellEnd"/>
        <w:r w:rsidRPr="00C95F4C">
          <w:rPr>
            <w:b/>
            <w:bCs/>
            <w:rPrChange w:id="2572" w:author="Vũ Đức Thông (VinSOC-ANBM-ANBMOT)" w:date="2026-04-20T10:13:00Z">
              <w:rPr/>
            </w:rPrChange>
          </w:rPr>
          <w:t xml:space="preserve"> </w:t>
        </w:r>
        <w:proofErr w:type="spellStart"/>
        <w:r w:rsidRPr="00C95F4C">
          <w:rPr>
            <w:b/>
            <w:bCs/>
            <w:rPrChange w:id="2573" w:author="Vũ Đức Thông (VinSOC-ANBM-ANBMOT)" w:date="2026-04-20T10:13:00Z">
              <w:rPr/>
            </w:rPrChange>
          </w:rPr>
          <w:t>cách</w:t>
        </w:r>
        <w:proofErr w:type="spellEnd"/>
        <w:r w:rsidRPr="00C95F4C">
          <w:rPr>
            <w:b/>
            <w:bCs/>
            <w:rPrChange w:id="2574" w:author="Vũ Đức Thông (VinSOC-ANBM-ANBMOT)" w:date="2026-04-20T10:13:00Z">
              <w:rPr/>
            </w:rPrChange>
          </w:rPr>
          <w:t xml:space="preserve"> </w:t>
        </w:r>
        <w:proofErr w:type="spellStart"/>
        <w:r w:rsidRPr="00C95F4C">
          <w:rPr>
            <w:b/>
            <w:bCs/>
            <w:rPrChange w:id="2575" w:author="Vũ Đức Thông (VinSOC-ANBM-ANBMOT)" w:date="2026-04-20T10:13:00Z">
              <w:rPr/>
            </w:rPrChange>
          </w:rPr>
          <w:t>để</w:t>
        </w:r>
        <w:proofErr w:type="spellEnd"/>
        <w:r w:rsidRPr="00C95F4C">
          <w:rPr>
            <w:b/>
            <w:bCs/>
            <w:rPrChange w:id="2576" w:author="Vũ Đức Thông (VinSOC-ANBM-ANBMOT)" w:date="2026-04-20T10:13:00Z">
              <w:rPr/>
            </w:rPrChange>
          </w:rPr>
          <w:t xml:space="preserve"> </w:t>
        </w:r>
        <w:proofErr w:type="spellStart"/>
        <w:r w:rsidRPr="00C95F4C">
          <w:rPr>
            <w:b/>
            <w:bCs/>
            <w:rPrChange w:id="2577" w:author="Vũ Đức Thông (VinSOC-ANBM-ANBMOT)" w:date="2026-04-20T10:13:00Z">
              <w:rPr/>
            </w:rPrChange>
          </w:rPr>
          <w:t>truyền</w:t>
        </w:r>
        <w:proofErr w:type="spellEnd"/>
        <w:r w:rsidRPr="00C95F4C">
          <w:rPr>
            <w:b/>
            <w:bCs/>
            <w:rPrChange w:id="2578" w:author="Vũ Đức Thông (VinSOC-ANBM-ANBMOT)" w:date="2026-04-20T10:13:00Z">
              <w:rPr/>
            </w:rPrChange>
          </w:rPr>
          <w:t xml:space="preserve"> </w:t>
        </w:r>
        <w:proofErr w:type="spellStart"/>
        <w:r w:rsidRPr="00C95F4C">
          <w:rPr>
            <w:b/>
            <w:bCs/>
            <w:rPrChange w:id="2579" w:author="Vũ Đức Thông (VinSOC-ANBM-ANBMOT)" w:date="2026-04-20T10:13:00Z">
              <w:rPr/>
            </w:rPrChange>
          </w:rPr>
          <w:t>dữ</w:t>
        </w:r>
        <w:proofErr w:type="spellEnd"/>
        <w:r w:rsidRPr="00C95F4C">
          <w:rPr>
            <w:b/>
            <w:bCs/>
            <w:rPrChange w:id="2580" w:author="Vũ Đức Thông (VinSOC-ANBM-ANBMOT)" w:date="2026-04-20T10:13:00Z">
              <w:rPr/>
            </w:rPrChange>
          </w:rPr>
          <w:t xml:space="preserve"> </w:t>
        </w:r>
        <w:proofErr w:type="spellStart"/>
        <w:r w:rsidRPr="00C95F4C">
          <w:rPr>
            <w:b/>
            <w:bCs/>
            <w:rPrChange w:id="2581" w:author="Vũ Đức Thông (VinSOC-ANBM-ANBMOT)" w:date="2026-04-20T10:13:00Z">
              <w:rPr/>
            </w:rPrChange>
          </w:rPr>
          <w:t>liệu</w:t>
        </w:r>
        <w:proofErr w:type="spellEnd"/>
        <w:r>
          <w:t xml:space="preserve"> </w:t>
        </w:r>
        <w:proofErr w:type="spellStart"/>
        <w:r>
          <w:t>trên</w:t>
        </w:r>
        <w:proofErr w:type="spellEnd"/>
        <w:r>
          <w:t xml:space="preserve"> </w:t>
        </w:r>
        <w:proofErr w:type="spellStart"/>
        <w:r>
          <w:t>mạng</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làm</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w:t>
        </w:r>
      </w:ins>
    </w:p>
    <w:p w14:paraId="5FE8A741" w14:textId="5C91B6B8" w:rsidR="00B73735" w:rsidRDefault="00C95F4C" w:rsidP="00C95F4C">
      <w:pPr>
        <w:pStyle w:val="CTDT-Text"/>
        <w:rPr>
          <w:ins w:id="2582" w:author="Vũ Đức Thông (VinSOC-ANBM-ANBMOT)" w:date="2026-04-20T10:14:00Z"/>
        </w:rPr>
      </w:pPr>
      <w:proofErr w:type="spellStart"/>
      <w:ins w:id="2583" w:author="Vũ Đức Thông (VinSOC-ANBM-ANBMOT)" w:date="2026-04-20T10:12:00Z">
        <w:r w:rsidRPr="00C95F4C">
          <w:rPr>
            <w:b/>
            <w:bCs/>
            <w:rPrChange w:id="2584" w:author="Vũ Đức Thông (VinSOC-ANBM-ANBMOT)" w:date="2026-04-20T10:13:00Z">
              <w:rPr/>
            </w:rPrChange>
          </w:rPr>
          <w:t>Mâu</w:t>
        </w:r>
        <w:proofErr w:type="spellEnd"/>
        <w:r w:rsidRPr="00C95F4C">
          <w:rPr>
            <w:b/>
            <w:bCs/>
            <w:rPrChange w:id="2585" w:author="Vũ Đức Thông (VinSOC-ANBM-ANBMOT)" w:date="2026-04-20T10:13:00Z">
              <w:rPr/>
            </w:rPrChange>
          </w:rPr>
          <w:t xml:space="preserve"> </w:t>
        </w:r>
        <w:proofErr w:type="spellStart"/>
        <w:r w:rsidRPr="00C95F4C">
          <w:rPr>
            <w:b/>
            <w:bCs/>
            <w:rPrChange w:id="2586" w:author="Vũ Đức Thông (VinSOC-ANBM-ANBMOT)" w:date="2026-04-20T10:13:00Z">
              <w:rPr/>
            </w:rPrChange>
          </w:rPr>
          <w:t>thuẫn</w:t>
        </w:r>
        <w:proofErr w:type="spellEnd"/>
        <w:r w:rsidRPr="00C95F4C">
          <w:rPr>
            <w:b/>
            <w:bCs/>
            <w:rPrChange w:id="2587" w:author="Vũ Đức Thông (VinSOC-ANBM-ANBMOT)" w:date="2026-04-20T10:13:00Z">
              <w:rPr/>
            </w:rPrChange>
          </w:rPr>
          <w:t xml:space="preserve"> </w:t>
        </w:r>
        <w:proofErr w:type="spellStart"/>
        <w:r w:rsidRPr="00C95F4C">
          <w:rPr>
            <w:b/>
            <w:bCs/>
            <w:rPrChange w:id="2588" w:author="Vũ Đức Thông (VinSOC-ANBM-ANBMOT)" w:date="2026-04-20T10:13:00Z">
              <w:rPr/>
            </w:rPrChange>
          </w:rPr>
          <w:t>thiết</w:t>
        </w:r>
        <w:proofErr w:type="spellEnd"/>
        <w:r w:rsidRPr="00C95F4C">
          <w:rPr>
            <w:b/>
            <w:bCs/>
            <w:rPrChange w:id="2589" w:author="Vũ Đức Thông (VinSOC-ANBM-ANBMOT)" w:date="2026-04-20T10:13:00Z">
              <w:rPr/>
            </w:rPrChange>
          </w:rPr>
          <w:t xml:space="preserve"> </w:t>
        </w:r>
        <w:proofErr w:type="spellStart"/>
        <w:r w:rsidRPr="00C95F4C">
          <w:rPr>
            <w:b/>
            <w:bCs/>
            <w:rPrChange w:id="2590" w:author="Vũ Đức Thông (VinSOC-ANBM-ANBMOT)" w:date="2026-04-20T10:13:00Z">
              <w:rPr/>
            </w:rPrChange>
          </w:rPr>
          <w:t>kế</w:t>
        </w:r>
        <w:proofErr w:type="spellEnd"/>
        <w:r>
          <w:t xml:space="preserve">: </w:t>
        </w:r>
        <w:proofErr w:type="spellStart"/>
        <w:r>
          <w:t>Các</w:t>
        </w:r>
        <w:proofErr w:type="spellEnd"/>
        <w:r>
          <w:t xml:space="preserve"> </w:t>
        </w:r>
        <w:proofErr w:type="spellStart"/>
        <w:r>
          <w:t>giao</w:t>
        </w:r>
        <w:proofErr w:type="spellEnd"/>
        <w:r>
          <w:t xml:space="preserve"> </w:t>
        </w:r>
        <w:proofErr w:type="spellStart"/>
        <w:r>
          <w:t>thức</w:t>
        </w:r>
        <w:proofErr w:type="spellEnd"/>
        <w:r>
          <w:t xml:space="preserve"> ICS </w:t>
        </w:r>
        <w:proofErr w:type="spellStart"/>
        <w:r>
          <w:t>đời</w:t>
        </w:r>
        <w:proofErr w:type="spellEnd"/>
        <w:r>
          <w:t xml:space="preserve"> </w:t>
        </w:r>
        <w:proofErr w:type="spellStart"/>
        <w:r>
          <w:t>đầu</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tin </w:t>
        </w:r>
        <w:proofErr w:type="spellStart"/>
        <w:r>
          <w:t>cậy</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không</w:t>
        </w:r>
        <w:proofErr w:type="spellEnd"/>
        <w:r>
          <w:t xml:space="preserve"> </w:t>
        </w:r>
        <w:proofErr w:type="spellStart"/>
        <w:r>
          <w:t>tính</w:t>
        </w:r>
        <w:proofErr w:type="spellEnd"/>
        <w:r>
          <w:t xml:space="preserve"> </w:t>
        </w:r>
        <w:proofErr w:type="spellStart"/>
        <w:r>
          <w:t>đến</w:t>
        </w:r>
        <w:proofErr w:type="spellEnd"/>
        <w:r>
          <w:t xml:space="preserve"> </w:t>
        </w:r>
        <w:proofErr w:type="spellStart"/>
        <w:r>
          <w:t>yếu</w:t>
        </w:r>
        <w:proofErr w:type="spellEnd"/>
        <w:r>
          <w:t xml:space="preserve"> </w:t>
        </w:r>
        <w:proofErr w:type="spellStart"/>
        <w:r>
          <w:t>tố</w:t>
        </w:r>
        <w:proofErr w:type="spellEnd"/>
        <w:r>
          <w:t xml:space="preserve"> </w:t>
        </w:r>
        <w:proofErr w:type="spellStart"/>
        <w:r>
          <w:t>bảo</w:t>
        </w:r>
        <w:proofErr w:type="spellEnd"/>
        <w:r>
          <w:t xml:space="preserve"> </w:t>
        </w:r>
        <w:proofErr w:type="spellStart"/>
        <w:r>
          <w:t>mật</w:t>
        </w:r>
        <w:proofErr w:type="spellEnd"/>
        <w:r>
          <w:t xml:space="preserve"> (security). </w:t>
        </w:r>
        <w:proofErr w:type="spellStart"/>
        <w:r>
          <w:t>Hiện</w:t>
        </w:r>
        <w:proofErr w:type="spellEnd"/>
        <w:r>
          <w:t xml:space="preserve"> nay, xu </w:t>
        </w:r>
        <w:proofErr w:type="spellStart"/>
        <w:r>
          <w:t>hướng</w:t>
        </w:r>
        <w:proofErr w:type="spellEnd"/>
        <w:r>
          <w:t xml:space="preserve"> </w:t>
        </w:r>
        <w:proofErr w:type="spellStart"/>
        <w:r>
          <w:t>đang</w:t>
        </w:r>
        <w:proofErr w:type="spellEnd"/>
        <w:r>
          <w:t xml:space="preserve"> </w:t>
        </w:r>
        <w:proofErr w:type="spellStart"/>
        <w:r>
          <w:t>chuyển</w:t>
        </w:r>
        <w:proofErr w:type="spellEnd"/>
        <w:r>
          <w:t xml:space="preserve"> </w:t>
        </w:r>
        <w:proofErr w:type="spellStart"/>
        <w:r>
          <w:t>dịch</w:t>
        </w:r>
        <w:proofErr w:type="spellEnd"/>
        <w:r>
          <w:t xml:space="preserve"> </w:t>
        </w:r>
        <w:proofErr w:type="spellStart"/>
        <w:r>
          <w:t>dần</w:t>
        </w:r>
        <w:proofErr w:type="spellEnd"/>
        <w:r>
          <w:t xml:space="preserve"> sang </w:t>
        </w:r>
        <w:proofErr w:type="spellStart"/>
        <w:r>
          <w:t>việc</w:t>
        </w:r>
        <w:proofErr w:type="spellEnd"/>
        <w:r>
          <w:t xml:space="preserve"> </w:t>
        </w:r>
        <w:proofErr w:type="spellStart"/>
        <w:r w:rsidRPr="00C95F4C">
          <w:rPr>
            <w:b/>
            <w:bCs/>
            <w:rPrChange w:id="2591" w:author="Vũ Đức Thông (VinSOC-ANBM-ANBMOT)" w:date="2026-04-20T10:14:00Z">
              <w:rPr/>
            </w:rPrChange>
          </w:rPr>
          <w:t>chuẩn</w:t>
        </w:r>
        <w:proofErr w:type="spellEnd"/>
        <w:r w:rsidRPr="00C95F4C">
          <w:rPr>
            <w:b/>
            <w:bCs/>
            <w:rPrChange w:id="2592" w:author="Vũ Đức Thông (VinSOC-ANBM-ANBMOT)" w:date="2026-04-20T10:14:00Z">
              <w:rPr/>
            </w:rPrChange>
          </w:rPr>
          <w:t xml:space="preserve"> </w:t>
        </w:r>
        <w:proofErr w:type="spellStart"/>
        <w:r w:rsidRPr="00C95F4C">
          <w:rPr>
            <w:b/>
            <w:bCs/>
            <w:rPrChange w:id="2593" w:author="Vũ Đức Thông (VinSOC-ANBM-ANBMOT)" w:date="2026-04-20T10:14:00Z">
              <w:rPr/>
            </w:rPrChange>
          </w:rPr>
          <w:t>hóa</w:t>
        </w:r>
        <w:proofErr w:type="spellEnd"/>
        <w:r>
          <w:t xml:space="preserve"> </w:t>
        </w:r>
        <w:proofErr w:type="spellStart"/>
        <w:r>
          <w:t>để</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có</w:t>
        </w:r>
        <w:proofErr w:type="spellEnd"/>
        <w:r>
          <w:t xml:space="preserve"> </w:t>
        </w:r>
        <w:proofErr w:type="spellStart"/>
        <w:r>
          <w:t>thể</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liên</w:t>
        </w:r>
        <w:proofErr w:type="spellEnd"/>
        <w:r>
          <w:t xml:space="preserve"> </w:t>
        </w:r>
        <w:proofErr w:type="spellStart"/>
        <w:r>
          <w:t>thông</w:t>
        </w:r>
        <w:proofErr w:type="spellEnd"/>
        <w:r>
          <w:t xml:space="preserve"> </w:t>
        </w:r>
        <w:proofErr w:type="spellStart"/>
        <w:r>
          <w:t>với</w:t>
        </w:r>
        <w:proofErr w:type="spellEnd"/>
        <w:r>
          <w:t xml:space="preserve"> </w:t>
        </w:r>
        <w:proofErr w:type="spellStart"/>
        <w:r>
          <w:t>nhau</w:t>
        </w:r>
        <w:proofErr w:type="spellEnd"/>
        <w:r>
          <w:t xml:space="preserve"> </w:t>
        </w:r>
        <w:proofErr w:type="spellStart"/>
        <w:r>
          <w:t>dễ</w:t>
        </w:r>
        <w:proofErr w:type="spellEnd"/>
        <w:r>
          <w:t xml:space="preserve"> </w:t>
        </w:r>
        <w:proofErr w:type="spellStart"/>
        <w:r>
          <w:t>dàng</w:t>
        </w:r>
        <w:proofErr w:type="spellEnd"/>
        <w:r>
          <w:t xml:space="preserve"> </w:t>
        </w:r>
        <w:proofErr w:type="spellStart"/>
        <w:r>
          <w:t>hơn</w:t>
        </w:r>
        <w:proofErr w:type="spellEnd"/>
        <w:r>
          <w:t>.</w:t>
        </w:r>
      </w:ins>
    </w:p>
    <w:p w14:paraId="5D1B91E0" w14:textId="05B820D6" w:rsidR="00C95F4C" w:rsidRDefault="00C95F4C" w:rsidP="00C95F4C">
      <w:pPr>
        <w:pStyle w:val="CTDT-Text"/>
        <w:rPr>
          <w:ins w:id="2594" w:author="Vũ Đức Thông (VinSOC-ANBM-ANBMOT)" w:date="2026-04-20T10:14:00Z"/>
        </w:rPr>
      </w:pPr>
    </w:p>
    <w:p w14:paraId="03D058C9" w14:textId="0B0E31AA" w:rsidR="00C95F4C" w:rsidRDefault="00C95F4C" w:rsidP="00C95F4C">
      <w:pPr>
        <w:pStyle w:val="CTDT-H3"/>
        <w:rPr>
          <w:ins w:id="2595" w:author="Vũ Đức Thông (VinSOC-ANBM-ANBMOT)" w:date="2026-04-20T10:15:00Z"/>
        </w:rPr>
      </w:pPr>
      <w:bookmarkStart w:id="2596" w:name="_Toc227579031"/>
      <w:ins w:id="2597" w:author="Vũ Đức Thông (VinSOC-ANBM-ANBMOT)" w:date="2026-04-20T10:15:00Z">
        <w:r>
          <w:t>Modbus</w:t>
        </w:r>
        <w:bookmarkEnd w:id="2596"/>
      </w:ins>
    </w:p>
    <w:p w14:paraId="3A93F224" w14:textId="58BD2F6F" w:rsidR="00C95F4C" w:rsidRDefault="00C95F4C" w:rsidP="00C95F4C">
      <w:pPr>
        <w:pStyle w:val="CTDT-Text"/>
        <w:rPr>
          <w:ins w:id="2598" w:author="Vũ Đức Thông (VinSOC-ANBM-ANBMOT)" w:date="2026-04-20T10:15:00Z"/>
        </w:rPr>
      </w:pPr>
    </w:p>
    <w:p w14:paraId="6CD1A5CA" w14:textId="41D228E0" w:rsidR="00C95F4C" w:rsidRDefault="00C95F4C" w:rsidP="00C95F4C">
      <w:pPr>
        <w:pStyle w:val="CTDT-Text"/>
        <w:rPr>
          <w:ins w:id="2599" w:author="Vũ Đức Thông (VinSOC-ANBM-ANBMOT)" w:date="2026-04-20T10:15:00Z"/>
        </w:rPr>
      </w:pPr>
    </w:p>
    <w:p w14:paraId="3676E1D5" w14:textId="4F6C77D7" w:rsidR="00C95F4C" w:rsidRDefault="00C95F4C" w:rsidP="00C95F4C">
      <w:pPr>
        <w:pStyle w:val="CTDT-Text"/>
        <w:rPr>
          <w:ins w:id="2600" w:author="Vũ Đức Thông (VinSOC-ANBM-ANBMOT)" w:date="2026-04-20T10:15:00Z"/>
        </w:rPr>
      </w:pPr>
      <w:ins w:id="2601" w:author="Vũ Đức Thông (VinSOC-ANBM-ANBMOT)" w:date="2026-04-20T10:15:00Z">
        <w:r w:rsidRPr="00C95F4C">
          <w:drawing>
            <wp:inline distT="0" distB="0" distL="0" distR="0" wp14:anchorId="2EFEE0EB" wp14:editId="03077051">
              <wp:extent cx="3067478" cy="276263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67478" cy="2762636"/>
                      </a:xfrm>
                      <a:prstGeom prst="rect">
                        <a:avLst/>
                      </a:prstGeom>
                    </pic:spPr>
                  </pic:pic>
                </a:graphicData>
              </a:graphic>
            </wp:inline>
          </w:drawing>
        </w:r>
      </w:ins>
    </w:p>
    <w:p w14:paraId="0F3E5797" w14:textId="118CBD92" w:rsidR="00C95F4C" w:rsidRDefault="00C95F4C" w:rsidP="00C95F4C">
      <w:pPr>
        <w:pStyle w:val="CTDT-Hinh"/>
        <w:rPr>
          <w:ins w:id="2602" w:author="Vũ Đức Thông (VinSOC-ANBM-ANBMOT)" w:date="2026-04-20T10:15:00Z"/>
        </w:rPr>
      </w:pPr>
      <w:bookmarkStart w:id="2603" w:name="_Toc227579063"/>
      <w:ins w:id="2604" w:author="Vũ Đức Thông (VinSOC-ANBM-ANBMOT)" w:date="2026-04-20T10:15:00Z">
        <w:r>
          <w:t xml:space="preserve">Giao </w:t>
        </w:r>
        <w:proofErr w:type="spellStart"/>
        <w:r>
          <w:t>thức</w:t>
        </w:r>
        <w:proofErr w:type="spellEnd"/>
        <w:r>
          <w:t xml:space="preserve"> Modbus</w:t>
        </w:r>
        <w:bookmarkEnd w:id="2603"/>
      </w:ins>
    </w:p>
    <w:p w14:paraId="62F3BAD1" w14:textId="77777777" w:rsidR="00C95F4C" w:rsidRDefault="00C95F4C" w:rsidP="00C95F4C">
      <w:pPr>
        <w:pStyle w:val="CTDT-Text"/>
        <w:rPr>
          <w:ins w:id="2605" w:author="Vũ Đức Thông (VinSOC-ANBM-ANBMOT)" w:date="2026-04-20T10:16:00Z"/>
        </w:rPr>
      </w:pPr>
      <w:proofErr w:type="spellStart"/>
      <w:ins w:id="2606" w:author="Vũ Đức Thông (VinSOC-ANBM-ANBMOT)" w:date="2026-04-20T10:16:00Z">
        <w:r w:rsidRPr="00C95F4C">
          <w:rPr>
            <w:b/>
            <w:bCs/>
            <w:rPrChange w:id="2607" w:author="Vũ Đức Thông (VinSOC-ANBM-ANBMOT)" w:date="2026-04-20T10:16:00Z">
              <w:rPr/>
            </w:rPrChange>
          </w:rPr>
          <w:t>Tính</w:t>
        </w:r>
        <w:proofErr w:type="spellEnd"/>
        <w:r w:rsidRPr="00C95F4C">
          <w:rPr>
            <w:b/>
            <w:bCs/>
            <w:rPrChange w:id="2608" w:author="Vũ Đức Thông (VinSOC-ANBM-ANBMOT)" w:date="2026-04-20T10:16:00Z">
              <w:rPr/>
            </w:rPrChange>
          </w:rPr>
          <w:t xml:space="preserve"> </w:t>
        </w:r>
        <w:proofErr w:type="spellStart"/>
        <w:r w:rsidRPr="00C95F4C">
          <w:rPr>
            <w:b/>
            <w:bCs/>
            <w:rPrChange w:id="2609" w:author="Vũ Đức Thông (VinSOC-ANBM-ANBMOT)" w:date="2026-04-20T10:16:00Z">
              <w:rPr/>
            </w:rPrChange>
          </w:rPr>
          <w:t>chất</w:t>
        </w:r>
        <w:proofErr w:type="spellEnd"/>
        <w:r>
          <w:t xml:space="preserve">: </w:t>
        </w:r>
        <w:proofErr w:type="spellStart"/>
        <w:r>
          <w:t>Là</w:t>
        </w:r>
        <w:proofErr w:type="spellEnd"/>
        <w:r>
          <w:t xml:space="preserve"> </w:t>
        </w:r>
        <w:proofErr w:type="spellStart"/>
        <w:r>
          <w:t>giao</w:t>
        </w:r>
        <w:proofErr w:type="spellEnd"/>
        <w:r>
          <w:t xml:space="preserve"> </w:t>
        </w:r>
        <w:proofErr w:type="spellStart"/>
        <w:r>
          <w:t>thức</w:t>
        </w:r>
        <w:proofErr w:type="spellEnd"/>
        <w:r>
          <w:t xml:space="preserve"> </w:t>
        </w:r>
        <w:proofErr w:type="spellStart"/>
        <w:r w:rsidRPr="00C95F4C">
          <w:rPr>
            <w:b/>
            <w:bCs/>
            <w:rPrChange w:id="2610" w:author="Vũ Đức Thông (VinSOC-ANBM-ANBMOT)" w:date="2026-04-20T10:16:00Z">
              <w:rPr/>
            </w:rPrChange>
          </w:rPr>
          <w:t>tầng</w:t>
        </w:r>
        <w:proofErr w:type="spellEnd"/>
        <w:r w:rsidRPr="00C95F4C">
          <w:rPr>
            <w:b/>
            <w:bCs/>
            <w:rPrChange w:id="2611" w:author="Vũ Đức Thông (VinSOC-ANBM-ANBMOT)" w:date="2026-04-20T10:16:00Z">
              <w:rPr/>
            </w:rPrChange>
          </w:rPr>
          <w:t xml:space="preserve"> </w:t>
        </w:r>
        <w:proofErr w:type="spellStart"/>
        <w:r w:rsidRPr="00C95F4C">
          <w:rPr>
            <w:b/>
            <w:bCs/>
            <w:rPrChange w:id="2612" w:author="Vũ Đức Thông (VinSOC-ANBM-ANBMOT)" w:date="2026-04-20T10:16:00Z">
              <w:rPr/>
            </w:rPrChange>
          </w:rPr>
          <w:t>ứng</w:t>
        </w:r>
        <w:proofErr w:type="spellEnd"/>
        <w:r w:rsidRPr="00C95F4C">
          <w:rPr>
            <w:b/>
            <w:bCs/>
            <w:rPrChange w:id="2613" w:author="Vũ Đức Thông (VinSOC-ANBM-ANBMOT)" w:date="2026-04-20T10:16:00Z">
              <w:rPr/>
            </w:rPrChange>
          </w:rPr>
          <w:t xml:space="preserve"> </w:t>
        </w:r>
        <w:proofErr w:type="spellStart"/>
        <w:r w:rsidRPr="00C95F4C">
          <w:rPr>
            <w:b/>
            <w:bCs/>
            <w:rPrChange w:id="2614" w:author="Vũ Đức Thông (VinSOC-ANBM-ANBMOT)" w:date="2026-04-20T10:16:00Z">
              <w:rPr/>
            </w:rPrChange>
          </w:rPr>
          <w:t>dụng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cực</w:t>
        </w:r>
        <w:proofErr w:type="spellEnd"/>
        <w:r>
          <w:t xml:space="preserve"> </w:t>
        </w:r>
        <w:proofErr w:type="spellStart"/>
        <w:r>
          <w:t>kỳ</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và</w:t>
        </w:r>
        <w:proofErr w:type="spellEnd"/>
        <w:r>
          <w:t xml:space="preserve"> </w:t>
        </w:r>
        <w:proofErr w:type="spellStart"/>
        <w:r>
          <w:t>dễ</w:t>
        </w:r>
        <w:proofErr w:type="spellEnd"/>
        <w:r>
          <w:t xml:space="preserve"> </w:t>
        </w:r>
        <w:proofErr w:type="spellStart"/>
        <w:r>
          <w:t>triển</w:t>
        </w:r>
        <w:proofErr w:type="spellEnd"/>
        <w:r>
          <w:t xml:space="preserve"> </w:t>
        </w:r>
        <w:proofErr w:type="spellStart"/>
        <w:r>
          <w:t>khai</w:t>
        </w:r>
        <w:proofErr w:type="spellEnd"/>
        <w:r>
          <w:t>.</w:t>
        </w:r>
      </w:ins>
    </w:p>
    <w:p w14:paraId="3B52C6FB" w14:textId="77777777" w:rsidR="00C95F4C" w:rsidRDefault="00C95F4C" w:rsidP="00C95F4C">
      <w:pPr>
        <w:pStyle w:val="CTDT-Text"/>
        <w:rPr>
          <w:ins w:id="2615" w:author="Vũ Đức Thông (VinSOC-ANBM-ANBMOT)" w:date="2026-04-20T10:16:00Z"/>
        </w:rPr>
      </w:pPr>
      <w:proofErr w:type="spellStart"/>
      <w:ins w:id="2616" w:author="Vũ Đức Thông (VinSOC-ANBM-ANBMOT)" w:date="2026-04-20T10:16:00Z">
        <w:r w:rsidRPr="00C95F4C">
          <w:rPr>
            <w:b/>
            <w:bCs/>
            <w:rPrChange w:id="2617" w:author="Vũ Đức Thông (VinSOC-ANBM-ANBMOT)" w:date="2026-04-20T10:16:00Z">
              <w:rPr/>
            </w:rPrChange>
          </w:rPr>
          <w:lastRenderedPageBreak/>
          <w:t>Tính</w:t>
        </w:r>
        <w:proofErr w:type="spellEnd"/>
        <w:r w:rsidRPr="00C95F4C">
          <w:rPr>
            <w:b/>
            <w:bCs/>
            <w:rPrChange w:id="2618" w:author="Vũ Đức Thông (VinSOC-ANBM-ANBMOT)" w:date="2026-04-20T10:16:00Z">
              <w:rPr/>
            </w:rPrChange>
          </w:rPr>
          <w:t xml:space="preserve"> </w:t>
        </w:r>
        <w:proofErr w:type="spellStart"/>
        <w:r w:rsidRPr="00C95F4C">
          <w:rPr>
            <w:b/>
            <w:bCs/>
            <w:rPrChange w:id="2619" w:author="Vũ Đức Thông (VinSOC-ANBM-ANBMOT)" w:date="2026-04-20T10:16:00Z">
              <w:rPr/>
            </w:rPrChange>
          </w:rPr>
          <w:t>linh</w:t>
        </w:r>
        <w:proofErr w:type="spellEnd"/>
        <w:r w:rsidRPr="00C95F4C">
          <w:rPr>
            <w:b/>
            <w:bCs/>
            <w:rPrChange w:id="2620" w:author="Vũ Đức Thông (VinSOC-ANBM-ANBMOT)" w:date="2026-04-20T10:16:00Z">
              <w:rPr/>
            </w:rPrChange>
          </w:rPr>
          <w:t xml:space="preserve"> </w:t>
        </w:r>
        <w:proofErr w:type="spellStart"/>
        <w:r w:rsidRPr="00C95F4C">
          <w:rPr>
            <w:b/>
            <w:bCs/>
            <w:rPrChange w:id="2621" w:author="Vũ Đức Thông (VinSOC-ANBM-ANBMOT)" w:date="2026-04-20T10:16:00Z">
              <w:rPr/>
            </w:rPrChange>
          </w:rPr>
          <w:t>hoạt</w:t>
        </w:r>
        <w:proofErr w:type="spellEnd"/>
        <w:r>
          <w:t xml:space="preserve">: </w:t>
        </w:r>
        <w:proofErr w:type="spellStart"/>
        <w:r w:rsidRPr="00C95F4C">
          <w:rPr>
            <w:b/>
            <w:bCs/>
            <w:rPrChange w:id="2622" w:author="Vũ Đức Thông (VinSOC-ANBM-ANBMOT)" w:date="2026-04-20T10:16:00Z">
              <w:rPr/>
            </w:rPrChange>
          </w:rPr>
          <w:t>Không</w:t>
        </w:r>
        <w:proofErr w:type="spellEnd"/>
        <w:r w:rsidRPr="00C95F4C">
          <w:rPr>
            <w:b/>
            <w:bCs/>
            <w:rPrChange w:id="2623" w:author="Vũ Đức Thông (VinSOC-ANBM-ANBMOT)" w:date="2026-04-20T10:16:00Z">
              <w:rPr/>
            </w:rPrChange>
          </w:rPr>
          <w:t xml:space="preserve"> </w:t>
        </w:r>
        <w:proofErr w:type="spellStart"/>
        <w:r w:rsidRPr="00C95F4C">
          <w:rPr>
            <w:b/>
            <w:bCs/>
            <w:rPrChange w:id="2624" w:author="Vũ Đức Thông (VinSOC-ANBM-ANBMOT)" w:date="2026-04-20T10:16:00Z">
              <w:rPr/>
            </w:rPrChange>
          </w:rPr>
          <w:t>bị</w:t>
        </w:r>
        <w:proofErr w:type="spellEnd"/>
        <w:r w:rsidRPr="00C95F4C">
          <w:rPr>
            <w:b/>
            <w:bCs/>
            <w:rPrChange w:id="2625" w:author="Vũ Đức Thông (VinSOC-ANBM-ANBMOT)" w:date="2026-04-20T10:16:00Z">
              <w:rPr/>
            </w:rPrChange>
          </w:rPr>
          <w:t xml:space="preserve"> </w:t>
        </w:r>
        <w:proofErr w:type="spellStart"/>
        <w:r w:rsidRPr="00C95F4C">
          <w:rPr>
            <w:b/>
            <w:bCs/>
            <w:rPrChange w:id="2626" w:author="Vũ Đức Thông (VinSOC-ANBM-ANBMOT)" w:date="2026-04-20T10:16:00Z">
              <w:rPr/>
            </w:rPrChange>
          </w:rPr>
          <w:t>gò</w:t>
        </w:r>
        <w:proofErr w:type="spellEnd"/>
        <w:r w:rsidRPr="00C95F4C">
          <w:rPr>
            <w:b/>
            <w:bCs/>
            <w:rPrChange w:id="2627" w:author="Vũ Đức Thông (VinSOC-ANBM-ANBMOT)" w:date="2026-04-20T10:16:00Z">
              <w:rPr/>
            </w:rPrChange>
          </w:rPr>
          <w:t xml:space="preserve"> </w:t>
        </w:r>
        <w:proofErr w:type="spellStart"/>
        <w:r w:rsidRPr="00C95F4C">
          <w:rPr>
            <w:b/>
            <w:bCs/>
            <w:rPrChange w:id="2628" w:author="Vũ Đức Thông (VinSOC-ANBM-ANBMOT)" w:date="2026-04-20T10:16:00Z">
              <w:rPr/>
            </w:rPrChange>
          </w:rPr>
          <w:t>bó</w:t>
        </w:r>
        <w:proofErr w:type="spellEnd"/>
        <w:r>
          <w:t xml:space="preserve"> </w:t>
        </w:r>
        <w:proofErr w:type="spellStart"/>
        <w:r>
          <w:t>bởi</w:t>
        </w:r>
        <w:proofErr w:type="spellEnd"/>
        <w:r>
          <w:t xml:space="preserve"> </w:t>
        </w:r>
        <w:proofErr w:type="spellStart"/>
        <w:r w:rsidRPr="00C95F4C">
          <w:rPr>
            <w:b/>
            <w:bCs/>
            <w:rPrChange w:id="2629" w:author="Vũ Đức Thông (VinSOC-ANBM-ANBMOT)" w:date="2026-04-20T10:16:00Z">
              <w:rPr/>
            </w:rPrChange>
          </w:rPr>
          <w:t>phần</w:t>
        </w:r>
        <w:proofErr w:type="spellEnd"/>
        <w:r w:rsidRPr="00C95F4C">
          <w:rPr>
            <w:b/>
            <w:bCs/>
            <w:rPrChange w:id="2630" w:author="Vũ Đức Thông (VinSOC-ANBM-ANBMOT)" w:date="2026-04-20T10:16:00Z">
              <w:rPr/>
            </w:rPrChange>
          </w:rPr>
          <w:t xml:space="preserve"> </w:t>
        </w:r>
        <w:proofErr w:type="spellStart"/>
        <w:r w:rsidRPr="00C95F4C">
          <w:rPr>
            <w:b/>
            <w:bCs/>
            <w:rPrChange w:id="2631" w:author="Vũ Đức Thông (VinSOC-ANBM-ANBMOT)" w:date="2026-04-20T10:16:00Z">
              <w:rPr/>
            </w:rPrChange>
          </w:rPr>
          <w:t>cứng</w:t>
        </w:r>
        <w:proofErr w:type="spellEnd"/>
        <w:r>
          <w:t xml:space="preserve"> hay </w:t>
        </w:r>
        <w:proofErr w:type="spellStart"/>
        <w:r>
          <w:t>loại</w:t>
        </w:r>
        <w:proofErr w:type="spellEnd"/>
        <w:r>
          <w:t xml:space="preserve"> </w:t>
        </w:r>
        <w:proofErr w:type="spellStart"/>
        <w:r w:rsidRPr="00C95F4C">
          <w:rPr>
            <w:b/>
            <w:bCs/>
            <w:rPrChange w:id="2632" w:author="Vũ Đức Thông (VinSOC-ANBM-ANBMOT)" w:date="2026-04-20T10:16:00Z">
              <w:rPr/>
            </w:rPrChange>
          </w:rPr>
          <w:t>dây</w:t>
        </w:r>
        <w:proofErr w:type="spellEnd"/>
        <w:r w:rsidRPr="00C95F4C">
          <w:rPr>
            <w:b/>
            <w:bCs/>
            <w:rPrChange w:id="2633" w:author="Vũ Đức Thông (VinSOC-ANBM-ANBMOT)" w:date="2026-04-20T10:16:00Z">
              <w:rPr/>
            </w:rPrChange>
          </w:rPr>
          <w:t xml:space="preserve"> </w:t>
        </w:r>
        <w:proofErr w:type="spellStart"/>
        <w:r w:rsidRPr="00C95F4C">
          <w:rPr>
            <w:b/>
            <w:bCs/>
            <w:rPrChange w:id="2634" w:author="Vũ Đức Thông (VinSOC-ANBM-ANBMOT)" w:date="2026-04-20T10:16:00Z">
              <w:rPr/>
            </w:rPrChange>
          </w:rPr>
          <w:t>dẫn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các</w:t>
        </w:r>
        <w:proofErr w:type="spellEnd"/>
        <w:r>
          <w:t xml:space="preserve"> </w:t>
        </w:r>
        <w:proofErr w:type="spellStart"/>
        <w:r>
          <w:t>kỹ</w:t>
        </w:r>
        <w:proofErr w:type="spellEnd"/>
        <w:r>
          <w:t xml:space="preserve"> </w:t>
        </w:r>
        <w:proofErr w:type="spellStart"/>
        <w:r>
          <w:t>sư</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chạy</w:t>
        </w:r>
        <w:proofErr w:type="spellEnd"/>
        <w:r>
          <w:t xml:space="preserve"> Modbus </w:t>
        </w:r>
        <w:proofErr w:type="spellStart"/>
        <w:r>
          <w:t>trên</w:t>
        </w:r>
        <w:proofErr w:type="spellEnd"/>
        <w:r>
          <w:t xml:space="preserve"> </w:t>
        </w:r>
        <w:proofErr w:type="spellStart"/>
        <w:r>
          <w:t>nhiều</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truyền</w:t>
        </w:r>
        <w:proofErr w:type="spellEnd"/>
        <w:r>
          <w:t xml:space="preserve"> </w:t>
        </w:r>
        <w:proofErr w:type="spellStart"/>
        <w:r>
          <w:t>dẫn</w:t>
        </w:r>
        <w:proofErr w:type="spellEnd"/>
        <w:r>
          <w:t xml:space="preserve"> </w:t>
        </w:r>
        <w:proofErr w:type="spellStart"/>
        <w:r>
          <w:t>khác</w:t>
        </w:r>
        <w:proofErr w:type="spellEnd"/>
        <w:r>
          <w:t xml:space="preserve"> </w:t>
        </w:r>
        <w:proofErr w:type="spellStart"/>
        <w:r>
          <w:t>nhau</w:t>
        </w:r>
        <w:proofErr w:type="spellEnd"/>
        <w:r>
          <w:t>.</w:t>
        </w:r>
      </w:ins>
    </w:p>
    <w:p w14:paraId="71A869F7" w14:textId="77777777" w:rsidR="00C95F4C" w:rsidRDefault="00C95F4C" w:rsidP="00C95F4C">
      <w:pPr>
        <w:pStyle w:val="CTDT-Text"/>
        <w:rPr>
          <w:ins w:id="2635" w:author="Vũ Đức Thông (VinSOC-ANBM-ANBMOT)" w:date="2026-04-20T10:16:00Z"/>
        </w:rPr>
      </w:pPr>
      <w:proofErr w:type="spellStart"/>
      <w:ins w:id="2636" w:author="Vũ Đức Thông (VinSOC-ANBM-ANBMOT)" w:date="2026-04-20T10:16:00Z">
        <w:r w:rsidRPr="00C95F4C">
          <w:rPr>
            <w:b/>
            <w:bCs/>
            <w:rPrChange w:id="2637" w:author="Vũ Đức Thông (VinSOC-ANBM-ANBMOT)" w:date="2026-04-20T10:16:00Z">
              <w:rPr/>
            </w:rPrChange>
          </w:rPr>
          <w:t>Cơ</w:t>
        </w:r>
        <w:proofErr w:type="spellEnd"/>
        <w:r w:rsidRPr="00C95F4C">
          <w:rPr>
            <w:b/>
            <w:bCs/>
            <w:rPrChange w:id="2638" w:author="Vũ Đức Thông (VinSOC-ANBM-ANBMOT)" w:date="2026-04-20T10:16:00Z">
              <w:rPr/>
            </w:rPrChange>
          </w:rPr>
          <w:t xml:space="preserve"> </w:t>
        </w:r>
        <w:proofErr w:type="spellStart"/>
        <w:r w:rsidRPr="00C95F4C">
          <w:rPr>
            <w:b/>
            <w:bCs/>
            <w:rPrChange w:id="2639" w:author="Vũ Đức Thông (VinSOC-ANBM-ANBMOT)" w:date="2026-04-20T10:16:00Z">
              <w:rPr/>
            </w:rPrChange>
          </w:rPr>
          <w:t>chế</w:t>
        </w:r>
        <w:proofErr w:type="spellEnd"/>
        <w:r w:rsidRPr="00C95F4C">
          <w:rPr>
            <w:b/>
            <w:bCs/>
            <w:rPrChange w:id="2640" w:author="Vũ Đức Thông (VinSOC-ANBM-ANBMOT)" w:date="2026-04-20T10:16:00Z">
              <w:rPr/>
            </w:rPrChange>
          </w:rPr>
          <w:t xml:space="preserve"> </w:t>
        </w:r>
        <w:proofErr w:type="spellStart"/>
        <w:r w:rsidRPr="00C95F4C">
          <w:rPr>
            <w:b/>
            <w:bCs/>
            <w:rPrChange w:id="2641" w:author="Vũ Đức Thông (VinSOC-ANBM-ANBMOT)" w:date="2026-04-20T10:16:00Z">
              <w:rPr/>
            </w:rPrChange>
          </w:rPr>
          <w:t>hoạt</w:t>
        </w:r>
        <w:proofErr w:type="spellEnd"/>
        <w:r w:rsidRPr="00C95F4C">
          <w:rPr>
            <w:b/>
            <w:bCs/>
            <w:rPrChange w:id="2642" w:author="Vũ Đức Thông (VinSOC-ANBM-ANBMOT)" w:date="2026-04-20T10:16:00Z">
              <w:rPr/>
            </w:rPrChange>
          </w:rPr>
          <w:t xml:space="preserve"> </w:t>
        </w:r>
        <w:proofErr w:type="spellStart"/>
        <w:r w:rsidRPr="00C95F4C">
          <w:rPr>
            <w:b/>
            <w:bCs/>
            <w:rPrChange w:id="2643" w:author="Vũ Đức Thông (VinSOC-ANBM-ANBMOT)" w:date="2026-04-20T10:16:00Z">
              <w:rPr/>
            </w:rPrChange>
          </w:rPr>
          <w:t>động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r w:rsidRPr="00C95F4C">
          <w:rPr>
            <w:b/>
            <w:bCs/>
            <w:rPrChange w:id="2644" w:author="Vũ Đức Thông (VinSOC-ANBM-ANBMOT)" w:date="2026-04-20T10:16:00Z">
              <w:rPr/>
            </w:rPrChange>
          </w:rPr>
          <w:t>Master/Slave</w:t>
        </w:r>
        <w:r>
          <w:t xml:space="preserve">, </w:t>
        </w:r>
        <w:proofErr w:type="spellStart"/>
        <w:r>
          <w:t>cho</w:t>
        </w:r>
        <w:proofErr w:type="spellEnd"/>
        <w:r>
          <w:t xml:space="preserve"> </w:t>
        </w:r>
        <w:proofErr w:type="spellStart"/>
        <w:r>
          <w:t>phép</w:t>
        </w:r>
        <w:proofErr w:type="spellEnd"/>
        <w:r>
          <w:t xml:space="preserve"> </w:t>
        </w:r>
        <w:proofErr w:type="spellStart"/>
        <w:r>
          <w:t>một</w:t>
        </w:r>
        <w:proofErr w:type="spellEnd"/>
        <w:r>
          <w:t xml:space="preserve"> </w:t>
        </w:r>
        <w:proofErr w:type="spellStart"/>
        <w:r>
          <w:t>trạm</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trung</w:t>
        </w:r>
        <w:proofErr w:type="spellEnd"/>
        <w:r>
          <w:t xml:space="preserve"> </w:t>
        </w:r>
        <w:proofErr w:type="spellStart"/>
        <w:r>
          <w:t>tâm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tới</w:t>
        </w:r>
        <w:proofErr w:type="spellEnd"/>
        <w:r>
          <w:t xml:space="preserve"> </w:t>
        </w:r>
        <w:r w:rsidRPr="00C95F4C">
          <w:rPr>
            <w:b/>
            <w:bCs/>
            <w:rPrChange w:id="2645" w:author="Vũ Đức Thông (VinSOC-ANBM-ANBMOT)" w:date="2026-04-20T10:16:00Z">
              <w:rPr/>
            </w:rPrChange>
          </w:rPr>
          <w:t>247</w:t>
        </w:r>
        <w:r>
          <w:t xml:space="preserve"> </w:t>
        </w:r>
        <w:proofErr w:type="spellStart"/>
        <w:r>
          <w:t>thiết</w:t>
        </w:r>
        <w:proofErr w:type="spellEnd"/>
        <w:r>
          <w:t xml:space="preserve"> </w:t>
        </w:r>
        <w:proofErr w:type="spellStart"/>
        <w:r>
          <w:t>bị</w:t>
        </w:r>
        <w:proofErr w:type="spellEnd"/>
        <w:r>
          <w:t xml:space="preserve"> </w:t>
        </w:r>
        <w:proofErr w:type="spellStart"/>
        <w:r>
          <w:t>hiện</w:t>
        </w:r>
        <w:proofErr w:type="spellEnd"/>
        <w:r>
          <w:t xml:space="preserve"> </w:t>
        </w:r>
        <w:proofErr w:type="spellStart"/>
        <w:r>
          <w:t>trường</w:t>
        </w:r>
        <w:proofErr w:type="spellEnd"/>
        <w:r>
          <w:t>.</w:t>
        </w:r>
      </w:ins>
    </w:p>
    <w:p w14:paraId="5F513BB7" w14:textId="64F62050" w:rsidR="00C95F4C" w:rsidRPr="00C95F4C" w:rsidRDefault="00C95F4C" w:rsidP="00C95F4C">
      <w:pPr>
        <w:pStyle w:val="CTDT-Text"/>
        <w:rPr>
          <w:ins w:id="2646" w:author="Vũ Đức Thông (VinSOC-ANBM-ANBMOT)" w:date="2026-04-20T10:12:00Z"/>
          <w:b/>
          <w:bCs/>
          <w:rPrChange w:id="2647" w:author="Vũ Đức Thông (VinSOC-ANBM-ANBMOT)" w:date="2026-04-20T10:16:00Z">
            <w:rPr>
              <w:ins w:id="2648" w:author="Vũ Đức Thông (VinSOC-ANBM-ANBMOT)" w:date="2026-04-20T10:12:00Z"/>
            </w:rPr>
          </w:rPrChange>
        </w:rPr>
        <w:pPrChange w:id="2649" w:author="Vũ Đức Thông (VinSOC-ANBM-ANBMOT)" w:date="2026-04-20T10:15:00Z">
          <w:pPr>
            <w:pStyle w:val="CTDT-Text"/>
          </w:pPr>
        </w:pPrChange>
      </w:pPr>
      <w:proofErr w:type="spellStart"/>
      <w:ins w:id="2650" w:author="Vũ Đức Thông (VinSOC-ANBM-ANBMOT)" w:date="2026-04-20T10:16:00Z">
        <w:r w:rsidRPr="00C95F4C">
          <w:rPr>
            <w:b/>
            <w:bCs/>
            <w:rPrChange w:id="2651" w:author="Vũ Đức Thông (VinSOC-ANBM-ANBMOT)" w:date="2026-04-20T10:16:00Z">
              <w:rPr/>
            </w:rPrChange>
          </w:rPr>
          <w:t>Ưu</w:t>
        </w:r>
        <w:proofErr w:type="spellEnd"/>
        <w:r w:rsidRPr="00C95F4C">
          <w:rPr>
            <w:b/>
            <w:bCs/>
            <w:rPrChange w:id="2652" w:author="Vũ Đức Thông (VinSOC-ANBM-ANBMOT)" w:date="2026-04-20T10:16:00Z">
              <w:rPr/>
            </w:rPrChange>
          </w:rPr>
          <w:t xml:space="preserve"> </w:t>
        </w:r>
        <w:proofErr w:type="spellStart"/>
        <w:r w:rsidRPr="00C95F4C">
          <w:rPr>
            <w:b/>
            <w:bCs/>
            <w:rPrChange w:id="2653" w:author="Vũ Đức Thông (VinSOC-ANBM-ANBMOT)" w:date="2026-04-20T10:16:00Z">
              <w:rPr/>
            </w:rPrChange>
          </w:rPr>
          <w:t>điểm</w:t>
        </w:r>
        <w:proofErr w:type="spellEnd"/>
        <w:r>
          <w:t xml:space="preserve">: Chi </w:t>
        </w:r>
        <w:proofErr w:type="spellStart"/>
        <w:r>
          <w:t>phí</w:t>
        </w:r>
        <w:proofErr w:type="spellEnd"/>
        <w:r>
          <w:t xml:space="preserve"> </w:t>
        </w:r>
        <w:proofErr w:type="spellStart"/>
        <w:r>
          <w:t>thấp</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rất</w:t>
        </w:r>
        <w:proofErr w:type="spellEnd"/>
        <w:r>
          <w:t xml:space="preserve"> </w:t>
        </w:r>
        <w:proofErr w:type="spellStart"/>
        <w:r>
          <w:t>nhẹ</w:t>
        </w:r>
        <w:proofErr w:type="spellEnd"/>
        <w:r>
          <w:t xml:space="preserve"> </w:t>
        </w:r>
        <w:proofErr w:type="spellStart"/>
        <w:r>
          <w:t>nhàng</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tốt</w:t>
        </w:r>
        <w:proofErr w:type="spellEnd"/>
        <w:r>
          <w:t xml:space="preserve"> </w:t>
        </w:r>
        <w:proofErr w:type="spellStart"/>
        <w:r>
          <w:t>với</w:t>
        </w:r>
        <w:proofErr w:type="spellEnd"/>
        <w:r>
          <w:t xml:space="preserve"> </w:t>
        </w:r>
        <w:proofErr w:type="spellStart"/>
        <w:r w:rsidRPr="00C95F4C">
          <w:rPr>
            <w:b/>
            <w:bCs/>
            <w:rPrChange w:id="2654" w:author="Vũ Đức Thông (VinSOC-ANBM-ANBMOT)" w:date="2026-04-20T10:16:00Z">
              <w:rPr/>
            </w:rPrChange>
          </w:rPr>
          <w:t>mạng</w:t>
        </w:r>
        <w:proofErr w:type="spellEnd"/>
        <w:r w:rsidRPr="00C95F4C">
          <w:rPr>
            <w:b/>
            <w:bCs/>
            <w:rPrChange w:id="2655" w:author="Vũ Đức Thông (VinSOC-ANBM-ANBMOT)" w:date="2026-04-20T10:16:00Z">
              <w:rPr/>
            </w:rPrChange>
          </w:rPr>
          <w:t xml:space="preserve"> TCP/IP </w:t>
        </w:r>
        <w:proofErr w:type="spellStart"/>
        <w:r w:rsidRPr="00C95F4C">
          <w:rPr>
            <w:b/>
            <w:bCs/>
            <w:rPrChange w:id="2656" w:author="Vũ Đức Thông (VinSOC-ANBM-ANBMOT)" w:date="2026-04-20T10:16:00Z">
              <w:rPr/>
            </w:rPrChange>
          </w:rPr>
          <w:t>hiện</w:t>
        </w:r>
        <w:proofErr w:type="spellEnd"/>
        <w:r w:rsidRPr="00C95F4C">
          <w:rPr>
            <w:b/>
            <w:bCs/>
            <w:rPrChange w:id="2657" w:author="Vũ Đức Thông (VinSOC-ANBM-ANBMOT)" w:date="2026-04-20T10:16:00Z">
              <w:rPr/>
            </w:rPrChange>
          </w:rPr>
          <w:t xml:space="preserve"> </w:t>
        </w:r>
        <w:proofErr w:type="spellStart"/>
        <w:r w:rsidRPr="00C95F4C">
          <w:rPr>
            <w:b/>
            <w:bCs/>
            <w:rPrChange w:id="2658" w:author="Vũ Đức Thông (VinSOC-ANBM-ANBMOT)" w:date="2026-04-20T10:16:00Z">
              <w:rPr/>
            </w:rPrChange>
          </w:rPr>
          <w:t>đại</w:t>
        </w:r>
        <w:proofErr w:type="spellEnd"/>
        <w:r w:rsidRPr="00C95F4C">
          <w:rPr>
            <w:b/>
            <w:bCs/>
            <w:rPrChange w:id="2659" w:author="Vũ Đức Thông (VinSOC-ANBM-ANBMOT)" w:date="2026-04-20T10:16:00Z">
              <w:rPr/>
            </w:rPrChange>
          </w:rPr>
          <w:t>.</w:t>
        </w:r>
      </w:ins>
    </w:p>
    <w:p w14:paraId="5545F4E7" w14:textId="5142995E" w:rsidR="00C95F4C" w:rsidRDefault="00C95F4C" w:rsidP="00C95F4C">
      <w:pPr>
        <w:pStyle w:val="CTDT-Text"/>
        <w:rPr>
          <w:ins w:id="2660" w:author="Vũ Đức Thông (VinSOC-ANBM-ANBMOT)" w:date="2026-04-20T10:16:00Z"/>
        </w:rPr>
      </w:pPr>
    </w:p>
    <w:p w14:paraId="0302921B" w14:textId="41AFB1CF" w:rsidR="00C95F4C" w:rsidRDefault="00C95F4C" w:rsidP="00C95F4C">
      <w:pPr>
        <w:pStyle w:val="CTDT-H4"/>
        <w:rPr>
          <w:ins w:id="2661" w:author="Vũ Đức Thông (VinSOC-ANBM-ANBMOT)" w:date="2026-04-20T10:18:00Z"/>
        </w:rPr>
      </w:pPr>
      <w:ins w:id="2662" w:author="Vũ Đức Thông (VinSOC-ANBM-ANBMOT)" w:date="2026-04-20T10:18:00Z">
        <w:r>
          <w:t>Modbus – Master/ Slave Architecture</w:t>
        </w:r>
      </w:ins>
    </w:p>
    <w:p w14:paraId="0C451843" w14:textId="55FB1CFE" w:rsidR="00C95F4C" w:rsidRDefault="00C95F4C" w:rsidP="00C95F4C">
      <w:pPr>
        <w:pStyle w:val="CTDT-Text"/>
        <w:rPr>
          <w:ins w:id="2663" w:author="Vũ Đức Thông (VinSOC-ANBM-ANBMOT)" w:date="2026-04-20T10:19:00Z"/>
        </w:rPr>
      </w:pPr>
    </w:p>
    <w:p w14:paraId="1D9415E4" w14:textId="77777777" w:rsidR="00C95F4C" w:rsidRDefault="00C95F4C" w:rsidP="00C95F4C">
      <w:pPr>
        <w:pStyle w:val="CTDT-Text"/>
        <w:rPr>
          <w:ins w:id="2664" w:author="Vũ Đức Thông (VinSOC-ANBM-ANBMOT)" w:date="2026-04-20T10:18:00Z"/>
        </w:rPr>
      </w:pPr>
    </w:p>
    <w:p w14:paraId="5E804F97" w14:textId="6174A349" w:rsidR="00C95F4C" w:rsidRDefault="00C95F4C" w:rsidP="00C95F4C">
      <w:pPr>
        <w:pStyle w:val="CTDT-Text"/>
        <w:rPr>
          <w:ins w:id="2665" w:author="Vũ Đức Thông (VinSOC-ANBM-ANBMOT)" w:date="2026-04-20T10:19:00Z"/>
        </w:rPr>
      </w:pPr>
    </w:p>
    <w:p w14:paraId="3B790144" w14:textId="6B7A57A1" w:rsidR="00C95F4C" w:rsidRDefault="00C95F4C" w:rsidP="00C95F4C">
      <w:pPr>
        <w:pStyle w:val="CTDT-Hinh"/>
        <w:rPr>
          <w:ins w:id="2666" w:author="Vũ Đức Thông (VinSOC-ANBM-ANBMOT)" w:date="2026-04-20T10:23:00Z"/>
        </w:rPr>
      </w:pPr>
      <w:bookmarkStart w:id="2667" w:name="_Toc227579064"/>
      <w:ins w:id="2668" w:author="Vũ Đức Thông (VinSOC-ANBM-ANBMOT)" w:date="2026-04-20T10:23:00Z">
        <w:r w:rsidRPr="00C95F4C">
          <w:drawing>
            <wp:inline distT="0" distB="0" distL="0" distR="0" wp14:anchorId="2D102683" wp14:editId="5FA23AF7">
              <wp:extent cx="5296639" cy="3096057"/>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96639" cy="3096057"/>
                      </a:xfrm>
                      <a:prstGeom prst="rect">
                        <a:avLst/>
                      </a:prstGeom>
                    </pic:spPr>
                  </pic:pic>
                </a:graphicData>
              </a:graphic>
            </wp:inline>
          </w:drawing>
        </w:r>
      </w:ins>
      <w:proofErr w:type="spellStart"/>
      <w:ins w:id="2669" w:author="Vũ Đức Thông (VinSOC-ANBM-ANBMOT)" w:date="2026-04-20T10:19:00Z">
        <w:r>
          <w:t>Cách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Modbus</w:t>
        </w:r>
      </w:ins>
      <w:bookmarkEnd w:id="2667"/>
    </w:p>
    <w:p w14:paraId="70029FFA" w14:textId="77777777" w:rsidR="00177C43" w:rsidRDefault="00177C43" w:rsidP="00177C43">
      <w:pPr>
        <w:pStyle w:val="CTDT-Text"/>
        <w:rPr>
          <w:ins w:id="2670" w:author="Vũ Đức Thông (VinSOC-ANBM-ANBMOT)" w:date="2026-04-20T10:23:00Z"/>
        </w:rPr>
      </w:pPr>
      <w:proofErr w:type="spellStart"/>
      <w:ins w:id="2671" w:author="Vũ Đức Thông (VinSOC-ANBM-ANBMOT)" w:date="2026-04-20T10:23:00Z">
        <w:r w:rsidRPr="00177C43">
          <w:rPr>
            <w:b/>
            <w:bCs/>
            <w:rPrChange w:id="2672" w:author="Vũ Đức Thông (VinSOC-ANBM-ANBMOT)" w:date="2026-04-20T10:23:00Z">
              <w:rPr/>
            </w:rPrChange>
          </w:rPr>
          <w:t>Mô</w:t>
        </w:r>
        <w:proofErr w:type="spellEnd"/>
        <w:r w:rsidRPr="00177C43">
          <w:rPr>
            <w:b/>
            <w:bCs/>
            <w:rPrChange w:id="2673" w:author="Vũ Đức Thông (VinSOC-ANBM-ANBMOT)" w:date="2026-04-20T10:23:00Z">
              <w:rPr/>
            </w:rPrChange>
          </w:rPr>
          <w:t xml:space="preserve"> </w:t>
        </w:r>
        <w:proofErr w:type="spellStart"/>
        <w:r w:rsidRPr="00177C43">
          <w:rPr>
            <w:b/>
            <w:bCs/>
            <w:rPrChange w:id="2674" w:author="Vũ Đức Thông (VinSOC-ANBM-ANBMOT)" w:date="2026-04-20T10:23:00Z">
              <w:rPr/>
            </w:rPrChange>
          </w:rPr>
          <w:t>hình</w:t>
        </w:r>
        <w:proofErr w:type="spellEnd"/>
        <w:r w:rsidRPr="00177C43">
          <w:rPr>
            <w:b/>
            <w:bCs/>
            <w:rPrChange w:id="2675" w:author="Vũ Đức Thông (VinSOC-ANBM-ANBMOT)" w:date="2026-04-20T10:23:00Z">
              <w:rPr/>
            </w:rPrChange>
          </w:rPr>
          <w:t xml:space="preserve"> </w:t>
        </w:r>
        <w:proofErr w:type="spellStart"/>
        <w:r w:rsidRPr="00177C43">
          <w:rPr>
            <w:b/>
            <w:bCs/>
            <w:rPrChange w:id="2676" w:author="Vũ Đức Thông (VinSOC-ANBM-ANBMOT)" w:date="2026-04-20T10:23:00Z">
              <w:rPr/>
            </w:rPrChange>
          </w:rPr>
          <w:t>điều</w:t>
        </w:r>
        <w:proofErr w:type="spellEnd"/>
        <w:r w:rsidRPr="00177C43">
          <w:rPr>
            <w:b/>
            <w:bCs/>
            <w:rPrChange w:id="2677" w:author="Vũ Đức Thông (VinSOC-ANBM-ANBMOT)" w:date="2026-04-20T10:23:00Z">
              <w:rPr/>
            </w:rPrChange>
          </w:rPr>
          <w:t xml:space="preserve"> </w:t>
        </w:r>
        <w:proofErr w:type="spellStart"/>
        <w:r w:rsidRPr="00177C43">
          <w:rPr>
            <w:b/>
            <w:bCs/>
            <w:rPrChange w:id="2678" w:author="Vũ Đức Thông (VinSOC-ANBM-ANBMOT)" w:date="2026-04-20T10:23:00Z">
              <w:rPr/>
            </w:rPrChange>
          </w:rPr>
          <w:t>khiển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w:t>
        </w:r>
        <w:proofErr w:type="spellStart"/>
        <w:r w:rsidRPr="00177C43">
          <w:rPr>
            <w:b/>
            <w:bCs/>
            <w:rPrChange w:id="2679" w:author="Vũ Đức Thông (VinSOC-ANBM-ANBMOT)" w:date="2026-04-20T10:23:00Z">
              <w:rPr/>
            </w:rPrChange>
          </w:rPr>
          <w:t>Chủ</w:t>
        </w:r>
        <w:proofErr w:type="spellEnd"/>
        <w:r w:rsidRPr="00177C43">
          <w:rPr>
            <w:b/>
            <w:bCs/>
            <w:rPrChange w:id="2680" w:author="Vũ Đức Thông (VinSOC-ANBM-ANBMOT)" w:date="2026-04-20T10:23:00Z">
              <w:rPr/>
            </w:rPrChange>
          </w:rPr>
          <w:t>/</w:t>
        </w:r>
        <w:proofErr w:type="spellStart"/>
        <w:r w:rsidRPr="00177C43">
          <w:rPr>
            <w:b/>
            <w:bCs/>
            <w:rPrChange w:id="2681" w:author="Vũ Đức Thông (VinSOC-ANBM-ANBMOT)" w:date="2026-04-20T10:23:00Z">
              <w:rPr/>
            </w:rPrChange>
          </w:rPr>
          <w:t>Tớ</w:t>
        </w:r>
        <w:proofErr w:type="spellEnd"/>
        <w:r>
          <w:t xml:space="preserve">, </w:t>
        </w:r>
        <w:proofErr w:type="spellStart"/>
        <w:r>
          <w:t>trong</w:t>
        </w:r>
        <w:proofErr w:type="spellEnd"/>
        <w:r>
          <w:t xml:space="preserve"> </w:t>
        </w:r>
        <w:proofErr w:type="spellStart"/>
        <w:r>
          <w:t>đó</w:t>
        </w:r>
        <w:proofErr w:type="spellEnd"/>
        <w:r>
          <w:t xml:space="preserve"> </w:t>
        </w:r>
        <w:proofErr w:type="spellStart"/>
        <w:r>
          <w:t>thiết</w:t>
        </w:r>
        <w:proofErr w:type="spellEnd"/>
        <w:r>
          <w:t xml:space="preserve"> </w:t>
        </w:r>
        <w:proofErr w:type="spellStart"/>
        <w:r>
          <w:t>bị</w:t>
        </w:r>
        <w:proofErr w:type="spellEnd"/>
        <w:r>
          <w:t xml:space="preserve"> </w:t>
        </w:r>
        <w:r w:rsidRPr="00177C43">
          <w:rPr>
            <w:b/>
            <w:bCs/>
            <w:rPrChange w:id="2682" w:author="Vũ Đức Thông (VinSOC-ANBM-ANBMOT)" w:date="2026-04-20T10:23:00Z">
              <w:rPr/>
            </w:rPrChange>
          </w:rPr>
          <w:t xml:space="preserve">Master </w:t>
        </w:r>
        <w:proofErr w:type="spellStart"/>
        <w:r w:rsidRPr="00177C43">
          <w:rPr>
            <w:b/>
            <w:bCs/>
            <w:rPrChange w:id="2683" w:author="Vũ Đức Thông (VinSOC-ANBM-ANBMOT)" w:date="2026-04-20T10:23:00Z">
              <w:rPr/>
            </w:rPrChange>
          </w:rPr>
          <w:t>nắm</w:t>
        </w:r>
        <w:proofErr w:type="spellEnd"/>
        <w:r w:rsidRPr="00177C43">
          <w:rPr>
            <w:b/>
            <w:bCs/>
            <w:rPrChange w:id="2684" w:author="Vũ Đức Thông (VinSOC-ANBM-ANBMOT)" w:date="2026-04-20T10:23:00Z">
              <w:rPr/>
            </w:rPrChange>
          </w:rPr>
          <w:t xml:space="preserve"> </w:t>
        </w:r>
        <w:proofErr w:type="spellStart"/>
        <w:r w:rsidRPr="00177C43">
          <w:rPr>
            <w:b/>
            <w:bCs/>
            <w:rPrChange w:id="2685" w:author="Vũ Đức Thông (VinSOC-ANBM-ANBMOT)" w:date="2026-04-20T10:23:00Z">
              <w:rPr/>
            </w:rPrChange>
          </w:rPr>
          <w:t>quyền</w:t>
        </w:r>
        <w:proofErr w:type="spellEnd"/>
        <w:r w:rsidRPr="00177C43">
          <w:rPr>
            <w:b/>
            <w:bCs/>
            <w:rPrChange w:id="2686" w:author="Vũ Đức Thông (VinSOC-ANBM-ANBMOT)" w:date="2026-04-20T10:23:00Z">
              <w:rPr/>
            </w:rPrChange>
          </w:rPr>
          <w:t xml:space="preserve"> </w:t>
        </w:r>
        <w:proofErr w:type="spellStart"/>
        <w:r w:rsidRPr="00177C43">
          <w:rPr>
            <w:b/>
            <w:bCs/>
            <w:rPrChange w:id="2687" w:author="Vũ Đức Thông (VinSOC-ANBM-ANBMOT)" w:date="2026-04-20T10:23:00Z">
              <w:rPr/>
            </w:rPrChange>
          </w:rPr>
          <w:t>chủ</w:t>
        </w:r>
        <w:proofErr w:type="spellEnd"/>
        <w:r w:rsidRPr="00177C43">
          <w:rPr>
            <w:b/>
            <w:bCs/>
            <w:rPrChange w:id="2688" w:author="Vũ Đức Thông (VinSOC-ANBM-ANBMOT)" w:date="2026-04-20T10:23:00Z">
              <w:rPr/>
            </w:rPrChange>
          </w:rPr>
          <w:t xml:space="preserve"> </w:t>
        </w:r>
        <w:proofErr w:type="spellStart"/>
        <w:r w:rsidRPr="00177C43">
          <w:rPr>
            <w:b/>
            <w:bCs/>
            <w:rPrChange w:id="2689" w:author="Vũ Đức Thông (VinSOC-ANBM-ANBMOT)" w:date="2026-04-20T10:23:00Z">
              <w:rPr/>
            </w:rPrChange>
          </w:rPr>
          <w:t>động</w:t>
        </w:r>
        <w:proofErr w:type="spellEnd"/>
        <w:r>
          <w:t xml:space="preserve"> </w:t>
        </w:r>
        <w:proofErr w:type="spellStart"/>
        <w:r>
          <w:t>điều</w:t>
        </w:r>
        <w:proofErr w:type="spellEnd"/>
        <w:r>
          <w:t xml:space="preserve"> </w:t>
        </w:r>
        <w:proofErr w:type="spellStart"/>
        <w:r>
          <w:t>phối</w:t>
        </w:r>
        <w:proofErr w:type="spellEnd"/>
        <w:r w:rsidRPr="00177C43">
          <w:rPr>
            <w:b/>
            <w:bCs/>
            <w:rPrChange w:id="2690" w:author="Vũ Đức Thông (VinSOC-ANBM-ANBMOT)" w:date="2026-04-20T10:23:00Z">
              <w:rPr/>
            </w:rPrChange>
          </w:rPr>
          <w:t xml:space="preserve">, </w:t>
        </w:r>
        <w:proofErr w:type="spellStart"/>
        <w:r w:rsidRPr="00177C43">
          <w:rPr>
            <w:b/>
            <w:bCs/>
            <w:rPrChange w:id="2691" w:author="Vũ Đức Thông (VinSOC-ANBM-ANBMOT)" w:date="2026-04-20T10:23:00Z">
              <w:rPr/>
            </w:rPrChange>
          </w:rPr>
          <w:t>truy</w:t>
        </w:r>
        <w:proofErr w:type="spellEnd"/>
        <w:r w:rsidRPr="00177C43">
          <w:rPr>
            <w:b/>
            <w:bCs/>
            <w:rPrChange w:id="2692" w:author="Vũ Đức Thông (VinSOC-ANBM-ANBMOT)" w:date="2026-04-20T10:23:00Z">
              <w:rPr/>
            </w:rPrChange>
          </w:rPr>
          <w:t xml:space="preserve"> </w:t>
        </w:r>
        <w:proofErr w:type="spellStart"/>
        <w:r w:rsidRPr="00177C43">
          <w:rPr>
            <w:b/>
            <w:bCs/>
            <w:rPrChange w:id="2693" w:author="Vũ Đức Thông (VinSOC-ANBM-ANBMOT)" w:date="2026-04-20T10:23:00Z">
              <w:rPr/>
            </w:rPrChange>
          </w:rPr>
          <w:t>vấn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r w:rsidRPr="00177C43">
          <w:rPr>
            <w:b/>
            <w:bCs/>
            <w:rPrChange w:id="2694" w:author="Vũ Đức Thông (VinSOC-ANBM-ANBMOT)" w:date="2026-04-20T10:24:00Z">
              <w:rPr/>
            </w:rPrChange>
          </w:rPr>
          <w:t xml:space="preserve">ra </w:t>
        </w:r>
        <w:proofErr w:type="spellStart"/>
        <w:r w:rsidRPr="00177C43">
          <w:rPr>
            <w:b/>
            <w:bCs/>
            <w:rPrChange w:id="2695" w:author="Vũ Đức Thông (VinSOC-ANBM-ANBMOT)" w:date="2026-04-20T10:24:00Z">
              <w:rPr/>
            </w:rPrChange>
          </w:rPr>
          <w:t>lệnh</w:t>
        </w:r>
        <w:proofErr w:type="spellEnd"/>
        <w:r>
          <w:t xml:space="preserve"> </w:t>
        </w:r>
        <w:proofErr w:type="spellStart"/>
        <w:r>
          <w:t>cho</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mạng</w:t>
        </w:r>
        <w:proofErr w:type="spellEnd"/>
        <w:r>
          <w:t>.</w:t>
        </w:r>
      </w:ins>
    </w:p>
    <w:p w14:paraId="4F80B8D8" w14:textId="7C92E918" w:rsidR="00177C43" w:rsidRDefault="00177C43" w:rsidP="00177C43">
      <w:pPr>
        <w:pStyle w:val="CTDT-Text"/>
        <w:rPr>
          <w:ins w:id="2696" w:author="Vũ Đức Thông (VinSOC-ANBM-ANBMOT)" w:date="2026-04-20T10:24:00Z"/>
        </w:rPr>
      </w:pPr>
      <w:proofErr w:type="spellStart"/>
      <w:ins w:id="2697" w:author="Vũ Đức Thông (VinSOC-ANBM-ANBMOT)" w:date="2026-04-20T10:23:00Z">
        <w:r w:rsidRPr="00177C43">
          <w:rPr>
            <w:b/>
            <w:bCs/>
            <w:rPrChange w:id="2698" w:author="Vũ Đức Thông (VinSOC-ANBM-ANBMOT)" w:date="2026-04-20T10:23:00Z">
              <w:rPr/>
            </w:rPrChange>
          </w:rPr>
          <w:t>Tính</w:t>
        </w:r>
        <w:proofErr w:type="spellEnd"/>
        <w:r w:rsidRPr="00177C43">
          <w:rPr>
            <w:b/>
            <w:bCs/>
            <w:rPrChange w:id="2699" w:author="Vũ Đức Thông (VinSOC-ANBM-ANBMOT)" w:date="2026-04-20T10:23:00Z">
              <w:rPr/>
            </w:rPrChange>
          </w:rPr>
          <w:t xml:space="preserve"> </w:t>
        </w:r>
        <w:proofErr w:type="spellStart"/>
        <w:r w:rsidRPr="00177C43">
          <w:rPr>
            <w:b/>
            <w:bCs/>
            <w:rPrChange w:id="2700" w:author="Vũ Đức Thông (VinSOC-ANBM-ANBMOT)" w:date="2026-04-20T10:23:00Z">
              <w:rPr/>
            </w:rPrChange>
          </w:rPr>
          <w:t>đa</w:t>
        </w:r>
        <w:proofErr w:type="spellEnd"/>
        <w:r w:rsidRPr="00177C43">
          <w:rPr>
            <w:b/>
            <w:bCs/>
            <w:rPrChange w:id="2701" w:author="Vũ Đức Thông (VinSOC-ANBM-ANBMOT)" w:date="2026-04-20T10:23:00Z">
              <w:rPr/>
            </w:rPrChange>
          </w:rPr>
          <w:t xml:space="preserve"> </w:t>
        </w:r>
        <w:proofErr w:type="spellStart"/>
        <w:r w:rsidRPr="00177C43">
          <w:rPr>
            <w:b/>
            <w:bCs/>
            <w:rPrChange w:id="2702" w:author="Vũ Đức Thông (VinSOC-ANBM-ANBMOT)" w:date="2026-04-20T10:23:00Z">
              <w:rPr/>
            </w:rPrChange>
          </w:rPr>
          <w:t>năng</w:t>
        </w:r>
        <w:proofErr w:type="spellEnd"/>
        <w:r>
          <w:t xml:space="preserve">: </w:t>
        </w:r>
        <w:proofErr w:type="spellStart"/>
        <w:r>
          <w:t>Điểm</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của</w:t>
        </w:r>
        <w:proofErr w:type="spellEnd"/>
        <w:r>
          <w:t xml:space="preserve"> Modbus </w:t>
        </w:r>
        <w:proofErr w:type="spellStart"/>
        <w:r>
          <w:t>là</w:t>
        </w:r>
        <w:proofErr w:type="spellEnd"/>
        <w:r>
          <w:t xml:space="preserve"> </w:t>
        </w:r>
        <w:proofErr w:type="spellStart"/>
        <w:r>
          <w:t>nó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cho</w:t>
        </w:r>
        <w:proofErr w:type="spellEnd"/>
        <w:r>
          <w:t xml:space="preserve"> </w:t>
        </w:r>
        <w:proofErr w:type="spellStart"/>
        <w:r w:rsidRPr="00177C43">
          <w:rPr>
            <w:b/>
            <w:bCs/>
            <w:rPrChange w:id="2703" w:author="Vũ Đức Thông (VinSOC-ANBM-ANBMOT)" w:date="2026-04-20T10:24:00Z">
              <w:rPr/>
            </w:rPrChange>
          </w:rPr>
          <w:t>cả</w:t>
        </w:r>
        <w:proofErr w:type="spellEnd"/>
        <w:r w:rsidRPr="00177C43">
          <w:rPr>
            <w:b/>
            <w:bCs/>
            <w:rPrChange w:id="2704" w:author="Vũ Đức Thông (VinSOC-ANBM-ANBMOT)" w:date="2026-04-20T10:24:00Z">
              <w:rPr/>
            </w:rPrChange>
          </w:rPr>
          <w:t xml:space="preserve"> </w:t>
        </w:r>
        <w:proofErr w:type="spellStart"/>
        <w:r w:rsidRPr="00177C43">
          <w:rPr>
            <w:b/>
            <w:bCs/>
            <w:rPrChange w:id="2705" w:author="Vũ Đức Thông (VinSOC-ANBM-ANBMOT)" w:date="2026-04-20T10:24:00Z">
              <w:rPr/>
            </w:rPrChange>
          </w:rPr>
          <w:t>cấp</w:t>
        </w:r>
        <w:proofErr w:type="spellEnd"/>
        <w:r w:rsidRPr="00177C43">
          <w:rPr>
            <w:b/>
            <w:bCs/>
            <w:rPrChange w:id="2706" w:author="Vũ Đức Thông (VinSOC-ANBM-ANBMOT)" w:date="2026-04-20T10:24:00Z">
              <w:rPr/>
            </w:rPrChange>
          </w:rPr>
          <w:t xml:space="preserve"> </w:t>
        </w:r>
        <w:proofErr w:type="spellStart"/>
        <w:r w:rsidRPr="00177C43">
          <w:rPr>
            <w:b/>
            <w:bCs/>
            <w:rPrChange w:id="2707" w:author="Vũ Đức Thông (VinSOC-ANBM-ANBMOT)" w:date="2026-04-20T10:24:00Z">
              <w:rPr/>
            </w:rPrChange>
          </w:rPr>
          <w:t>độ</w:t>
        </w:r>
        <w:proofErr w:type="spellEnd"/>
        <w:r w:rsidRPr="00177C43">
          <w:rPr>
            <w:b/>
            <w:bCs/>
            <w:rPrChange w:id="2708" w:author="Vũ Đức Thông (VinSOC-ANBM-ANBMOT)" w:date="2026-04-20T10:24:00Z">
              <w:rPr/>
            </w:rPrChange>
          </w:rPr>
          <w:t xml:space="preserve"> </w:t>
        </w:r>
        <w:proofErr w:type="spellStart"/>
        <w:r w:rsidRPr="00177C43">
          <w:rPr>
            <w:b/>
            <w:bCs/>
            <w:rPrChange w:id="2709" w:author="Vũ Đức Thông (VinSOC-ANBM-ANBMOT)" w:date="2026-04-20T10:24:00Z">
              <w:rPr/>
            </w:rPrChange>
          </w:rPr>
          <w:t>điều</w:t>
        </w:r>
        <w:proofErr w:type="spellEnd"/>
        <w:r w:rsidRPr="00177C43">
          <w:rPr>
            <w:b/>
            <w:bCs/>
            <w:rPrChange w:id="2710" w:author="Vũ Đức Thông (VinSOC-ANBM-ANBMOT)" w:date="2026-04-20T10:24:00Z">
              <w:rPr/>
            </w:rPrChange>
          </w:rPr>
          <w:t xml:space="preserve"> </w:t>
        </w:r>
        <w:proofErr w:type="spellStart"/>
        <w:r w:rsidRPr="00177C43">
          <w:rPr>
            <w:b/>
            <w:bCs/>
            <w:rPrChange w:id="2711" w:author="Vũ Đức Thông (VinSOC-ANBM-ANBMOT)" w:date="2026-04-20T10:24:00Z">
              <w:rPr/>
            </w:rPrChange>
          </w:rPr>
          <w:t>khiển</w:t>
        </w:r>
        <w:proofErr w:type="spellEnd"/>
        <w:r>
          <w:t xml:space="preserve"> </w:t>
        </w:r>
        <w:proofErr w:type="spellStart"/>
        <w:r>
          <w:t>hệ</w:t>
        </w:r>
        <w:proofErr w:type="spellEnd"/>
        <w:r>
          <w:t xml:space="preserve"> </w:t>
        </w:r>
        <w:proofErr w:type="spellStart"/>
        <w:r>
          <w:t>thống</w:t>
        </w:r>
        <w:proofErr w:type="spellEnd"/>
        <w:r>
          <w:t xml:space="preserve"> </w:t>
        </w:r>
        <w:r w:rsidRPr="00177C43">
          <w:rPr>
            <w:b/>
            <w:bCs/>
            <w:rPrChange w:id="2712" w:author="Vũ Đức Thông (VinSOC-ANBM-ANBMOT)" w:date="2026-04-20T10:24:00Z">
              <w:rPr/>
            </w:rPrChange>
          </w:rPr>
          <w:t>(</w:t>
        </w:r>
        <w:proofErr w:type="spellStart"/>
        <w:r w:rsidRPr="00177C43">
          <w:rPr>
            <w:b/>
            <w:bCs/>
            <w:rPrChange w:id="2713" w:author="Vũ Đức Thông (VinSOC-ANBM-ANBMOT)" w:date="2026-04-20T10:24:00Z">
              <w:rPr/>
            </w:rPrChange>
          </w:rPr>
          <w:t>lệnh</w:t>
        </w:r>
        <w:proofErr w:type="spellEnd"/>
        <w:r w:rsidRPr="00177C43">
          <w:rPr>
            <w:b/>
            <w:bCs/>
            <w:rPrChange w:id="2714" w:author="Vũ Đức Thông (VinSOC-ANBM-ANBMOT)" w:date="2026-04-20T10:24:00Z">
              <w:rPr/>
            </w:rPrChange>
          </w:rPr>
          <w:t xml:space="preserve"> </w:t>
        </w:r>
        <w:proofErr w:type="spellStart"/>
        <w:r w:rsidRPr="00177C43">
          <w:rPr>
            <w:b/>
            <w:bCs/>
            <w:rPrChange w:id="2715" w:author="Vũ Đức Thông (VinSOC-ANBM-ANBMOT)" w:date="2026-04-20T10:24:00Z">
              <w:rPr/>
            </w:rPrChange>
          </w:rPr>
          <w:t>cao</w:t>
        </w:r>
        <w:proofErr w:type="spellEnd"/>
        <w:r w:rsidRPr="00177C43">
          <w:rPr>
            <w:b/>
            <w:bCs/>
            <w:rPrChange w:id="2716" w:author="Vũ Đức Thông (VinSOC-ANBM-ANBMOT)" w:date="2026-04-20T10:24:00Z">
              <w:rPr/>
            </w:rPrChange>
          </w:rPr>
          <w:t xml:space="preserve"> </w:t>
        </w:r>
        <w:proofErr w:type="spellStart"/>
        <w:r w:rsidRPr="00177C43">
          <w:rPr>
            <w:b/>
            <w:bCs/>
            <w:rPrChange w:id="2717" w:author="Vũ Đức Thông (VinSOC-ANBM-ANBMOT)" w:date="2026-04-20T10:24:00Z">
              <w:rPr/>
            </w:rPrChange>
          </w:rPr>
          <w:t>cấp</w:t>
        </w:r>
        <w:proofErr w:type="spellEnd"/>
        <w:r>
          <w:t xml:space="preserve">) </w:t>
        </w:r>
        <w:proofErr w:type="spellStart"/>
        <w:r>
          <w:t>và</w:t>
        </w:r>
        <w:proofErr w:type="spellEnd"/>
        <w:r>
          <w:t xml:space="preserve"> </w:t>
        </w:r>
        <w:proofErr w:type="spellStart"/>
        <w:r>
          <w:t>cấp</w:t>
        </w:r>
        <w:proofErr w:type="spellEnd"/>
        <w:r>
          <w:t xml:space="preserve"> </w:t>
        </w:r>
        <w:proofErr w:type="spellStart"/>
        <w:r>
          <w:t>độ</w:t>
        </w:r>
        <w:proofErr w:type="spellEnd"/>
        <w:r>
          <w:t xml:space="preserve"> </w:t>
        </w:r>
        <w:proofErr w:type="spellStart"/>
        <w:r w:rsidRPr="00177C43">
          <w:rPr>
            <w:b/>
            <w:bCs/>
            <w:rPrChange w:id="2718" w:author="Vũ Đức Thông (VinSOC-ANBM-ANBMOT)" w:date="2026-04-20T10:24:00Z">
              <w:rPr/>
            </w:rPrChange>
          </w:rPr>
          <w:t>thiết</w:t>
        </w:r>
        <w:proofErr w:type="spellEnd"/>
        <w:r w:rsidRPr="00177C43">
          <w:rPr>
            <w:b/>
            <w:bCs/>
            <w:rPrChange w:id="2719" w:author="Vũ Đức Thông (VinSOC-ANBM-ANBMOT)" w:date="2026-04-20T10:24:00Z">
              <w:rPr/>
            </w:rPrChange>
          </w:rPr>
          <w:t xml:space="preserve"> </w:t>
        </w:r>
        <w:proofErr w:type="spellStart"/>
        <w:r w:rsidRPr="00177C43">
          <w:rPr>
            <w:b/>
            <w:bCs/>
            <w:rPrChange w:id="2720" w:author="Vũ Đức Thông (VinSOC-ANBM-ANBMOT)" w:date="2026-04-20T10:24:00Z">
              <w:rPr/>
            </w:rPrChange>
          </w:rPr>
          <w:t>bị</w:t>
        </w:r>
        <w:proofErr w:type="spellEnd"/>
        <w:r w:rsidRPr="00177C43">
          <w:rPr>
            <w:b/>
            <w:bCs/>
            <w:rPrChange w:id="2721" w:author="Vũ Đức Thông (VinSOC-ANBM-ANBMOT)" w:date="2026-04-20T10:24:00Z">
              <w:rPr/>
            </w:rPrChange>
          </w:rPr>
          <w:t xml:space="preserve"> </w:t>
        </w:r>
        <w:proofErr w:type="spellStart"/>
        <w:r w:rsidRPr="00177C43">
          <w:rPr>
            <w:b/>
            <w:bCs/>
            <w:rPrChange w:id="2722" w:author="Vũ Đức Thông (VinSOC-ANBM-ANBMOT)" w:date="2026-04-20T10:24:00Z">
              <w:rPr/>
            </w:rPrChange>
          </w:rPr>
          <w:t>hiện</w:t>
        </w:r>
        <w:proofErr w:type="spellEnd"/>
        <w:r w:rsidRPr="00177C43">
          <w:rPr>
            <w:b/>
            <w:bCs/>
            <w:rPrChange w:id="2723" w:author="Vũ Đức Thông (VinSOC-ANBM-ANBMOT)" w:date="2026-04-20T10:24:00Z">
              <w:rPr/>
            </w:rPrChange>
          </w:rPr>
          <w:t xml:space="preserve"> </w:t>
        </w:r>
        <w:proofErr w:type="spellStart"/>
        <w:r w:rsidRPr="00177C43">
          <w:rPr>
            <w:b/>
            <w:bCs/>
            <w:rPrChange w:id="2724" w:author="Vũ Đức Thông (VinSOC-ANBM-ANBMOT)" w:date="2026-04-20T10:24:00Z">
              <w:rPr/>
            </w:rPrChange>
          </w:rPr>
          <w:t>trường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proofErr w:type="spellStart"/>
        <w:r>
          <w:t>từ</w:t>
        </w:r>
        <w:proofErr w:type="spellEnd"/>
        <w:r>
          <w:t xml:space="preserve"> </w:t>
        </w:r>
        <w:proofErr w:type="spellStart"/>
        <w:r>
          <w:t>cảm</w:t>
        </w:r>
        <w:proofErr w:type="spellEnd"/>
        <w:r>
          <w:t xml:space="preserve"> </w:t>
        </w:r>
        <w:proofErr w:type="spellStart"/>
        <w:r>
          <w:t>biến</w:t>
        </w:r>
        <w:proofErr w:type="spellEnd"/>
        <w:r>
          <w:t>/</w:t>
        </w:r>
        <w:proofErr w:type="spellStart"/>
        <w:r>
          <w:t>cơ</w:t>
        </w:r>
        <w:proofErr w:type="spellEnd"/>
        <w:r>
          <w:t xml:space="preserve"> </w:t>
        </w:r>
        <w:proofErr w:type="spellStart"/>
        <w:r>
          <w:t>cấu</w:t>
        </w:r>
        <w:proofErr w:type="spellEnd"/>
        <w:r>
          <w:t xml:space="preserve"> </w:t>
        </w:r>
        <w:proofErr w:type="spellStart"/>
        <w:r>
          <w:t>chấp</w:t>
        </w:r>
        <w:proofErr w:type="spellEnd"/>
        <w:r>
          <w:t xml:space="preserve"> </w:t>
        </w:r>
        <w:proofErr w:type="spellStart"/>
        <w:r>
          <w:t>hành</w:t>
        </w:r>
        <w:proofErr w:type="spellEnd"/>
        <w:r>
          <w:t xml:space="preserve">), </w:t>
        </w:r>
        <w:proofErr w:type="spellStart"/>
        <w:r>
          <w:t>thay</w:t>
        </w:r>
        <w:proofErr w:type="spellEnd"/>
        <w:r>
          <w:t xml:space="preserve"> </w:t>
        </w:r>
        <w:proofErr w:type="spellStart"/>
        <w:r>
          <w:t>vì</w:t>
        </w:r>
        <w:proofErr w:type="spellEnd"/>
        <w:r>
          <w:t xml:space="preserve"> </w:t>
        </w:r>
        <w:proofErr w:type="spellStart"/>
        <w:r>
          <w:t>phân</w:t>
        </w:r>
        <w:proofErr w:type="spellEnd"/>
        <w:r>
          <w:t xml:space="preserve"> chia </w:t>
        </w:r>
        <w:proofErr w:type="spellStart"/>
        <w:r>
          <w:t>rạch</w:t>
        </w:r>
        <w:proofErr w:type="spellEnd"/>
        <w:r>
          <w:t xml:space="preserve"> </w:t>
        </w:r>
        <w:proofErr w:type="spellStart"/>
        <w:r>
          <w:t>ròi</w:t>
        </w:r>
        <w:proofErr w:type="spellEnd"/>
        <w:r>
          <w:t xml:space="preserve"> </w:t>
        </w:r>
        <w:proofErr w:type="spellStart"/>
        <w:r>
          <w:t>như</w:t>
        </w:r>
        <w:proofErr w:type="spellEnd"/>
        <w:r>
          <w:t xml:space="preserve"> </w:t>
        </w:r>
        <w:proofErr w:type="spellStart"/>
        <w:r>
          <w:t>các</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thông</w:t>
        </w:r>
        <w:proofErr w:type="spellEnd"/>
        <w:r>
          <w:t xml:space="preserve"> </w:t>
        </w:r>
        <w:proofErr w:type="spellStart"/>
        <w:r>
          <w:t>thường</w:t>
        </w:r>
        <w:proofErr w:type="spellEnd"/>
        <w:r>
          <w:t>.</w:t>
        </w:r>
      </w:ins>
    </w:p>
    <w:p w14:paraId="2B052E90" w14:textId="220B5F20" w:rsidR="00177C43" w:rsidRDefault="00177C43" w:rsidP="00177C43">
      <w:pPr>
        <w:pStyle w:val="CTDT-H3"/>
        <w:rPr>
          <w:ins w:id="2725" w:author="Vũ Đức Thông (VinSOC-ANBM-ANBMOT)" w:date="2026-04-20T10:24:00Z"/>
        </w:rPr>
      </w:pPr>
      <w:bookmarkStart w:id="2726" w:name="_Toc227579032"/>
      <w:proofErr w:type="spellStart"/>
      <w:ins w:id="2727" w:author="Vũ Đức Thông (VinSOC-ANBM-ANBMOT)" w:date="2026-04-20T10:24:00Z">
        <w:r>
          <w:t>Các</w:t>
        </w:r>
        <w:proofErr w:type="spellEnd"/>
        <w:r>
          <w:t xml:space="preserve"> </w:t>
        </w:r>
        <w:proofErr w:type="spellStart"/>
        <w:r>
          <w:t>phiên</w:t>
        </w:r>
        <w:proofErr w:type="spellEnd"/>
        <w:r>
          <w:t xml:space="preserve"> </w:t>
        </w:r>
        <w:proofErr w:type="spellStart"/>
        <w:r>
          <w:t>bản</w:t>
        </w:r>
        <w:proofErr w:type="spellEnd"/>
        <w:r>
          <w:t xml:space="preserve"> Modbus</w:t>
        </w:r>
        <w:bookmarkEnd w:id="2726"/>
      </w:ins>
    </w:p>
    <w:p w14:paraId="294D009B" w14:textId="0A1CF3B5" w:rsidR="00177C43" w:rsidRDefault="00177C43" w:rsidP="00177C43">
      <w:pPr>
        <w:pStyle w:val="CTDT-Text"/>
        <w:rPr>
          <w:ins w:id="2728" w:author="Vũ Đức Thông (VinSOC-ANBM-ANBMOT)" w:date="2026-04-20T10:25:00Z"/>
        </w:rPr>
      </w:pPr>
    </w:p>
    <w:p w14:paraId="70262619" w14:textId="77777777" w:rsidR="00177C43" w:rsidRDefault="00177C43" w:rsidP="00177C43">
      <w:pPr>
        <w:pStyle w:val="CTDT-Text"/>
        <w:rPr>
          <w:ins w:id="2729" w:author="Vũ Đức Thông (VinSOC-ANBM-ANBMOT)" w:date="2026-04-20T10:26:00Z"/>
        </w:rPr>
      </w:pPr>
      <w:ins w:id="2730" w:author="Vũ Đức Thông (VinSOC-ANBM-ANBMOT)" w:date="2026-04-20T10:26:00Z">
        <w:r>
          <w:t xml:space="preserve">Modbus </w:t>
        </w:r>
        <w:proofErr w:type="spellStart"/>
        <w:r>
          <w:t>đã</w:t>
        </w:r>
        <w:proofErr w:type="spellEnd"/>
        <w:r>
          <w:t xml:space="preserve"> </w:t>
        </w:r>
        <w:proofErr w:type="spellStart"/>
        <w:r>
          <w:t>tiến</w:t>
        </w:r>
        <w:proofErr w:type="spellEnd"/>
        <w:r>
          <w:t xml:space="preserve"> </w:t>
        </w:r>
        <w:proofErr w:type="spellStart"/>
        <w:r>
          <w:t>hóa</w:t>
        </w:r>
        <w:proofErr w:type="spellEnd"/>
        <w:r>
          <w:t xml:space="preserve"> </w:t>
        </w:r>
        <w:proofErr w:type="spellStart"/>
        <w:r>
          <w:t>từ</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nối</w:t>
        </w:r>
        <w:proofErr w:type="spellEnd"/>
        <w:r>
          <w:t xml:space="preserve"> </w:t>
        </w:r>
        <w:proofErr w:type="spellStart"/>
        <w:r>
          <w:t>tiếp</w:t>
        </w:r>
        <w:proofErr w:type="spellEnd"/>
        <w:r>
          <w:t xml:space="preserve"> </w:t>
        </w:r>
        <w:proofErr w:type="spellStart"/>
        <w:r>
          <w:t>đơn</w:t>
        </w:r>
        <w:proofErr w:type="spellEnd"/>
        <w:r>
          <w:t xml:space="preserve"> </w:t>
        </w:r>
        <w:proofErr w:type="spellStart"/>
        <w:r>
          <w:t>giản</w:t>
        </w:r>
        <w:proofErr w:type="spellEnd"/>
        <w:r>
          <w:t xml:space="preserve"> sang </w:t>
        </w:r>
        <w:proofErr w:type="spellStart"/>
        <w:r>
          <w:t>các</w:t>
        </w:r>
        <w:proofErr w:type="spellEnd"/>
        <w:r>
          <w:t xml:space="preserve"> </w:t>
        </w:r>
        <w:proofErr w:type="spellStart"/>
        <w:r>
          <w:t>mạng</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với</w:t>
        </w:r>
        <w:proofErr w:type="spellEnd"/>
        <w:r>
          <w:t xml:space="preserve"> </w:t>
        </w:r>
        <w:r w:rsidRPr="00177C43">
          <w:rPr>
            <w:b/>
            <w:bCs/>
            <w:rPrChange w:id="2731" w:author="Vũ Đức Thông (VinSOC-ANBM-ANBMOT)" w:date="2026-04-20T10:26:00Z">
              <w:rPr/>
            </w:rPrChange>
          </w:rPr>
          <w:t xml:space="preserve">4 </w:t>
        </w:r>
        <w:proofErr w:type="spellStart"/>
        <w:r w:rsidRPr="00177C43">
          <w:rPr>
            <w:b/>
            <w:bCs/>
            <w:rPrChange w:id="2732" w:author="Vũ Đức Thông (VinSOC-ANBM-ANBMOT)" w:date="2026-04-20T10:26:00Z">
              <w:rPr/>
            </w:rPrChange>
          </w:rPr>
          <w:t>biến</w:t>
        </w:r>
        <w:proofErr w:type="spellEnd"/>
        <w:r w:rsidRPr="00177C43">
          <w:rPr>
            <w:b/>
            <w:bCs/>
            <w:rPrChange w:id="2733" w:author="Vũ Đức Thông (VinSOC-ANBM-ANBMOT)" w:date="2026-04-20T10:26:00Z">
              <w:rPr/>
            </w:rPrChange>
          </w:rPr>
          <w:t xml:space="preserve"> </w:t>
        </w:r>
        <w:proofErr w:type="spellStart"/>
        <w:r w:rsidRPr="00177C43">
          <w:rPr>
            <w:b/>
            <w:bCs/>
            <w:rPrChange w:id="2734" w:author="Vũ Đức Thông (VinSOC-ANBM-ANBMOT)" w:date="2026-04-20T10:26:00Z">
              <w:rPr/>
            </w:rPrChange>
          </w:rPr>
          <w:t>thể</w:t>
        </w:r>
        <w:proofErr w:type="spellEnd"/>
        <w:r>
          <w:t xml:space="preserve"> </w:t>
        </w:r>
        <w:proofErr w:type="spellStart"/>
        <w:r>
          <w:t>chính</w:t>
        </w:r>
        <w:proofErr w:type="spellEnd"/>
        <w:r>
          <w:t>:</w:t>
        </w:r>
      </w:ins>
    </w:p>
    <w:p w14:paraId="02909083" w14:textId="77777777" w:rsidR="00177C43" w:rsidRDefault="00177C43" w:rsidP="00177C43">
      <w:pPr>
        <w:pStyle w:val="CTDT-Text"/>
        <w:rPr>
          <w:ins w:id="2735" w:author="Vũ Đức Thông (VinSOC-ANBM-ANBMOT)" w:date="2026-04-20T10:26:00Z"/>
        </w:rPr>
      </w:pPr>
    </w:p>
    <w:p w14:paraId="7F0495C7" w14:textId="77777777" w:rsidR="00177C43" w:rsidRDefault="00177C43" w:rsidP="00177C43">
      <w:pPr>
        <w:pStyle w:val="CTDT-Text"/>
        <w:ind w:left="454"/>
        <w:rPr>
          <w:ins w:id="2736" w:author="Vũ Đức Thông (VinSOC-ANBM-ANBMOT)" w:date="2026-04-20T10:26:00Z"/>
        </w:rPr>
        <w:pPrChange w:id="2737" w:author="Vũ Đức Thông (VinSOC-ANBM-ANBMOT)" w:date="2026-04-20T10:26:00Z">
          <w:pPr>
            <w:pStyle w:val="CTDT-Text"/>
          </w:pPr>
        </w:pPrChange>
      </w:pPr>
      <w:ins w:id="2738" w:author="Vũ Đức Thông (VinSOC-ANBM-ANBMOT)" w:date="2026-04-20T10:26:00Z">
        <w:r w:rsidRPr="00177C43">
          <w:rPr>
            <w:b/>
            <w:bCs/>
            <w:rPrChange w:id="2739" w:author="Vũ Đức Thông (VinSOC-ANBM-ANBMOT)" w:date="2026-04-20T10:26:00Z">
              <w:rPr/>
            </w:rPrChange>
          </w:rPr>
          <w:lastRenderedPageBreak/>
          <w:t>ASCII</w:t>
        </w:r>
        <w:r>
          <w:t xml:space="preserve">: </w:t>
        </w:r>
        <w:proofErr w:type="spellStart"/>
        <w:r>
          <w:t>Dễ</w:t>
        </w:r>
        <w:proofErr w:type="spellEnd"/>
        <w:r>
          <w:t xml:space="preserve"> </w:t>
        </w:r>
        <w:proofErr w:type="spellStart"/>
        <w:r>
          <w:t>đọc</w:t>
        </w:r>
        <w:proofErr w:type="spellEnd"/>
        <w:r>
          <w:t xml:space="preserve">, </w:t>
        </w:r>
        <w:proofErr w:type="spellStart"/>
        <w:r>
          <w:t>dễ</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nhưng</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chậm</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bản</w:t>
        </w:r>
        <w:proofErr w:type="spellEnd"/>
        <w:r>
          <w:t>).</w:t>
        </w:r>
      </w:ins>
    </w:p>
    <w:p w14:paraId="6DF2E93B" w14:textId="77777777" w:rsidR="00177C43" w:rsidRPr="00177C43" w:rsidRDefault="00177C43" w:rsidP="00177C43">
      <w:pPr>
        <w:pStyle w:val="CTDT-Text"/>
        <w:ind w:left="454"/>
        <w:rPr>
          <w:ins w:id="2740" w:author="Vũ Đức Thông (VinSOC-ANBM-ANBMOT)" w:date="2026-04-20T10:26:00Z"/>
          <w:b/>
          <w:bCs/>
          <w:rPrChange w:id="2741" w:author="Vũ Đức Thông (VinSOC-ANBM-ANBMOT)" w:date="2026-04-20T10:26:00Z">
            <w:rPr>
              <w:ins w:id="2742" w:author="Vũ Đức Thông (VinSOC-ANBM-ANBMOT)" w:date="2026-04-20T10:26:00Z"/>
            </w:rPr>
          </w:rPrChange>
        </w:rPr>
        <w:pPrChange w:id="2743" w:author="Vũ Đức Thông (VinSOC-ANBM-ANBMOT)" w:date="2026-04-20T10:26:00Z">
          <w:pPr>
            <w:pStyle w:val="CTDT-Text"/>
          </w:pPr>
        </w:pPrChange>
      </w:pPr>
      <w:ins w:id="2744" w:author="Vũ Đức Thông (VinSOC-ANBM-ANBMOT)" w:date="2026-04-20T10:26:00Z">
        <w:r w:rsidRPr="00177C43">
          <w:rPr>
            <w:b/>
            <w:bCs/>
            <w:rPrChange w:id="2745" w:author="Vũ Đức Thông (VinSOC-ANBM-ANBMOT)" w:date="2026-04-20T10:26:00Z">
              <w:rPr/>
            </w:rPrChange>
          </w:rPr>
          <w:t>RTU</w:t>
        </w:r>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truyền</w:t>
        </w:r>
        <w:proofErr w:type="spellEnd"/>
        <w:r>
          <w:t xml:space="preserve"> </w:t>
        </w:r>
        <w:proofErr w:type="spellStart"/>
        <w:r>
          <w:t>dạng</w:t>
        </w:r>
        <w:proofErr w:type="spellEnd"/>
        <w:r>
          <w:t xml:space="preserve"> </w:t>
        </w:r>
        <w:proofErr w:type="spellStart"/>
        <w:r>
          <w:t>nhị</w:t>
        </w:r>
        <w:proofErr w:type="spellEnd"/>
        <w:r>
          <w:t xml:space="preserve"> </w:t>
        </w:r>
        <w:proofErr w:type="spellStart"/>
        <w:r>
          <w:t>phân</w:t>
        </w:r>
        <w:proofErr w:type="spellEnd"/>
        <w:r>
          <w:t xml:space="preserve"> </w:t>
        </w:r>
        <w:proofErr w:type="spellStart"/>
        <w:r>
          <w:t>cực</w:t>
        </w:r>
        <w:proofErr w:type="spellEnd"/>
        <w:r>
          <w:t xml:space="preserve"> </w:t>
        </w:r>
        <w:proofErr w:type="spellStart"/>
        <w:r>
          <w:t>nhanh</w:t>
        </w:r>
        <w:proofErr w:type="spellEnd"/>
        <w:r>
          <w:t xml:space="preserve"> </w:t>
        </w:r>
        <w:proofErr w:type="spellStart"/>
        <w:r>
          <w:t>và</w:t>
        </w:r>
        <w:proofErr w:type="spellEnd"/>
        <w:r>
          <w:t xml:space="preserve"> </w:t>
        </w:r>
        <w:proofErr w:type="spellStart"/>
        <w:r>
          <w:t>gọn</w:t>
        </w:r>
        <w:proofErr w:type="spellEnd"/>
        <w:r>
          <w:t xml:space="preserve"> </w:t>
        </w:r>
        <w:proofErr w:type="spellStart"/>
        <w:r>
          <w:t>trên</w:t>
        </w:r>
        <w:proofErr w:type="spellEnd"/>
        <w:r>
          <w:t xml:space="preserve"> </w:t>
        </w:r>
        <w:proofErr w:type="spellStart"/>
        <w:r>
          <w:t>các</w:t>
        </w:r>
        <w:proofErr w:type="spellEnd"/>
        <w:r>
          <w:t xml:space="preserve"> </w:t>
        </w:r>
        <w:proofErr w:type="spellStart"/>
        <w:r>
          <w:t>cổng</w:t>
        </w:r>
        <w:proofErr w:type="spellEnd"/>
        <w:r>
          <w:t xml:space="preserve"> Serial (</w:t>
        </w:r>
        <w:r w:rsidRPr="00177C43">
          <w:rPr>
            <w:b/>
            <w:bCs/>
            <w:rPrChange w:id="2746" w:author="Vũ Đức Thông (VinSOC-ANBM-ANBMOT)" w:date="2026-04-20T10:26:00Z">
              <w:rPr/>
            </w:rPrChange>
          </w:rPr>
          <w:t>RS232/485).</w:t>
        </w:r>
      </w:ins>
    </w:p>
    <w:p w14:paraId="1AEA699B" w14:textId="77777777" w:rsidR="00177C43" w:rsidRPr="00177C43" w:rsidRDefault="00177C43" w:rsidP="00177C43">
      <w:pPr>
        <w:pStyle w:val="CTDT-Text"/>
        <w:ind w:left="454"/>
        <w:rPr>
          <w:ins w:id="2747" w:author="Vũ Đức Thông (VinSOC-ANBM-ANBMOT)" w:date="2026-04-20T10:26:00Z"/>
          <w:b/>
          <w:bCs/>
          <w:rPrChange w:id="2748" w:author="Vũ Đức Thông (VinSOC-ANBM-ANBMOT)" w:date="2026-04-20T10:26:00Z">
            <w:rPr>
              <w:ins w:id="2749" w:author="Vũ Đức Thông (VinSOC-ANBM-ANBMOT)" w:date="2026-04-20T10:26:00Z"/>
            </w:rPr>
          </w:rPrChange>
        </w:rPr>
        <w:pPrChange w:id="2750" w:author="Vũ Đức Thông (VinSOC-ANBM-ANBMOT)" w:date="2026-04-20T10:26:00Z">
          <w:pPr>
            <w:pStyle w:val="CTDT-Text"/>
          </w:pPr>
        </w:pPrChange>
      </w:pPr>
      <w:ins w:id="2751" w:author="Vũ Đức Thông (VinSOC-ANBM-ANBMOT)" w:date="2026-04-20T10:26:00Z">
        <w:r w:rsidRPr="00177C43">
          <w:rPr>
            <w:b/>
            <w:bCs/>
            <w:rPrChange w:id="2752" w:author="Vũ Đức Thông (VinSOC-ANBM-ANBMOT)" w:date="2026-04-20T10:26:00Z">
              <w:rPr/>
            </w:rPrChange>
          </w:rPr>
          <w:t>Plus</w:t>
        </w:r>
        <w:r>
          <w:t xml:space="preserve">: </w:t>
        </w:r>
        <w:proofErr w:type="spellStart"/>
        <w:r>
          <w:t>Phiên</w:t>
        </w:r>
        <w:proofErr w:type="spellEnd"/>
        <w:r>
          <w:t xml:space="preserve"> </w:t>
        </w:r>
        <w:proofErr w:type="spellStart"/>
        <w:r>
          <w:t>bản</w:t>
        </w:r>
        <w:proofErr w:type="spellEnd"/>
        <w:r>
          <w:t xml:space="preserve"> </w:t>
        </w:r>
        <w:proofErr w:type="spellStart"/>
        <w:r>
          <w:t>nâng</w:t>
        </w:r>
        <w:proofErr w:type="spellEnd"/>
        <w:r>
          <w:t xml:space="preserve"> </w:t>
        </w:r>
        <w:proofErr w:type="spellStart"/>
        <w:r>
          <w:t>cao</w:t>
        </w:r>
        <w:proofErr w:type="spellEnd"/>
        <w:r>
          <w:t xml:space="preserve"> </w:t>
        </w:r>
        <w:proofErr w:type="spellStart"/>
        <w:r>
          <w:t>và</w:t>
        </w:r>
        <w:proofErr w:type="spellEnd"/>
        <w:r>
          <w:t xml:space="preserve"> </w:t>
        </w:r>
        <w:proofErr w:type="spellStart"/>
        <w:r>
          <w:t>có</w:t>
        </w:r>
        <w:proofErr w:type="spellEnd"/>
        <w:r>
          <w:t xml:space="preserve"> </w:t>
        </w:r>
        <w:proofErr w:type="spellStart"/>
        <w:r w:rsidRPr="00177C43">
          <w:rPr>
            <w:b/>
            <w:bCs/>
            <w:rPrChange w:id="2753" w:author="Vũ Đức Thông (VinSOC-ANBM-ANBMOT)" w:date="2026-04-20T10:26:00Z">
              <w:rPr/>
            </w:rPrChange>
          </w:rPr>
          <w:t>tính</w:t>
        </w:r>
        <w:proofErr w:type="spellEnd"/>
        <w:r w:rsidRPr="00177C43">
          <w:rPr>
            <w:b/>
            <w:bCs/>
            <w:rPrChange w:id="2754" w:author="Vũ Đức Thông (VinSOC-ANBM-ANBMOT)" w:date="2026-04-20T10:26:00Z">
              <w:rPr/>
            </w:rPrChange>
          </w:rPr>
          <w:t xml:space="preserve"> </w:t>
        </w:r>
        <w:proofErr w:type="spellStart"/>
        <w:r w:rsidRPr="00177C43">
          <w:rPr>
            <w:b/>
            <w:bCs/>
            <w:rPrChange w:id="2755" w:author="Vũ Đức Thông (VinSOC-ANBM-ANBMOT)" w:date="2026-04-20T10:26:00Z">
              <w:rPr/>
            </w:rPrChange>
          </w:rPr>
          <w:t>độc</w:t>
        </w:r>
        <w:proofErr w:type="spellEnd"/>
        <w:r w:rsidRPr="00177C43">
          <w:rPr>
            <w:b/>
            <w:bCs/>
            <w:rPrChange w:id="2756" w:author="Vũ Đức Thông (VinSOC-ANBM-ANBMOT)" w:date="2026-04-20T10:26:00Z">
              <w:rPr/>
            </w:rPrChange>
          </w:rPr>
          <w:t xml:space="preserve"> </w:t>
        </w:r>
        <w:proofErr w:type="spellStart"/>
        <w:r w:rsidRPr="00177C43">
          <w:rPr>
            <w:b/>
            <w:bCs/>
            <w:rPrChange w:id="2757" w:author="Vũ Đức Thông (VinSOC-ANBM-ANBMOT)" w:date="2026-04-20T10:26:00Z">
              <w:rPr/>
            </w:rPrChange>
          </w:rPr>
          <w:t>quyền</w:t>
        </w:r>
        <w:proofErr w:type="spellEnd"/>
        <w:r w:rsidRPr="00177C43">
          <w:rPr>
            <w:b/>
            <w:bCs/>
            <w:rPrChange w:id="2758" w:author="Vũ Đức Thông (VinSOC-ANBM-ANBMOT)" w:date="2026-04-20T10:26:00Z">
              <w:rPr/>
            </w:rPrChange>
          </w:rPr>
          <w:t>.</w:t>
        </w:r>
      </w:ins>
    </w:p>
    <w:p w14:paraId="13BE1F7A" w14:textId="2DE22BD0" w:rsidR="00177C43" w:rsidRDefault="00177C43" w:rsidP="00177C43">
      <w:pPr>
        <w:pStyle w:val="CTDT-Text"/>
        <w:ind w:left="454"/>
        <w:rPr>
          <w:ins w:id="2759" w:author="Vũ Đức Thông (VinSOC-ANBM-ANBMOT)" w:date="2026-04-20T10:25:00Z"/>
        </w:rPr>
        <w:pPrChange w:id="2760" w:author="Vũ Đức Thông (VinSOC-ANBM-ANBMOT)" w:date="2026-04-20T10:26:00Z">
          <w:pPr>
            <w:pStyle w:val="CTDT-Text"/>
          </w:pPr>
        </w:pPrChange>
      </w:pPr>
      <w:ins w:id="2761" w:author="Vũ Đức Thông (VinSOC-ANBM-ANBMOT)" w:date="2026-04-20T10:26:00Z">
        <w:r w:rsidRPr="00177C43">
          <w:rPr>
            <w:b/>
            <w:bCs/>
            <w:rPrChange w:id="2762" w:author="Vũ Đức Thông (VinSOC-ANBM-ANBMOT)" w:date="2026-04-20T10:26:00Z">
              <w:rPr/>
            </w:rPrChange>
          </w:rPr>
          <w:t>TCP/IP</w:t>
        </w:r>
        <w:r>
          <w:t xml:space="preserve">: </w:t>
        </w:r>
        <w:proofErr w:type="spellStart"/>
        <w:r>
          <w:t>Phiên</w:t>
        </w:r>
        <w:proofErr w:type="spellEnd"/>
        <w:r>
          <w:t xml:space="preserve"> </w:t>
        </w:r>
        <w:proofErr w:type="spellStart"/>
        <w:r>
          <w:t>bản</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cho</w:t>
        </w:r>
        <w:proofErr w:type="spellEnd"/>
        <w:r>
          <w:t xml:space="preserve"> </w:t>
        </w:r>
        <w:proofErr w:type="spellStart"/>
        <w:r>
          <w:t>phép</w:t>
        </w:r>
        <w:proofErr w:type="spellEnd"/>
        <w:r>
          <w:t xml:space="preserve"> Modbus </w:t>
        </w:r>
        <w:proofErr w:type="spellStart"/>
        <w:r>
          <w:t>chạy</w:t>
        </w:r>
        <w:proofErr w:type="spellEnd"/>
        <w:r>
          <w:t xml:space="preserve"> </w:t>
        </w:r>
        <w:proofErr w:type="spellStart"/>
        <w:r>
          <w:t>trên</w:t>
        </w:r>
        <w:proofErr w:type="spellEnd"/>
        <w:r>
          <w:t xml:space="preserve"> </w:t>
        </w:r>
        <w:proofErr w:type="spellStart"/>
        <w:r w:rsidRPr="00177C43">
          <w:rPr>
            <w:b/>
            <w:bCs/>
            <w:rPrChange w:id="2763" w:author="Vũ Đức Thông (VinSOC-ANBM-ANBMOT)" w:date="2026-04-20T10:26:00Z">
              <w:rPr/>
            </w:rPrChange>
          </w:rPr>
          <w:t>mạng</w:t>
        </w:r>
        <w:proofErr w:type="spellEnd"/>
        <w:r w:rsidRPr="00177C43">
          <w:rPr>
            <w:b/>
            <w:bCs/>
            <w:rPrChange w:id="2764" w:author="Vũ Đức Thông (VinSOC-ANBM-ANBMOT)" w:date="2026-04-20T10:26:00Z">
              <w:rPr/>
            </w:rPrChange>
          </w:rPr>
          <w:t xml:space="preserve"> Ethernet </w:t>
        </w:r>
        <w:proofErr w:type="spellStart"/>
        <w:r w:rsidRPr="00177C43">
          <w:rPr>
            <w:b/>
            <w:bCs/>
            <w:rPrChange w:id="2765" w:author="Vũ Đức Thông (VinSOC-ANBM-ANBMOT)" w:date="2026-04-20T10:26:00Z">
              <w:rPr/>
            </w:rPrChange>
          </w:rPr>
          <w:t>và</w:t>
        </w:r>
        <w:proofErr w:type="spellEnd"/>
        <w:r w:rsidRPr="00177C43">
          <w:rPr>
            <w:b/>
            <w:bCs/>
            <w:rPrChange w:id="2766" w:author="Vũ Đức Thông (VinSOC-ANBM-ANBMOT)" w:date="2026-04-20T10:26:00Z">
              <w:rPr/>
            </w:rPrChange>
          </w:rPr>
          <w:t xml:space="preserve"> Internet</w:t>
        </w:r>
        <w:r>
          <w:t xml:space="preserve"> Protocol, </w:t>
        </w:r>
        <w:proofErr w:type="spellStart"/>
        <w:r>
          <w:t>giúp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hạ</w:t>
        </w:r>
        <w:proofErr w:type="spellEnd"/>
        <w:r>
          <w:t xml:space="preserve"> </w:t>
        </w:r>
        <w:proofErr w:type="spellStart"/>
        <w:r>
          <w:t>tầng</w:t>
        </w:r>
        <w:proofErr w:type="spellEnd"/>
        <w:r>
          <w:t xml:space="preserve"> CNTT (IT) </w:t>
        </w:r>
        <w:proofErr w:type="spellStart"/>
        <w:r>
          <w:t>của</w:t>
        </w:r>
        <w:proofErr w:type="spellEnd"/>
        <w:r>
          <w:t xml:space="preserve"> </w:t>
        </w:r>
        <w:proofErr w:type="spellStart"/>
        <w:r>
          <w:t>doanh</w:t>
        </w:r>
        <w:proofErr w:type="spellEnd"/>
        <w:r>
          <w:t xml:space="preserve"> </w:t>
        </w:r>
        <w:proofErr w:type="spellStart"/>
        <w:r>
          <w:t>nghiệp</w:t>
        </w:r>
        <w:proofErr w:type="spellEnd"/>
        <w:r>
          <w:t>.</w:t>
        </w:r>
      </w:ins>
    </w:p>
    <w:p w14:paraId="0FBAA88C" w14:textId="21AC99E0" w:rsidR="00177C43" w:rsidRDefault="00177C43" w:rsidP="00177C43">
      <w:pPr>
        <w:pStyle w:val="CTDT-Text"/>
        <w:rPr>
          <w:ins w:id="2767" w:author="Vũ Đức Thông (VinSOC-ANBM-ANBMOT)" w:date="2026-04-20T10:25:00Z"/>
        </w:rPr>
      </w:pPr>
      <w:ins w:id="2768" w:author="Vũ Đức Thông (VinSOC-ANBM-ANBMOT)" w:date="2026-04-20T10:25:00Z">
        <w:r w:rsidRPr="00177C43">
          <w:drawing>
            <wp:inline distT="0" distB="0" distL="0" distR="0" wp14:anchorId="3244E8C2" wp14:editId="18A233DE">
              <wp:extent cx="2343477" cy="238158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43477" cy="2381582"/>
                      </a:xfrm>
                      <a:prstGeom prst="rect">
                        <a:avLst/>
                      </a:prstGeom>
                    </pic:spPr>
                  </pic:pic>
                </a:graphicData>
              </a:graphic>
            </wp:inline>
          </w:drawing>
        </w:r>
      </w:ins>
    </w:p>
    <w:p w14:paraId="7597F220" w14:textId="58B78F7F" w:rsidR="00177C43" w:rsidRDefault="00177C43" w:rsidP="00177C43">
      <w:pPr>
        <w:pStyle w:val="CTDT-Hinh"/>
        <w:rPr>
          <w:ins w:id="2769" w:author="Vũ Đức Thông (VinSOC-ANBM-ANBMOT)" w:date="2026-04-20T10:27:00Z"/>
        </w:rPr>
      </w:pPr>
      <w:bookmarkStart w:id="2770" w:name="_Toc227579065"/>
      <w:ins w:id="2771" w:author="Vũ Đức Thông (VinSOC-ANBM-ANBMOT)" w:date="2026-04-20T10:25:00Z">
        <w:r>
          <w:t>Modbus Version</w:t>
        </w:r>
      </w:ins>
      <w:bookmarkEnd w:id="2770"/>
    </w:p>
    <w:p w14:paraId="1508D92D" w14:textId="40E5EBE1" w:rsidR="00177C43" w:rsidRDefault="00177C43" w:rsidP="00177C43">
      <w:pPr>
        <w:pStyle w:val="CTDT-H4"/>
        <w:rPr>
          <w:ins w:id="2772" w:author="Vũ Đức Thông (VinSOC-ANBM-ANBMOT)" w:date="2026-04-20T10:27:00Z"/>
        </w:rPr>
      </w:pPr>
      <w:ins w:id="2773" w:author="Vũ Đức Thông (VinSOC-ANBM-ANBMOT)" w:date="2026-04-20T10:27:00Z">
        <w:r>
          <w:t xml:space="preserve">Modbus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trao</w:t>
        </w:r>
        <w:proofErr w:type="spellEnd"/>
        <w:r>
          <w:t xml:space="preserve"> </w:t>
        </w:r>
        <w:proofErr w:type="spellStart"/>
        <w:r>
          <w:t>quyền</w:t>
        </w:r>
        <w:proofErr w:type="spellEnd"/>
      </w:ins>
    </w:p>
    <w:p w14:paraId="547DF9A7" w14:textId="3EF280F7" w:rsidR="00177C43" w:rsidRDefault="00177C43" w:rsidP="00177C43">
      <w:pPr>
        <w:pStyle w:val="CTDT-Text"/>
        <w:rPr>
          <w:ins w:id="2774" w:author="Vũ Đức Thông (VinSOC-ANBM-ANBMOT)" w:date="2026-04-20T10:29:00Z"/>
        </w:rPr>
      </w:pPr>
      <w:proofErr w:type="spellStart"/>
      <w:ins w:id="2775" w:author="Vũ Đức Thông (VinSOC-ANBM-ANBMOT)" w:date="2026-04-20T10:29:00Z">
        <w:r w:rsidRPr="00177C43">
          <w:rPr>
            <w:b/>
            <w:bCs/>
            <w:rPrChange w:id="2776" w:author="Vũ Đức Thông (VinSOC-ANBM-ANBMOT)" w:date="2026-04-20T10:29:00Z">
              <w:rPr/>
            </w:rPrChange>
          </w:rPr>
          <w:t>Lỗ</w:t>
        </w:r>
        <w:proofErr w:type="spellEnd"/>
        <w:r w:rsidRPr="00177C43">
          <w:rPr>
            <w:b/>
            <w:bCs/>
            <w:rPrChange w:id="2777" w:author="Vũ Đức Thông (VinSOC-ANBM-ANBMOT)" w:date="2026-04-20T10:29:00Z">
              <w:rPr/>
            </w:rPrChange>
          </w:rPr>
          <w:t xml:space="preserve"> </w:t>
        </w:r>
        <w:proofErr w:type="spellStart"/>
        <w:r w:rsidRPr="00177C43">
          <w:rPr>
            <w:b/>
            <w:bCs/>
            <w:rPrChange w:id="2778" w:author="Vũ Đức Thông (VinSOC-ANBM-ANBMOT)" w:date="2026-04-20T10:29:00Z">
              <w:rPr/>
            </w:rPrChange>
          </w:rPr>
          <w:t>hổng</w:t>
        </w:r>
        <w:proofErr w:type="spellEnd"/>
        <w:r w:rsidRPr="00177C43">
          <w:rPr>
            <w:b/>
            <w:bCs/>
            <w:rPrChange w:id="2779" w:author="Vũ Đức Thông (VinSOC-ANBM-ANBMOT)" w:date="2026-04-20T10:29:00Z">
              <w:rPr/>
            </w:rPrChange>
          </w:rPr>
          <w:t xml:space="preserve"> </w:t>
        </w:r>
        <w:proofErr w:type="spellStart"/>
        <w:r w:rsidRPr="00177C43">
          <w:rPr>
            <w:b/>
            <w:bCs/>
            <w:rPrChange w:id="2780" w:author="Vũ Đức Thông (VinSOC-ANBM-ANBMOT)" w:date="2026-04-20T10:29:00Z">
              <w:rPr/>
            </w:rPrChange>
          </w:rPr>
          <w:t>kép</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một</w:t>
        </w:r>
        <w:proofErr w:type="spellEnd"/>
        <w:r>
          <w:t xml:space="preserve"> </w:t>
        </w:r>
        <w:proofErr w:type="spellStart"/>
        <w:r>
          <w:t>giao</w:t>
        </w:r>
        <w:proofErr w:type="spellEnd"/>
        <w:r>
          <w:t xml:space="preserve"> </w:t>
        </w:r>
        <w:proofErr w:type="spellStart"/>
        <w:r>
          <w:t>thức</w:t>
        </w:r>
        <w:proofErr w:type="spellEnd"/>
        <w:r>
          <w:t xml:space="preserve"> </w:t>
        </w:r>
        <w:proofErr w:type="spellStart"/>
        <w:r w:rsidRPr="00177C43">
          <w:rPr>
            <w:b/>
            <w:bCs/>
            <w:rPrChange w:id="2781" w:author="Vũ Đức Thông (VinSOC-ANBM-ANBMOT)" w:date="2026-04-20T10:29:00Z">
              <w:rPr/>
            </w:rPrChange>
          </w:rPr>
          <w:t>không</w:t>
        </w:r>
        <w:proofErr w:type="spellEnd"/>
        <w:r w:rsidRPr="00177C43">
          <w:rPr>
            <w:b/>
            <w:bCs/>
            <w:rPrChange w:id="2782" w:author="Vũ Đức Thông (VinSOC-ANBM-ANBMOT)" w:date="2026-04-20T10:29:00Z">
              <w:rPr/>
            </w:rPrChange>
          </w:rPr>
          <w:t xml:space="preserve"> </w:t>
        </w:r>
        <w:proofErr w:type="spellStart"/>
        <w:r w:rsidRPr="00177C43">
          <w:rPr>
            <w:b/>
            <w:bCs/>
            <w:rPrChange w:id="2783" w:author="Vũ Đức Thông (VinSOC-ANBM-ANBMOT)" w:date="2026-04-20T10:29:00Z">
              <w:rPr/>
            </w:rPrChange>
          </w:rPr>
          <w:t>bảo</w:t>
        </w:r>
        <w:proofErr w:type="spellEnd"/>
        <w:r w:rsidRPr="00177C43">
          <w:rPr>
            <w:b/>
            <w:bCs/>
            <w:rPrChange w:id="2784" w:author="Vũ Đức Thông (VinSOC-ANBM-ANBMOT)" w:date="2026-04-20T10:29:00Z">
              <w:rPr/>
            </w:rPrChange>
          </w:rPr>
          <w:t xml:space="preserve"> </w:t>
        </w:r>
        <w:proofErr w:type="spellStart"/>
        <w:r w:rsidRPr="00177C43">
          <w:rPr>
            <w:b/>
            <w:bCs/>
            <w:rPrChange w:id="2785" w:author="Vũ Đức Thông (VinSOC-ANBM-ANBMOT)" w:date="2026-04-20T10:29:00Z">
              <w:rPr/>
            </w:rPrChange>
          </w:rPr>
          <w:t>mật</w:t>
        </w:r>
        <w:proofErr w:type="spellEnd"/>
        <w:r w:rsidRPr="00177C43">
          <w:rPr>
            <w:b/>
            <w:bCs/>
            <w:rPrChange w:id="2786" w:author="Vũ Đức Thông (VinSOC-ANBM-ANBMOT)" w:date="2026-04-20T10:29:00Z">
              <w:rPr/>
            </w:rPrChange>
          </w:rPr>
          <w:t xml:space="preserve"> (Modbus)</w:t>
        </w:r>
        <w:r>
          <w:t xml:space="preserve"> </w:t>
        </w:r>
        <w:proofErr w:type="spellStart"/>
        <w:r>
          <w:t>với</w:t>
        </w:r>
        <w:proofErr w:type="spellEnd"/>
        <w:r>
          <w:t xml:space="preserve"> </w:t>
        </w:r>
        <w:proofErr w:type="spellStart"/>
        <w:r>
          <w:t>một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cũng</w:t>
        </w:r>
        <w:proofErr w:type="spellEnd"/>
        <w:r>
          <w:t xml:space="preserve"> </w:t>
        </w:r>
        <w:proofErr w:type="spellStart"/>
        <w:r w:rsidRPr="00177C43">
          <w:rPr>
            <w:b/>
            <w:bCs/>
            <w:rPrChange w:id="2787" w:author="Vũ Đức Thông (VinSOC-ANBM-ANBMOT)" w:date="2026-04-20T10:29:00Z">
              <w:rPr/>
            </w:rPrChange>
          </w:rPr>
          <w:t>thiếu</w:t>
        </w:r>
        <w:proofErr w:type="spellEnd"/>
        <w:r w:rsidRPr="00177C43">
          <w:rPr>
            <w:b/>
            <w:bCs/>
            <w:rPrChange w:id="2788" w:author="Vũ Đức Thông (VinSOC-ANBM-ANBMOT)" w:date="2026-04-20T10:29:00Z">
              <w:rPr/>
            </w:rPrChange>
          </w:rPr>
          <w:t xml:space="preserve"> an </w:t>
        </w:r>
        <w:proofErr w:type="spellStart"/>
        <w:r w:rsidRPr="00177C43">
          <w:rPr>
            <w:b/>
            <w:bCs/>
            <w:rPrChange w:id="2789" w:author="Vũ Đức Thông (VinSOC-ANBM-ANBMOT)" w:date="2026-04-20T10:29:00Z">
              <w:rPr/>
            </w:rPrChange>
          </w:rPr>
          <w:t>toàn</w:t>
        </w:r>
        <w:proofErr w:type="spellEnd"/>
        <w:r w:rsidRPr="00177C43">
          <w:rPr>
            <w:b/>
            <w:bCs/>
            <w:rPrChange w:id="2790" w:author="Vũ Đức Thông (VinSOC-ANBM-ANBMOT)" w:date="2026-04-20T10:29:00Z">
              <w:rPr/>
            </w:rPrChange>
          </w:rPr>
          <w:t xml:space="preserve"> (TCP/IP).</w:t>
        </w:r>
      </w:ins>
    </w:p>
    <w:p w14:paraId="7FDF6085" w14:textId="77777777" w:rsidR="00177C43" w:rsidRDefault="00177C43" w:rsidP="00177C43">
      <w:pPr>
        <w:pStyle w:val="CTDT-Text"/>
        <w:rPr>
          <w:ins w:id="2791" w:author="Vũ Đức Thông (VinSOC-ANBM-ANBMOT)" w:date="2026-04-20T10:29:00Z"/>
        </w:rPr>
      </w:pPr>
      <w:proofErr w:type="spellStart"/>
      <w:ins w:id="2792" w:author="Vũ Đức Thông (VinSOC-ANBM-ANBMOT)" w:date="2026-04-20T10:29:00Z">
        <w:r w:rsidRPr="00177C43">
          <w:rPr>
            <w:b/>
            <w:bCs/>
            <w:rPrChange w:id="2793" w:author="Vũ Đức Thông (VinSOC-ANBM-ANBMOT)" w:date="2026-04-20T10:29:00Z">
              <w:rPr/>
            </w:rPrChange>
          </w:rPr>
          <w:t>Thiếu</w:t>
        </w:r>
        <w:proofErr w:type="spellEnd"/>
        <w:r w:rsidRPr="00177C43">
          <w:rPr>
            <w:b/>
            <w:bCs/>
            <w:rPrChange w:id="2794" w:author="Vũ Đức Thông (VinSOC-ANBM-ANBMOT)" w:date="2026-04-20T10:29:00Z">
              <w:rPr/>
            </w:rPrChange>
          </w:rPr>
          <w:t xml:space="preserve"> </w:t>
        </w:r>
        <w:proofErr w:type="spellStart"/>
        <w:r w:rsidRPr="00177C43">
          <w:rPr>
            <w:b/>
            <w:bCs/>
            <w:rPrChange w:id="2795" w:author="Vũ Đức Thông (VinSOC-ANBM-ANBMOT)" w:date="2026-04-20T10:29:00Z">
              <w:rPr/>
            </w:rPrChange>
          </w:rPr>
          <w:t>kiểm</w:t>
        </w:r>
        <w:proofErr w:type="spellEnd"/>
        <w:r w:rsidRPr="00177C43">
          <w:rPr>
            <w:b/>
            <w:bCs/>
            <w:rPrChange w:id="2796" w:author="Vũ Đức Thông (VinSOC-ANBM-ANBMOT)" w:date="2026-04-20T10:29:00Z">
              <w:rPr/>
            </w:rPrChange>
          </w:rPr>
          <w:t xml:space="preserve"> </w:t>
        </w:r>
        <w:proofErr w:type="spellStart"/>
        <w:r w:rsidRPr="00177C43">
          <w:rPr>
            <w:b/>
            <w:bCs/>
            <w:rPrChange w:id="2797" w:author="Vũ Đức Thông (VinSOC-ANBM-ANBMOT)" w:date="2026-04-20T10:29:00Z">
              <w:rPr/>
            </w:rPrChange>
          </w:rPr>
          <w:t>soát</w:t>
        </w:r>
        <w:proofErr w:type="spellEnd"/>
        <w:r w:rsidRPr="00177C43">
          <w:rPr>
            <w:b/>
            <w:bCs/>
            <w:rPrChange w:id="2798" w:author="Vũ Đức Thông (VinSOC-ANBM-ANBMOT)" w:date="2026-04-20T10:29:00Z">
              <w:rPr/>
            </w:rPrChange>
          </w:rPr>
          <w:t xml:space="preserve"> </w:t>
        </w:r>
        <w:proofErr w:type="spellStart"/>
        <w:r w:rsidRPr="00177C43">
          <w:rPr>
            <w:b/>
            <w:bCs/>
            <w:rPrChange w:id="2799" w:author="Vũ Đức Thông (VinSOC-ANBM-ANBMOT)" w:date="2026-04-20T10:29:00Z">
              <w:rPr/>
            </w:rPrChange>
          </w:rPr>
          <w:t>truy</w:t>
        </w:r>
        <w:proofErr w:type="spellEnd"/>
        <w:r w:rsidRPr="00177C43">
          <w:rPr>
            <w:b/>
            <w:bCs/>
            <w:rPrChange w:id="2800" w:author="Vũ Đức Thông (VinSOC-ANBM-ANBMOT)" w:date="2026-04-20T10:29:00Z">
              <w:rPr/>
            </w:rPrChange>
          </w:rPr>
          <w:t xml:space="preserve"> </w:t>
        </w:r>
        <w:proofErr w:type="spellStart"/>
        <w:r w:rsidRPr="00177C43">
          <w:rPr>
            <w:b/>
            <w:bCs/>
            <w:rPrChange w:id="2801" w:author="Vũ Đức Thông (VinSOC-ANBM-ANBMOT)" w:date="2026-04-20T10:29:00Z">
              <w:rPr/>
            </w:rPrChange>
          </w:rPr>
          <w:t>cập</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là</w:t>
        </w:r>
        <w:proofErr w:type="spellEnd"/>
        <w:r>
          <w:t xml:space="preserve"> </w:t>
        </w:r>
        <w:proofErr w:type="spellStart"/>
        <w:r w:rsidRPr="00177C43">
          <w:rPr>
            <w:b/>
            <w:bCs/>
            <w:rPrChange w:id="2802" w:author="Vũ Đức Thông (VinSOC-ANBM-ANBMOT)" w:date="2026-04-20T10:29:00Z">
              <w:rPr/>
            </w:rPrChange>
          </w:rPr>
          <w:t>không</w:t>
        </w:r>
        <w:proofErr w:type="spellEnd"/>
        <w:r w:rsidRPr="00177C43">
          <w:rPr>
            <w:b/>
            <w:bCs/>
            <w:rPrChange w:id="2803" w:author="Vũ Đức Thông (VinSOC-ANBM-ANBMOT)" w:date="2026-04-20T10:29:00Z">
              <w:rPr/>
            </w:rPrChange>
          </w:rPr>
          <w:t xml:space="preserve"> </w:t>
        </w:r>
        <w:proofErr w:type="spellStart"/>
        <w:r w:rsidRPr="00177C43">
          <w:rPr>
            <w:b/>
            <w:bCs/>
            <w:rPrChange w:id="2804" w:author="Vũ Đức Thông (VinSOC-ANBM-ANBMOT)" w:date="2026-04-20T10:29:00Z">
              <w:rPr/>
            </w:rPrChange>
          </w:rPr>
          <w:t>có</w:t>
        </w:r>
        <w:proofErr w:type="spellEnd"/>
        <w:r>
          <w:t xml:space="preserve"> </w:t>
        </w:r>
        <w:proofErr w:type="spellStart"/>
        <w:r>
          <w:t>cơ</w:t>
        </w:r>
        <w:proofErr w:type="spellEnd"/>
        <w:r>
          <w:t xml:space="preserve"> </w:t>
        </w:r>
        <w:proofErr w:type="spellStart"/>
        <w:r>
          <w:t>chế</w:t>
        </w:r>
        <w:proofErr w:type="spellEnd"/>
        <w:r>
          <w:t xml:space="preserve"> </w:t>
        </w:r>
        <w:proofErr w:type="spellStart"/>
        <w:r w:rsidRPr="00177C43">
          <w:rPr>
            <w:b/>
            <w:bCs/>
            <w:rPrChange w:id="2805" w:author="Vũ Đức Thông (VinSOC-ANBM-ANBMOT)" w:date="2026-04-20T10:29:00Z">
              <w:rPr/>
            </w:rPrChange>
          </w:rPr>
          <w:t>xác</w:t>
        </w:r>
        <w:proofErr w:type="spellEnd"/>
        <w:r w:rsidRPr="00177C43">
          <w:rPr>
            <w:b/>
            <w:bCs/>
            <w:rPrChange w:id="2806" w:author="Vũ Đức Thông (VinSOC-ANBM-ANBMOT)" w:date="2026-04-20T10:29:00Z">
              <w:rPr/>
            </w:rPrChange>
          </w:rPr>
          <w:t xml:space="preserve"> </w:t>
        </w:r>
        <w:proofErr w:type="spellStart"/>
        <w:r w:rsidRPr="00177C43">
          <w:rPr>
            <w:b/>
            <w:bCs/>
            <w:rPrChange w:id="2807" w:author="Vũ Đức Thông (VinSOC-ANBM-ANBMOT)" w:date="2026-04-20T10:29:00Z">
              <w:rPr/>
            </w:rPrChange>
          </w:rPr>
          <w:t>thực</w:t>
        </w:r>
        <w:proofErr w:type="spellEnd"/>
        <w:r w:rsidRPr="00177C43">
          <w:rPr>
            <w:b/>
            <w:bCs/>
            <w:rPrChange w:id="2808" w:author="Vũ Đức Thông (VinSOC-ANBM-ANBMOT)" w:date="2026-04-20T10:29:00Z">
              <w:rPr/>
            </w:rPrChange>
          </w:rPr>
          <w:t xml:space="preserve"> hay </w:t>
        </w:r>
        <w:proofErr w:type="spellStart"/>
        <w:r w:rsidRPr="00177C43">
          <w:rPr>
            <w:b/>
            <w:bCs/>
            <w:rPrChange w:id="2809" w:author="Vũ Đức Thông (VinSOC-ANBM-ANBMOT)" w:date="2026-04-20T10:29:00Z">
              <w:rPr/>
            </w:rPrChange>
          </w:rPr>
          <w:t>cấp</w:t>
        </w:r>
        <w:proofErr w:type="spellEnd"/>
        <w:r w:rsidRPr="00177C43">
          <w:rPr>
            <w:b/>
            <w:bCs/>
            <w:rPrChange w:id="2810" w:author="Vũ Đức Thông (VinSOC-ANBM-ANBMOT)" w:date="2026-04-20T10:29:00Z">
              <w:rPr/>
            </w:rPrChange>
          </w:rPr>
          <w:t xml:space="preserve"> </w:t>
        </w:r>
        <w:proofErr w:type="spellStart"/>
        <w:r w:rsidRPr="00177C43">
          <w:rPr>
            <w:b/>
            <w:bCs/>
            <w:rPrChange w:id="2811" w:author="Vũ Đức Thông (VinSOC-ANBM-ANBMOT)" w:date="2026-04-20T10:29:00Z">
              <w:rPr/>
            </w:rPrChange>
          </w:rPr>
          <w:t>quyền</w:t>
        </w:r>
        <w:proofErr w:type="spellEnd"/>
        <w:r>
          <w:t xml:space="preserve">. </w:t>
        </w:r>
        <w:proofErr w:type="spellStart"/>
        <w:r>
          <w:t>Bất</w:t>
        </w:r>
        <w:proofErr w:type="spellEnd"/>
        <w:r>
          <w:t xml:space="preserve"> </w:t>
        </w:r>
        <w:proofErr w:type="spellStart"/>
        <w:r>
          <w:t>kỳ</w:t>
        </w:r>
        <w:proofErr w:type="spellEnd"/>
        <w:r>
          <w:t xml:space="preserve"> ai </w:t>
        </w:r>
        <w:proofErr w:type="spellStart"/>
        <w:r>
          <w:t>truy</w:t>
        </w:r>
        <w:proofErr w:type="spellEnd"/>
        <w:r>
          <w:t xml:space="preserve"> </w:t>
        </w:r>
        <w:proofErr w:type="spellStart"/>
        <w:r>
          <w:t>cập</w:t>
        </w:r>
        <w:proofErr w:type="spellEnd"/>
        <w:r>
          <w:t xml:space="preserve"> </w:t>
        </w:r>
        <w:proofErr w:type="spellStart"/>
        <w:r>
          <w:t>được</w:t>
        </w:r>
        <w:proofErr w:type="spellEnd"/>
        <w:r>
          <w:t xml:space="preserve"> </w:t>
        </w:r>
        <w:proofErr w:type="spellStart"/>
        <w:r>
          <w:t>vào</w:t>
        </w:r>
        <w:proofErr w:type="spellEnd"/>
        <w:r>
          <w:t xml:space="preserve"> </w:t>
        </w:r>
        <w:proofErr w:type="spellStart"/>
        <w:r>
          <w:t>mạng</w:t>
        </w:r>
        <w:proofErr w:type="spellEnd"/>
        <w:r>
          <w:t xml:space="preserve"> </w:t>
        </w:r>
        <w:proofErr w:type="spellStart"/>
        <w:r>
          <w:t>đều</w:t>
        </w:r>
        <w:proofErr w:type="spellEnd"/>
        <w:r>
          <w:t xml:space="preserve"> </w:t>
        </w:r>
        <w:proofErr w:type="spellStart"/>
        <w:r>
          <w:t>có</w:t>
        </w:r>
        <w:proofErr w:type="spellEnd"/>
        <w:r>
          <w:t xml:space="preserve"> </w:t>
        </w:r>
        <w:proofErr w:type="spellStart"/>
        <w:r>
          <w:t>thể</w:t>
        </w:r>
        <w:proofErr w:type="spellEnd"/>
        <w:r>
          <w:t xml:space="preserve"> </w:t>
        </w:r>
        <w:proofErr w:type="spellStart"/>
        <w:r>
          <w:t>gửi</w:t>
        </w:r>
        <w:proofErr w:type="spellEnd"/>
        <w:r>
          <w:t xml:space="preserve"> </w:t>
        </w:r>
        <w:proofErr w:type="spellStart"/>
        <w:r>
          <w:t>lệnh</w:t>
        </w:r>
        <w:proofErr w:type="spellEnd"/>
        <w:r>
          <w:t xml:space="preserve"> </w:t>
        </w:r>
        <w:proofErr w:type="spellStart"/>
        <w:r>
          <w:t>đến</w:t>
        </w:r>
        <w:proofErr w:type="spellEnd"/>
        <w:r>
          <w:t xml:space="preserve"> </w:t>
        </w:r>
        <w:proofErr w:type="spellStart"/>
        <w:r>
          <w:t>thiết</w:t>
        </w:r>
        <w:proofErr w:type="spellEnd"/>
        <w:r>
          <w:t xml:space="preserve"> </w:t>
        </w:r>
        <w:proofErr w:type="spellStart"/>
        <w:r>
          <w:t>bị</w:t>
        </w:r>
        <w:proofErr w:type="spellEnd"/>
        <w:r>
          <w:t xml:space="preserve"> qua </w:t>
        </w:r>
        <w:proofErr w:type="spellStart"/>
        <w:r w:rsidRPr="00177C43">
          <w:rPr>
            <w:b/>
            <w:bCs/>
            <w:rPrChange w:id="2812" w:author="Vũ Đức Thông (VinSOC-ANBM-ANBMOT)" w:date="2026-04-20T10:29:00Z">
              <w:rPr/>
            </w:rPrChange>
          </w:rPr>
          <w:t>cổng</w:t>
        </w:r>
        <w:proofErr w:type="spellEnd"/>
        <w:r w:rsidRPr="00177C43">
          <w:rPr>
            <w:b/>
            <w:bCs/>
            <w:rPrChange w:id="2813" w:author="Vũ Đức Thông (VinSOC-ANBM-ANBMOT)" w:date="2026-04-20T10:29:00Z">
              <w:rPr/>
            </w:rPrChange>
          </w:rPr>
          <w:t xml:space="preserve"> 502.</w:t>
        </w:r>
      </w:ins>
    </w:p>
    <w:p w14:paraId="3786BAE3" w14:textId="77777777" w:rsidR="00177C43" w:rsidRDefault="00177C43" w:rsidP="00177C43">
      <w:pPr>
        <w:pStyle w:val="CTDT-Text"/>
        <w:rPr>
          <w:ins w:id="2814" w:author="Vũ Đức Thông (VinSOC-ANBM-ANBMOT)" w:date="2026-04-20T10:29:00Z"/>
        </w:rPr>
      </w:pPr>
      <w:proofErr w:type="spellStart"/>
      <w:ins w:id="2815" w:author="Vũ Đức Thông (VinSOC-ANBM-ANBMOT)" w:date="2026-04-20T10:29:00Z">
        <w:r w:rsidRPr="00177C43">
          <w:rPr>
            <w:b/>
            <w:bCs/>
            <w:rPrChange w:id="2816" w:author="Vũ Đức Thông (VinSOC-ANBM-ANBMOT)" w:date="2026-04-20T10:30:00Z">
              <w:rPr/>
            </w:rPrChange>
          </w:rPr>
          <w:t>Dễ</w:t>
        </w:r>
        <w:proofErr w:type="spellEnd"/>
        <w:r w:rsidRPr="00177C43">
          <w:rPr>
            <w:b/>
            <w:bCs/>
            <w:rPrChange w:id="2817" w:author="Vũ Đức Thông (VinSOC-ANBM-ANBMOT)" w:date="2026-04-20T10:30:00Z">
              <w:rPr/>
            </w:rPrChange>
          </w:rPr>
          <w:t xml:space="preserve"> </w:t>
        </w:r>
        <w:proofErr w:type="spellStart"/>
        <w:r w:rsidRPr="00177C43">
          <w:rPr>
            <w:b/>
            <w:bCs/>
            <w:rPrChange w:id="2818" w:author="Vũ Đức Thông (VinSOC-ANBM-ANBMOT)" w:date="2026-04-20T10:30:00Z">
              <w:rPr/>
            </w:rPrChange>
          </w:rPr>
          <w:t>bị</w:t>
        </w:r>
        <w:proofErr w:type="spellEnd"/>
        <w:r w:rsidRPr="00177C43">
          <w:rPr>
            <w:b/>
            <w:bCs/>
            <w:rPrChange w:id="2819" w:author="Vũ Đức Thông (VinSOC-ANBM-ANBMOT)" w:date="2026-04-20T10:30:00Z">
              <w:rPr/>
            </w:rPrChange>
          </w:rPr>
          <w:t xml:space="preserve"> </w:t>
        </w:r>
        <w:proofErr w:type="spellStart"/>
        <w:r w:rsidRPr="00177C43">
          <w:rPr>
            <w:b/>
            <w:bCs/>
            <w:rPrChange w:id="2820" w:author="Vũ Đức Thông (VinSOC-ANBM-ANBMOT)" w:date="2026-04-20T10:30:00Z">
              <w:rPr/>
            </w:rPrChange>
          </w:rPr>
          <w:t>tấn</w:t>
        </w:r>
        <w:proofErr w:type="spellEnd"/>
        <w:r w:rsidRPr="00177C43">
          <w:rPr>
            <w:b/>
            <w:bCs/>
            <w:rPrChange w:id="2821" w:author="Vũ Đức Thông (VinSOC-ANBM-ANBMOT)" w:date="2026-04-20T10:30:00Z">
              <w:rPr/>
            </w:rPrChange>
          </w:rPr>
          <w:t xml:space="preserve"> </w:t>
        </w:r>
        <w:proofErr w:type="spellStart"/>
        <w:r w:rsidRPr="00177C43">
          <w:rPr>
            <w:b/>
            <w:bCs/>
            <w:rPrChange w:id="2822" w:author="Vũ Đức Thông (VinSOC-ANBM-ANBMOT)" w:date="2026-04-20T10:30:00Z">
              <w:rPr/>
            </w:rPrChange>
          </w:rPr>
          <w:t>công</w:t>
        </w:r>
        <w:proofErr w:type="spellEnd"/>
        <w:r w:rsidRPr="00177C43">
          <w:rPr>
            <w:b/>
            <w:bCs/>
            <w:rPrChange w:id="2823" w:author="Vũ Đức Thông (VinSOC-ANBM-ANBMOT)" w:date="2026-04-20T10:30:00Z">
              <w:rPr/>
            </w:rPrChange>
          </w:rPr>
          <w:t>:</w:t>
        </w:r>
        <w:r>
          <w:t xml:space="preserve"> Tin </w:t>
        </w:r>
        <w:proofErr w:type="spellStart"/>
        <w:r>
          <w:t>tặc</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dễ</w:t>
        </w:r>
        <w:proofErr w:type="spellEnd"/>
        <w:r>
          <w:t xml:space="preserve"> </w:t>
        </w:r>
        <w:proofErr w:type="spellStart"/>
        <w:r w:rsidRPr="00177C43">
          <w:rPr>
            <w:b/>
            <w:bCs/>
            <w:rPrChange w:id="2824" w:author="Vũ Đức Thông (VinSOC-ANBM-ANBMOT)" w:date="2026-04-20T10:30:00Z">
              <w:rPr/>
            </w:rPrChange>
          </w:rPr>
          <w:t>dàng</w:t>
        </w:r>
        <w:proofErr w:type="spellEnd"/>
        <w:r w:rsidRPr="00177C43">
          <w:rPr>
            <w:b/>
            <w:bCs/>
            <w:rPrChange w:id="2825" w:author="Vũ Đức Thông (VinSOC-ANBM-ANBMOT)" w:date="2026-04-20T10:30:00Z">
              <w:rPr/>
            </w:rPrChange>
          </w:rPr>
          <w:t xml:space="preserve"> </w:t>
        </w:r>
        <w:proofErr w:type="spellStart"/>
        <w:r w:rsidRPr="00177C43">
          <w:rPr>
            <w:b/>
            <w:bCs/>
            <w:rPrChange w:id="2826" w:author="Vũ Đức Thông (VinSOC-ANBM-ANBMOT)" w:date="2026-04-20T10:30:00Z">
              <w:rPr/>
            </w:rPrChange>
          </w:rPr>
          <w:t>phân</w:t>
        </w:r>
        <w:proofErr w:type="spellEnd"/>
        <w:r w:rsidRPr="00177C43">
          <w:rPr>
            <w:b/>
            <w:bCs/>
            <w:rPrChange w:id="2827" w:author="Vũ Đức Thông (VinSOC-ANBM-ANBMOT)" w:date="2026-04-20T10:30:00Z">
              <w:rPr/>
            </w:rPrChange>
          </w:rPr>
          <w:t xml:space="preserve"> </w:t>
        </w:r>
        <w:proofErr w:type="spellStart"/>
        <w:r w:rsidRPr="00177C43">
          <w:rPr>
            <w:b/>
            <w:bCs/>
            <w:rPrChange w:id="2828" w:author="Vũ Đức Thông (VinSOC-ANBM-ANBMOT)" w:date="2026-04-20T10:30:00Z">
              <w:rPr/>
            </w:rPrChange>
          </w:rPr>
          <w:t>tích</w:t>
        </w:r>
        <w:proofErr w:type="spellEnd"/>
        <w:r w:rsidRPr="00177C43">
          <w:rPr>
            <w:b/>
            <w:bCs/>
            <w:rPrChange w:id="2829" w:author="Vũ Đức Thông (VinSOC-ANBM-ANBMOT)" w:date="2026-04-20T10:30:00Z">
              <w:rPr/>
            </w:rPrChange>
          </w:rPr>
          <w:t xml:space="preserve"> </w:t>
        </w:r>
        <w:proofErr w:type="spellStart"/>
        <w:r w:rsidRPr="00177C43">
          <w:rPr>
            <w:b/>
            <w:bCs/>
            <w:rPrChange w:id="2830" w:author="Vũ Đức Thông (VinSOC-ANBM-ANBMOT)" w:date="2026-04-20T10:30:00Z">
              <w:rPr/>
            </w:rPrChange>
          </w:rPr>
          <w:t>dữ</w:t>
        </w:r>
        <w:proofErr w:type="spellEnd"/>
        <w:r w:rsidRPr="00177C43">
          <w:rPr>
            <w:b/>
            <w:bCs/>
            <w:rPrChange w:id="2831" w:author="Vũ Đức Thông (VinSOC-ANBM-ANBMOT)" w:date="2026-04-20T10:30:00Z">
              <w:rPr/>
            </w:rPrChange>
          </w:rPr>
          <w:t xml:space="preserve"> </w:t>
        </w:r>
        <w:proofErr w:type="spellStart"/>
        <w:r w:rsidRPr="00177C43">
          <w:rPr>
            <w:b/>
            <w:bCs/>
            <w:rPrChange w:id="2832" w:author="Vũ Đức Thông (VinSOC-ANBM-ANBMOT)" w:date="2026-04-20T10:30:00Z">
              <w:rPr/>
            </w:rPrChange>
          </w:rPr>
          <w:t>liệu</w:t>
        </w:r>
        <w:proofErr w:type="spellEnd"/>
        <w:r>
          <w:t xml:space="preserve"> </w:t>
        </w:r>
        <w:proofErr w:type="spellStart"/>
        <w:r>
          <w:t>và</w:t>
        </w:r>
        <w:proofErr w:type="spellEnd"/>
        <w:r>
          <w:t xml:space="preserve"> </w:t>
        </w:r>
        <w:proofErr w:type="spellStart"/>
        <w:r w:rsidRPr="00177C43">
          <w:rPr>
            <w:b/>
            <w:bCs/>
            <w:rPrChange w:id="2833" w:author="Vũ Đức Thông (VinSOC-ANBM-ANBMOT)" w:date="2026-04-20T10:30:00Z">
              <w:rPr/>
            </w:rPrChange>
          </w:rPr>
          <w:t>dò</w:t>
        </w:r>
        <w:proofErr w:type="spellEnd"/>
        <w:r w:rsidRPr="00177C43">
          <w:rPr>
            <w:b/>
            <w:bCs/>
            <w:rPrChange w:id="2834" w:author="Vũ Đức Thông (VinSOC-ANBM-ANBMOT)" w:date="2026-04-20T10:30:00Z">
              <w:rPr/>
            </w:rPrChange>
          </w:rPr>
          <w:t xml:space="preserve"> </w:t>
        </w:r>
        <w:proofErr w:type="spellStart"/>
        <w:r w:rsidRPr="00177C43">
          <w:rPr>
            <w:b/>
            <w:bCs/>
            <w:rPrChange w:id="2835" w:author="Vũ Đức Thông (VinSOC-ANBM-ANBMOT)" w:date="2026-04-20T10:30:00Z">
              <w:rPr/>
            </w:rPrChange>
          </w:rPr>
          <w:t>quét</w:t>
        </w:r>
        <w:proofErr w:type="spellEnd"/>
        <w:r w:rsidRPr="00177C43">
          <w:rPr>
            <w:b/>
            <w:bCs/>
            <w:rPrChange w:id="2836" w:author="Vũ Đức Thông (VinSOC-ANBM-ANBMOT)" w:date="2026-04-20T10:30:00Z">
              <w:rPr/>
            </w:rPrChange>
          </w:rPr>
          <w:t xml:space="preserve"> (scan)</w:t>
        </w:r>
        <w:r>
          <w:t xml:space="preserve"> </w:t>
        </w:r>
        <w:proofErr w:type="spellStart"/>
        <w:r>
          <w:t>để</w:t>
        </w:r>
        <w:proofErr w:type="spellEnd"/>
        <w:r>
          <w:t xml:space="preserve"> </w:t>
        </w:r>
        <w:proofErr w:type="spellStart"/>
        <w:r>
          <w:t>lập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w:t>
        </w:r>
      </w:ins>
    </w:p>
    <w:p w14:paraId="4F96DB4C" w14:textId="13B92771" w:rsidR="00177C43" w:rsidRDefault="00177C43" w:rsidP="00177C43">
      <w:pPr>
        <w:pStyle w:val="CTDT-Text"/>
        <w:rPr>
          <w:ins w:id="2837" w:author="Vũ Đức Thông (VinSOC-ANBM-ANBMOT)" w:date="2026-04-20T10:35:00Z"/>
        </w:rPr>
      </w:pPr>
      <w:proofErr w:type="spellStart"/>
      <w:ins w:id="2838" w:author="Vũ Đức Thông (VinSOC-ANBM-ANBMOT)" w:date="2026-04-20T10:29:00Z">
        <w:r w:rsidRPr="00177C43">
          <w:rPr>
            <w:b/>
            <w:bCs/>
            <w:rPrChange w:id="2839" w:author="Vũ Đức Thông (VinSOC-ANBM-ANBMOT)" w:date="2026-04-20T10:30:00Z">
              <w:rPr/>
            </w:rPrChange>
          </w:rPr>
          <w:t>Rủi</w:t>
        </w:r>
        <w:proofErr w:type="spellEnd"/>
        <w:r w:rsidRPr="00177C43">
          <w:rPr>
            <w:b/>
            <w:bCs/>
            <w:rPrChange w:id="2840" w:author="Vũ Đức Thông (VinSOC-ANBM-ANBMOT)" w:date="2026-04-20T10:30:00Z">
              <w:rPr/>
            </w:rPrChange>
          </w:rPr>
          <w:t xml:space="preserve"> </w:t>
        </w:r>
        <w:proofErr w:type="spellStart"/>
        <w:r w:rsidRPr="00177C43">
          <w:rPr>
            <w:b/>
            <w:bCs/>
            <w:rPrChange w:id="2841" w:author="Vũ Đức Thông (VinSOC-ANBM-ANBMOT)" w:date="2026-04-20T10:30:00Z">
              <w:rPr/>
            </w:rPrChange>
          </w:rPr>
          <w:t>ro</w:t>
        </w:r>
        <w:proofErr w:type="spellEnd"/>
        <w:r w:rsidRPr="00177C43">
          <w:rPr>
            <w:b/>
            <w:bCs/>
            <w:rPrChange w:id="2842" w:author="Vũ Đức Thông (VinSOC-ANBM-ANBMOT)" w:date="2026-04-20T10:30:00Z">
              <w:rPr/>
            </w:rPrChange>
          </w:rPr>
          <w:t xml:space="preserve"> </w:t>
        </w:r>
        <w:proofErr w:type="spellStart"/>
        <w:r w:rsidRPr="00177C43">
          <w:rPr>
            <w:b/>
            <w:bCs/>
            <w:rPrChange w:id="2843" w:author="Vũ Đức Thông (VinSOC-ANBM-ANBMOT)" w:date="2026-04-20T10:30:00Z">
              <w:rPr/>
            </w:rPrChange>
          </w:rPr>
          <w:t>vật</w:t>
        </w:r>
        <w:proofErr w:type="spellEnd"/>
        <w:r w:rsidRPr="00177C43">
          <w:rPr>
            <w:b/>
            <w:bCs/>
            <w:rPrChange w:id="2844" w:author="Vũ Đức Thông (VinSOC-ANBM-ANBMOT)" w:date="2026-04-20T10:30:00Z">
              <w:rPr/>
            </w:rPrChange>
          </w:rPr>
          <w:t xml:space="preserve"> </w:t>
        </w:r>
        <w:proofErr w:type="spellStart"/>
        <w:r w:rsidRPr="00177C43">
          <w:rPr>
            <w:b/>
            <w:bCs/>
            <w:rPrChange w:id="2845" w:author="Vũ Đức Thông (VinSOC-ANBM-ANBMOT)" w:date="2026-04-20T10:30:00Z">
              <w:rPr/>
            </w:rPrChange>
          </w:rPr>
          <w:t>lý</w:t>
        </w:r>
        <w:proofErr w:type="spellEnd"/>
        <w:r>
          <w:t xml:space="preserve">: </w:t>
        </w:r>
        <w:proofErr w:type="spellStart"/>
        <w:r>
          <w:t>Các</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có</w:t>
        </w:r>
        <w:proofErr w:type="spellEnd"/>
        <w:r>
          <w:t xml:space="preserve"> </w:t>
        </w:r>
        <w:proofErr w:type="spellStart"/>
        <w:r w:rsidRPr="00177C43">
          <w:rPr>
            <w:b/>
            <w:bCs/>
            <w:rPrChange w:id="2846" w:author="Vũ Đức Thông (VinSOC-ANBM-ANBMOT)" w:date="2026-04-20T10:30:00Z">
              <w:rPr/>
            </w:rPrChange>
          </w:rPr>
          <w:t>thể</w:t>
        </w:r>
        <w:proofErr w:type="spellEnd"/>
        <w:r w:rsidRPr="00177C43">
          <w:rPr>
            <w:b/>
            <w:bCs/>
            <w:rPrChange w:id="2847" w:author="Vũ Đức Thông (VinSOC-ANBM-ANBMOT)" w:date="2026-04-20T10:30:00Z">
              <w:rPr/>
            </w:rPrChange>
          </w:rPr>
          <w:t xml:space="preserve"> </w:t>
        </w:r>
        <w:proofErr w:type="spellStart"/>
        <w:r w:rsidRPr="00177C43">
          <w:rPr>
            <w:b/>
            <w:bCs/>
            <w:rPrChange w:id="2848" w:author="Vũ Đức Thông (VinSOC-ANBM-ANBMOT)" w:date="2026-04-20T10:30:00Z">
              <w:rPr/>
            </w:rPrChange>
          </w:rPr>
          <w:t>bị</w:t>
        </w:r>
        <w:proofErr w:type="spellEnd"/>
        <w:r w:rsidRPr="00177C43">
          <w:rPr>
            <w:b/>
            <w:bCs/>
            <w:rPrChange w:id="2849" w:author="Vũ Đức Thông (VinSOC-ANBM-ANBMOT)" w:date="2026-04-20T10:30:00Z">
              <w:rPr/>
            </w:rPrChange>
          </w:rPr>
          <w:t xml:space="preserve"> </w:t>
        </w:r>
        <w:proofErr w:type="spellStart"/>
        <w:r w:rsidRPr="00177C43">
          <w:rPr>
            <w:b/>
            <w:bCs/>
            <w:rPrChange w:id="2850" w:author="Vũ Đức Thông (VinSOC-ANBM-ANBMOT)" w:date="2026-04-20T10:30:00Z">
              <w:rPr/>
            </w:rPrChange>
          </w:rPr>
          <w:t>quá</w:t>
        </w:r>
        <w:proofErr w:type="spellEnd"/>
        <w:r w:rsidRPr="00177C43">
          <w:rPr>
            <w:b/>
            <w:bCs/>
            <w:rPrChange w:id="2851" w:author="Vũ Đức Thông (VinSOC-ANBM-ANBMOT)" w:date="2026-04-20T10:30:00Z">
              <w:rPr/>
            </w:rPrChange>
          </w:rPr>
          <w:t xml:space="preserve"> </w:t>
        </w:r>
        <w:proofErr w:type="spellStart"/>
        <w:r w:rsidRPr="00177C43">
          <w:rPr>
            <w:b/>
            <w:bCs/>
            <w:rPrChange w:id="2852" w:author="Vũ Đức Thông (VinSOC-ANBM-ANBMOT)" w:date="2026-04-20T10:30:00Z">
              <w:rPr/>
            </w:rPrChange>
          </w:rPr>
          <w:t>tải</w:t>
        </w:r>
        <w:proofErr w:type="spellEnd"/>
        <w:r>
          <w:t xml:space="preserve"> </w:t>
        </w:r>
        <w:proofErr w:type="spellStart"/>
        <w:r>
          <w:t>hoặc</w:t>
        </w:r>
        <w:proofErr w:type="spellEnd"/>
        <w:r>
          <w:t xml:space="preserve"> </w:t>
        </w:r>
        <w:proofErr w:type="spellStart"/>
        <w:r>
          <w:t>hoạt</w:t>
        </w:r>
        <w:proofErr w:type="spellEnd"/>
        <w:r>
          <w:t xml:space="preserve"> </w:t>
        </w:r>
        <w:proofErr w:type="spellStart"/>
        <w:r w:rsidRPr="00177C43">
          <w:rPr>
            <w:b/>
            <w:bCs/>
            <w:rPrChange w:id="2853" w:author="Vũ Đức Thông (VinSOC-ANBM-ANBMOT)" w:date="2026-04-20T10:30:00Z">
              <w:rPr/>
            </w:rPrChange>
          </w:rPr>
          <w:t>động</w:t>
        </w:r>
        <w:proofErr w:type="spellEnd"/>
        <w:r w:rsidRPr="00177C43">
          <w:rPr>
            <w:b/>
            <w:bCs/>
            <w:rPrChange w:id="2854" w:author="Vũ Đức Thông (VinSOC-ANBM-ANBMOT)" w:date="2026-04-20T10:30:00Z">
              <w:rPr/>
            </w:rPrChange>
          </w:rPr>
          <w:t xml:space="preserve"> </w:t>
        </w:r>
        <w:proofErr w:type="spellStart"/>
        <w:r w:rsidRPr="00177C43">
          <w:rPr>
            <w:b/>
            <w:bCs/>
            <w:rPrChange w:id="2855" w:author="Vũ Đức Thông (VinSOC-ANBM-ANBMOT)" w:date="2026-04-20T10:30:00Z">
              <w:rPr/>
            </w:rPrChange>
          </w:rPr>
          <w:t>sai</w:t>
        </w:r>
        <w:proofErr w:type="spellEnd"/>
        <w:r w:rsidRPr="00177C43">
          <w:rPr>
            <w:b/>
            <w:bCs/>
            <w:rPrChange w:id="2856" w:author="Vũ Đức Thông (VinSOC-ANBM-ANBMOT)" w:date="2026-04-20T10:30:00Z">
              <w:rPr/>
            </w:rPrChange>
          </w:rPr>
          <w:t xml:space="preserve"> </w:t>
        </w:r>
        <w:proofErr w:type="spellStart"/>
        <w:r w:rsidRPr="00177C43">
          <w:rPr>
            <w:b/>
            <w:bCs/>
            <w:rPrChange w:id="2857" w:author="Vũ Đức Thông (VinSOC-ANBM-ANBMOT)" w:date="2026-04-20T10:30:00Z">
              <w:rPr/>
            </w:rPrChange>
          </w:rPr>
          <w:t>lệch</w:t>
        </w:r>
        <w:proofErr w:type="spellEnd"/>
        <w:r>
          <w:t xml:space="preserve"> </w:t>
        </w:r>
        <w:proofErr w:type="spellStart"/>
        <w:r>
          <w:t>nếu</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lạ</w:t>
        </w:r>
        <w:proofErr w:type="spellEnd"/>
        <w:r>
          <w:t xml:space="preserve"> </w:t>
        </w:r>
        <w:r w:rsidRPr="00177C43">
          <w:rPr>
            <w:b/>
            <w:bCs/>
            <w:rPrChange w:id="2858" w:author="Vũ Đức Thông (VinSOC-ANBM-ANBMOT)" w:date="2026-04-20T10:30:00Z">
              <w:rPr/>
            </w:rPrChange>
          </w:rPr>
          <w:t>(</w:t>
        </w:r>
        <w:proofErr w:type="spellStart"/>
        <w:r w:rsidRPr="00177C43">
          <w:rPr>
            <w:b/>
            <w:bCs/>
            <w:rPrChange w:id="2859" w:author="Vũ Đức Thông (VinSOC-ANBM-ANBMOT)" w:date="2026-04-20T10:30:00Z">
              <w:rPr/>
            </w:rPrChange>
          </w:rPr>
          <w:t>không</w:t>
        </w:r>
        <w:proofErr w:type="spellEnd"/>
        <w:r w:rsidRPr="00177C43">
          <w:rPr>
            <w:b/>
            <w:bCs/>
            <w:rPrChange w:id="2860" w:author="Vũ Đức Thông (VinSOC-ANBM-ANBMOT)" w:date="2026-04-20T10:30:00Z">
              <w:rPr/>
            </w:rPrChange>
          </w:rPr>
          <w:t xml:space="preserve"> </w:t>
        </w:r>
        <w:proofErr w:type="spellStart"/>
        <w:r w:rsidRPr="00177C43">
          <w:rPr>
            <w:b/>
            <w:bCs/>
            <w:rPrChange w:id="2861" w:author="Vũ Đức Thông (VinSOC-ANBM-ANBMOT)" w:date="2026-04-20T10:30:00Z">
              <w:rPr/>
            </w:rPrChange>
          </w:rPr>
          <w:t>đúng</w:t>
        </w:r>
        <w:proofErr w:type="spellEnd"/>
        <w:r w:rsidRPr="00177C43">
          <w:rPr>
            <w:b/>
            <w:bCs/>
            <w:rPrChange w:id="2862" w:author="Vũ Đức Thông (VinSOC-ANBM-ANBMOT)" w:date="2026-04-20T10:30:00Z">
              <w:rPr/>
            </w:rPrChange>
          </w:rPr>
          <w:t xml:space="preserve"> </w:t>
        </w:r>
        <w:proofErr w:type="spellStart"/>
        <w:r w:rsidRPr="00177C43">
          <w:rPr>
            <w:b/>
            <w:bCs/>
            <w:rPrChange w:id="2863" w:author="Vũ Đức Thông (VinSOC-ANBM-ANBMOT)" w:date="2026-04-20T10:30:00Z">
              <w:rPr/>
            </w:rPrChange>
          </w:rPr>
          <w:t>cấu</w:t>
        </w:r>
        <w:proofErr w:type="spellEnd"/>
        <w:r w:rsidRPr="00177C43">
          <w:rPr>
            <w:b/>
            <w:bCs/>
            <w:rPrChange w:id="2864" w:author="Vũ Đức Thông (VinSOC-ANBM-ANBMOT)" w:date="2026-04-20T10:30:00Z">
              <w:rPr/>
            </w:rPrChange>
          </w:rPr>
          <w:t xml:space="preserve"> </w:t>
        </w:r>
        <w:proofErr w:type="spellStart"/>
        <w:r w:rsidRPr="00177C43">
          <w:rPr>
            <w:b/>
            <w:bCs/>
            <w:rPrChange w:id="2865" w:author="Vũ Đức Thông (VinSOC-ANBM-ANBMOT)" w:date="2026-04-20T10:30:00Z">
              <w:rPr/>
            </w:rPrChange>
          </w:rPr>
          <w:t>trúc</w:t>
        </w:r>
        <w:proofErr w:type="spellEnd"/>
        <w:r w:rsidRPr="00177C43">
          <w:rPr>
            <w:b/>
            <w:bCs/>
            <w:rPrChange w:id="2866" w:author="Vũ Đức Thông (VinSOC-ANBM-ANBMOT)" w:date="2026-04-20T10:30:00Z">
              <w:rPr/>
            </w:rPrChange>
          </w:rPr>
          <w:t>)</w:t>
        </w:r>
        <w:r>
          <w:t xml:space="preserve"> do </w:t>
        </w:r>
        <w:proofErr w:type="spellStart"/>
        <w:r>
          <w:t>thiết</w:t>
        </w:r>
        <w:proofErr w:type="spellEnd"/>
        <w:r>
          <w:t xml:space="preserve"> </w:t>
        </w:r>
        <w:proofErr w:type="spellStart"/>
        <w:r w:rsidRPr="00177C43">
          <w:rPr>
            <w:b/>
            <w:bCs/>
            <w:rPrChange w:id="2867" w:author="Vũ Đức Thông (VinSOC-ANBM-ANBMOT)" w:date="2026-04-20T10:30:00Z">
              <w:rPr/>
            </w:rPrChange>
          </w:rPr>
          <w:t>kế</w:t>
        </w:r>
        <w:proofErr w:type="spellEnd"/>
        <w:r w:rsidRPr="00177C43">
          <w:rPr>
            <w:b/>
            <w:bCs/>
            <w:rPrChange w:id="2868" w:author="Vũ Đức Thông (VinSOC-ANBM-ANBMOT)" w:date="2026-04-20T10:30:00Z">
              <w:rPr/>
            </w:rPrChange>
          </w:rPr>
          <w:t xml:space="preserve"> ban </w:t>
        </w:r>
        <w:proofErr w:type="spellStart"/>
        <w:r w:rsidRPr="00177C43">
          <w:rPr>
            <w:b/>
            <w:bCs/>
            <w:rPrChange w:id="2869" w:author="Vũ Đức Thông (VinSOC-ANBM-ANBMOT)" w:date="2026-04-20T10:30:00Z">
              <w:rPr/>
            </w:rPrChange>
          </w:rPr>
          <w:t>đầu</w:t>
        </w:r>
        <w:proofErr w:type="spellEnd"/>
        <w:r>
          <w:t xml:space="preserve"> </w:t>
        </w:r>
        <w:proofErr w:type="spellStart"/>
        <w:r>
          <w:t>chỉ</w:t>
        </w:r>
        <w:proofErr w:type="spellEnd"/>
        <w:r>
          <w:t xml:space="preserve"> </w:t>
        </w:r>
        <w:proofErr w:type="spellStart"/>
        <w:r>
          <w:t>tập</w:t>
        </w:r>
        <w:proofErr w:type="spellEnd"/>
        <w:r>
          <w:t xml:space="preserve"> </w:t>
        </w:r>
        <w:proofErr w:type="spellStart"/>
        <w:r w:rsidRPr="00177C43">
          <w:rPr>
            <w:b/>
            <w:bCs/>
            <w:rPrChange w:id="2870" w:author="Vũ Đức Thông (VinSOC-ANBM-ANBMOT)" w:date="2026-04-20T10:30:00Z">
              <w:rPr/>
            </w:rPrChange>
          </w:rPr>
          <w:t>trung</w:t>
        </w:r>
        <w:proofErr w:type="spellEnd"/>
        <w:r w:rsidRPr="00177C43">
          <w:rPr>
            <w:b/>
            <w:bCs/>
            <w:rPrChange w:id="2871" w:author="Vũ Đức Thông (VinSOC-ANBM-ANBMOT)" w:date="2026-04-20T10:30:00Z">
              <w:rPr/>
            </w:rPrChange>
          </w:rPr>
          <w:t xml:space="preserve"> </w:t>
        </w:r>
        <w:proofErr w:type="spellStart"/>
        <w:r w:rsidRPr="00177C43">
          <w:rPr>
            <w:b/>
            <w:bCs/>
            <w:rPrChange w:id="2872" w:author="Vũ Đức Thông (VinSOC-ANBM-ANBMOT)" w:date="2026-04-20T10:30:00Z">
              <w:rPr/>
            </w:rPrChange>
          </w:rPr>
          <w:t>vào</w:t>
        </w:r>
        <w:proofErr w:type="spellEnd"/>
        <w:r w:rsidRPr="00177C43">
          <w:rPr>
            <w:b/>
            <w:bCs/>
            <w:rPrChange w:id="2873" w:author="Vũ Đức Thông (VinSOC-ANBM-ANBMOT)" w:date="2026-04-20T10:30:00Z">
              <w:rPr/>
            </w:rPrChange>
          </w:rPr>
          <w:t xml:space="preserve"> </w:t>
        </w:r>
        <w:proofErr w:type="spellStart"/>
        <w:r w:rsidRPr="00177C43">
          <w:rPr>
            <w:b/>
            <w:bCs/>
            <w:rPrChange w:id="2874" w:author="Vũ Đức Thông (VinSOC-ANBM-ANBMOT)" w:date="2026-04-20T10:30:00Z">
              <w:rPr/>
            </w:rPrChange>
          </w:rPr>
          <w:t>tốc</w:t>
        </w:r>
        <w:proofErr w:type="spellEnd"/>
        <w:r w:rsidRPr="00177C43">
          <w:rPr>
            <w:b/>
            <w:bCs/>
            <w:rPrChange w:id="2875" w:author="Vũ Đức Thông (VinSOC-ANBM-ANBMOT)" w:date="2026-04-20T10:30:00Z">
              <w:rPr/>
            </w:rPrChange>
          </w:rPr>
          <w:t xml:space="preserve"> </w:t>
        </w:r>
        <w:proofErr w:type="spellStart"/>
        <w:r w:rsidRPr="00177C43">
          <w:rPr>
            <w:b/>
            <w:bCs/>
            <w:rPrChange w:id="2876" w:author="Vũ Đức Thông (VinSOC-ANBM-ANBMOT)" w:date="2026-04-20T10:30:00Z">
              <w:rPr/>
            </w:rPrChange>
          </w:rPr>
          <w:t>độ</w:t>
        </w:r>
        <w:proofErr w:type="spellEnd"/>
        <w:r w:rsidRPr="00177C43">
          <w:rPr>
            <w:b/>
            <w:bCs/>
            <w:rPrChange w:id="2877" w:author="Vũ Đức Thông (VinSOC-ANBM-ANBMOT)" w:date="2026-04-20T10:30:00Z">
              <w:rPr/>
            </w:rPrChange>
          </w:rPr>
          <w:t xml:space="preserve"> </w:t>
        </w:r>
        <w:proofErr w:type="spellStart"/>
        <w:r w:rsidRPr="00177C43">
          <w:rPr>
            <w:b/>
            <w:bCs/>
            <w:rPrChange w:id="2878" w:author="Vũ Đức Thông (VinSOC-ANBM-ANBMOT)" w:date="2026-04-20T10:30:00Z">
              <w:rPr/>
            </w:rPrChange>
          </w:rPr>
          <w:t>xử</w:t>
        </w:r>
        <w:proofErr w:type="spellEnd"/>
        <w:r w:rsidRPr="00177C43">
          <w:rPr>
            <w:b/>
            <w:bCs/>
            <w:rPrChange w:id="2879" w:author="Vũ Đức Thông (VinSOC-ANBM-ANBMOT)" w:date="2026-04-20T10:30:00Z">
              <w:rPr/>
            </w:rPrChange>
          </w:rPr>
          <w:t xml:space="preserve"> </w:t>
        </w:r>
        <w:proofErr w:type="spellStart"/>
        <w:r w:rsidRPr="00177C43">
          <w:rPr>
            <w:b/>
            <w:bCs/>
            <w:rPrChange w:id="2880" w:author="Vũ Đức Thông (VinSOC-ANBM-ANBMOT)" w:date="2026-04-20T10:30:00Z">
              <w:rPr/>
            </w:rPrChange>
          </w:rPr>
          <w:t>lý</w:t>
        </w:r>
        <w:proofErr w:type="spellEnd"/>
        <w:r>
          <w:t xml:space="preserve"> </w:t>
        </w:r>
        <w:proofErr w:type="spellStart"/>
        <w:r>
          <w:t>mà</w:t>
        </w:r>
        <w:proofErr w:type="spellEnd"/>
        <w:r>
          <w:t xml:space="preserve"> </w:t>
        </w:r>
        <w:proofErr w:type="spellStart"/>
        <w:r>
          <w:t>bỏ</w:t>
        </w:r>
        <w:proofErr w:type="spellEnd"/>
        <w:r>
          <w:t xml:space="preserve"> qua </w:t>
        </w:r>
        <w:proofErr w:type="spellStart"/>
        <w:r>
          <w:t>khả</w:t>
        </w:r>
        <w:proofErr w:type="spellEnd"/>
        <w:r>
          <w:t xml:space="preserve"> </w:t>
        </w:r>
        <w:proofErr w:type="spellStart"/>
        <w:r>
          <w:t>năng</w:t>
        </w:r>
        <w:proofErr w:type="spellEnd"/>
        <w:r>
          <w:t xml:space="preserve"> </w:t>
        </w:r>
        <w:proofErr w:type="spellStart"/>
        <w:r>
          <w:t>phòng</w:t>
        </w:r>
        <w:proofErr w:type="spellEnd"/>
        <w:r>
          <w:t xml:space="preserve"> </w:t>
        </w:r>
        <w:proofErr w:type="spellStart"/>
        <w:r>
          <w:t>thủ</w:t>
        </w:r>
        <w:proofErr w:type="spellEnd"/>
        <w:r>
          <w:t>.</w:t>
        </w:r>
      </w:ins>
    </w:p>
    <w:p w14:paraId="22C51E16" w14:textId="77777777" w:rsidR="005436CB" w:rsidRDefault="005436CB" w:rsidP="005436CB">
      <w:pPr>
        <w:pStyle w:val="CTDT-Text"/>
        <w:rPr>
          <w:ins w:id="2881" w:author="Vũ Đức Thông (VinSOC-ANBM-ANBMOT)" w:date="2026-04-20T10:36:00Z"/>
        </w:rPr>
      </w:pPr>
      <w:ins w:id="2882" w:author="Vũ Đức Thông (VinSOC-ANBM-ANBMOT)" w:date="2026-04-20T10:36:00Z">
        <w:r w:rsidRPr="00177C43">
          <w:lastRenderedPageBreak/>
          <w:drawing>
            <wp:inline distT="0" distB="0" distL="0" distR="0" wp14:anchorId="09703334" wp14:editId="30690DC2">
              <wp:extent cx="5087060" cy="2410161"/>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87060" cy="2410161"/>
                      </a:xfrm>
                      <a:prstGeom prst="rect">
                        <a:avLst/>
                      </a:prstGeom>
                    </pic:spPr>
                  </pic:pic>
                </a:graphicData>
              </a:graphic>
            </wp:inline>
          </w:drawing>
        </w:r>
      </w:ins>
    </w:p>
    <w:p w14:paraId="7F1FFE6A" w14:textId="77777777" w:rsidR="005436CB" w:rsidRPr="00E023CD" w:rsidRDefault="005436CB" w:rsidP="005436CB">
      <w:pPr>
        <w:pStyle w:val="CTDT-Hinh"/>
        <w:rPr>
          <w:ins w:id="2883" w:author="Vũ Đức Thông (VinSOC-ANBM-ANBMOT)" w:date="2026-04-20T10:36:00Z"/>
        </w:rPr>
      </w:pPr>
      <w:bookmarkStart w:id="2884" w:name="_Toc227579066"/>
      <w:ins w:id="2885" w:author="Vũ Đức Thông (VinSOC-ANBM-ANBMOT)" w:date="2026-04-20T10:36:00Z">
        <w:r>
          <w:t xml:space="preserve">Modbus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trao</w:t>
        </w:r>
        <w:proofErr w:type="spellEnd"/>
        <w:r>
          <w:t xml:space="preserve"> </w:t>
        </w:r>
        <w:proofErr w:type="spellStart"/>
        <w:r>
          <w:t>quyền</w:t>
        </w:r>
        <w:bookmarkEnd w:id="2884"/>
        <w:proofErr w:type="spellEnd"/>
      </w:ins>
    </w:p>
    <w:p w14:paraId="4B976D8E" w14:textId="77777777" w:rsidR="005436CB" w:rsidRDefault="005436CB" w:rsidP="00177C43">
      <w:pPr>
        <w:pStyle w:val="CTDT-Text"/>
        <w:rPr>
          <w:ins w:id="2886" w:author="Vũ Đức Thông (VinSOC-ANBM-ANBMOT)" w:date="2026-04-20T10:30:00Z"/>
        </w:rPr>
      </w:pPr>
    </w:p>
    <w:p w14:paraId="672295FB" w14:textId="67955421" w:rsidR="00177C43" w:rsidRDefault="00177C43" w:rsidP="00177C43">
      <w:pPr>
        <w:pStyle w:val="CTDT-H4"/>
        <w:rPr>
          <w:ins w:id="2887" w:author="Vũ Đức Thông (VinSOC-ANBM-ANBMOT)" w:date="2026-04-20T10:32:00Z"/>
        </w:rPr>
      </w:pPr>
      <w:proofErr w:type="spellStart"/>
      <w:ins w:id="2888" w:author="Vũ Đức Thông (VinSOC-ANBM-ANBMOT)" w:date="2026-04-20T10:31:00Z">
        <w:r>
          <w:t>Modbud</w:t>
        </w:r>
        <w:proofErr w:type="spellEnd"/>
        <w:r>
          <w:t xml:space="preserve"> flooding </w:t>
        </w:r>
        <w:proofErr w:type="gramStart"/>
        <w:r>
          <w:t xml:space="preserve">attack( </w:t>
        </w:r>
        <w:proofErr w:type="spellStart"/>
        <w:r>
          <w:t>tấn</w:t>
        </w:r>
        <w:proofErr w:type="spellEnd"/>
        <w:proofErr w:type="gramEnd"/>
        <w:r>
          <w:t xml:space="preserve"> </w:t>
        </w:r>
        <w:proofErr w:type="spellStart"/>
        <w:r>
          <w:t>công</w:t>
        </w:r>
        <w:proofErr w:type="spellEnd"/>
        <w:r>
          <w:t xml:space="preserve"> </w:t>
        </w:r>
        <w:proofErr w:type="spellStart"/>
        <w:r>
          <w:t>ngập</w:t>
        </w:r>
        <w:proofErr w:type="spellEnd"/>
        <w:r>
          <w:t xml:space="preserve"> </w:t>
        </w:r>
        <w:proofErr w:type="spellStart"/>
        <w:r>
          <w:t>lụt</w:t>
        </w:r>
        <w:proofErr w:type="spellEnd"/>
        <w:r>
          <w:t xml:space="preserve"> </w:t>
        </w:r>
        <w:proofErr w:type="spellStart"/>
        <w:r>
          <w:t>modb</w:t>
        </w:r>
      </w:ins>
      <w:ins w:id="2889" w:author="Vũ Đức Thông (VinSOC-ANBM-ANBMOT)" w:date="2026-04-20T10:32:00Z">
        <w:r>
          <w:t>us</w:t>
        </w:r>
        <w:proofErr w:type="spellEnd"/>
        <w:r>
          <w:t>)</w:t>
        </w:r>
      </w:ins>
    </w:p>
    <w:p w14:paraId="39F470CD" w14:textId="77777777" w:rsidR="00177C43" w:rsidRDefault="00177C43" w:rsidP="00177C43">
      <w:pPr>
        <w:pStyle w:val="CTDT-Text"/>
        <w:rPr>
          <w:ins w:id="2890" w:author="Vũ Đức Thông (VinSOC-ANBM-ANBMOT)" w:date="2026-04-20T10:34:00Z"/>
        </w:rPr>
      </w:pPr>
      <w:proofErr w:type="spellStart"/>
      <w:ins w:id="2891" w:author="Vũ Đức Thông (VinSOC-ANBM-ANBMOT)" w:date="2026-04-20T10:34:00Z">
        <w:r w:rsidRPr="00177C43">
          <w:rPr>
            <w:b/>
            <w:bCs/>
            <w:rPrChange w:id="2892" w:author="Vũ Đức Thông (VinSOC-ANBM-ANBMOT)" w:date="2026-04-20T10:34:00Z">
              <w:rPr/>
            </w:rPrChange>
          </w:rPr>
          <w:t>Thiếu</w:t>
        </w:r>
        <w:proofErr w:type="spellEnd"/>
        <w:r w:rsidRPr="00177C43">
          <w:rPr>
            <w:b/>
            <w:bCs/>
            <w:rPrChange w:id="2893" w:author="Vũ Đức Thông (VinSOC-ANBM-ANBMOT)" w:date="2026-04-20T10:34:00Z">
              <w:rPr/>
            </w:rPrChange>
          </w:rPr>
          <w:t xml:space="preserve"> </w:t>
        </w:r>
        <w:proofErr w:type="spellStart"/>
        <w:r w:rsidRPr="00177C43">
          <w:rPr>
            <w:b/>
            <w:bCs/>
            <w:rPrChange w:id="2894" w:author="Vũ Đức Thông (VinSOC-ANBM-ANBMOT)" w:date="2026-04-20T10:34:00Z">
              <w:rPr/>
            </w:rPrChange>
          </w:rPr>
          <w:t>bảo</w:t>
        </w:r>
        <w:proofErr w:type="spellEnd"/>
        <w:r w:rsidRPr="00177C43">
          <w:rPr>
            <w:b/>
            <w:bCs/>
            <w:rPrChange w:id="2895" w:author="Vũ Đức Thông (VinSOC-ANBM-ANBMOT)" w:date="2026-04-20T10:34:00Z">
              <w:rPr/>
            </w:rPrChange>
          </w:rPr>
          <w:t xml:space="preserve"> </w:t>
        </w:r>
        <w:proofErr w:type="spellStart"/>
        <w:r w:rsidRPr="00177C43">
          <w:rPr>
            <w:b/>
            <w:bCs/>
            <w:rPrChange w:id="2896" w:author="Vũ Đức Thông (VinSOC-ANBM-ANBMOT)" w:date="2026-04-20T10:34:00Z">
              <w:rPr/>
            </w:rPrChange>
          </w:rPr>
          <w:t>mật</w:t>
        </w:r>
        <w:proofErr w:type="spellEnd"/>
        <w:r>
          <w:t xml:space="preserve">: </w:t>
        </w:r>
        <w:proofErr w:type="spellStart"/>
        <w:r w:rsidRPr="00177C43">
          <w:rPr>
            <w:b/>
            <w:bCs/>
            <w:rPrChange w:id="2897" w:author="Vũ Đức Thông (VinSOC-ANBM-ANBMOT)" w:date="2026-04-20T10:34:00Z">
              <w:rPr/>
            </w:rPrChange>
          </w:rPr>
          <w:t>Không</w:t>
        </w:r>
        <w:proofErr w:type="spellEnd"/>
        <w:r>
          <w:t xml:space="preserve"> </w:t>
        </w:r>
        <w:proofErr w:type="spellStart"/>
        <w:r>
          <w:t>hề</w:t>
        </w:r>
        <w:proofErr w:type="spellEnd"/>
        <w:r>
          <w:t xml:space="preserve"> </w:t>
        </w:r>
        <w:proofErr w:type="spellStart"/>
        <w:r>
          <w:t>có</w:t>
        </w:r>
        <w:proofErr w:type="spellEnd"/>
        <w:r>
          <w:t xml:space="preserve"> </w:t>
        </w:r>
        <w:proofErr w:type="spellStart"/>
        <w:r w:rsidRPr="00177C43">
          <w:rPr>
            <w:b/>
            <w:bCs/>
            <w:rPrChange w:id="2898" w:author="Vũ Đức Thông (VinSOC-ANBM-ANBMOT)" w:date="2026-04-20T10:34:00Z">
              <w:rPr/>
            </w:rPrChange>
          </w:rPr>
          <w:t>mã</w:t>
        </w:r>
        <w:proofErr w:type="spellEnd"/>
        <w:r w:rsidRPr="00177C43">
          <w:rPr>
            <w:b/>
            <w:bCs/>
            <w:rPrChange w:id="2899" w:author="Vũ Đức Thông (VinSOC-ANBM-ANBMOT)" w:date="2026-04-20T10:34:00Z">
              <w:rPr/>
            </w:rPrChange>
          </w:rPr>
          <w:t xml:space="preserve"> </w:t>
        </w:r>
        <w:proofErr w:type="spellStart"/>
        <w:r w:rsidRPr="00177C43">
          <w:rPr>
            <w:b/>
            <w:bCs/>
            <w:rPrChange w:id="2900" w:author="Vũ Đức Thông (VinSOC-ANBM-ANBMOT)" w:date="2026-04-20T10:34:00Z">
              <w:rPr/>
            </w:rPrChange>
          </w:rP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w:t>
        </w:r>
        <w:proofErr w:type="spellStart"/>
        <w:r>
          <w:t>chế</w:t>
        </w:r>
        <w:proofErr w:type="spellEnd"/>
        <w:r>
          <w:t xml:space="preserve"> </w:t>
        </w:r>
        <w:r w:rsidRPr="005436CB">
          <w:rPr>
            <w:b/>
            <w:bCs/>
            <w:rPrChange w:id="2901" w:author="Vũ Đức Thông (VinSOC-ANBM-ANBMOT)" w:date="2026-04-20T10:34:00Z">
              <w:rPr/>
            </w:rPrChange>
          </w:rPr>
          <w:t>CRC</w:t>
        </w:r>
        <w:r>
          <w:t xml:space="preserve"> </w:t>
        </w:r>
        <w:proofErr w:type="spellStart"/>
        <w:r>
          <w:t>chỉ</w:t>
        </w:r>
        <w:proofErr w:type="spellEnd"/>
        <w:r>
          <w:t xml:space="preserve"> </w:t>
        </w:r>
        <w:proofErr w:type="spellStart"/>
        <w:r>
          <w:t>có</w:t>
        </w:r>
        <w:proofErr w:type="spellEnd"/>
        <w:r>
          <w:t xml:space="preserve"> </w:t>
        </w:r>
        <w:proofErr w:type="spellStart"/>
        <w:r>
          <w:t>tác</w:t>
        </w:r>
        <w:proofErr w:type="spellEnd"/>
        <w:r>
          <w:t xml:space="preserve"> </w:t>
        </w:r>
        <w:proofErr w:type="spellStart"/>
        <w:r>
          <w:t>dụng</w:t>
        </w:r>
        <w:proofErr w:type="spellEnd"/>
        <w:r>
          <w:t xml:space="preserve"> </w:t>
        </w:r>
        <w:proofErr w:type="spellStart"/>
        <w:r w:rsidRPr="005436CB">
          <w:rPr>
            <w:b/>
            <w:bCs/>
            <w:rPrChange w:id="2902" w:author="Vũ Đức Thông (VinSOC-ANBM-ANBMOT)" w:date="2026-04-20T10:34:00Z">
              <w:rPr/>
            </w:rPrChange>
          </w:rPr>
          <w:t>phát</w:t>
        </w:r>
        <w:proofErr w:type="spellEnd"/>
        <w:r w:rsidRPr="005436CB">
          <w:rPr>
            <w:b/>
            <w:bCs/>
            <w:rPrChange w:id="2903" w:author="Vũ Đức Thông (VinSOC-ANBM-ANBMOT)" w:date="2026-04-20T10:34:00Z">
              <w:rPr/>
            </w:rPrChange>
          </w:rPr>
          <w:t xml:space="preserve"> </w:t>
        </w:r>
        <w:proofErr w:type="spellStart"/>
        <w:r w:rsidRPr="005436CB">
          <w:rPr>
            <w:b/>
            <w:bCs/>
            <w:rPrChange w:id="2904" w:author="Vũ Đức Thông (VinSOC-ANBM-ANBMOT)" w:date="2026-04-20T10:34:00Z">
              <w:rPr/>
            </w:rPrChange>
          </w:rPr>
          <w:t>hiện</w:t>
        </w:r>
        <w:proofErr w:type="spellEnd"/>
        <w:r w:rsidRPr="005436CB">
          <w:rPr>
            <w:b/>
            <w:bCs/>
            <w:rPrChange w:id="2905" w:author="Vũ Đức Thông (VinSOC-ANBM-ANBMOT)" w:date="2026-04-20T10:34:00Z">
              <w:rPr/>
            </w:rPrChange>
          </w:rPr>
          <w:t xml:space="preserve"> </w:t>
        </w:r>
        <w:proofErr w:type="spellStart"/>
        <w:r w:rsidRPr="005436CB">
          <w:rPr>
            <w:b/>
            <w:bCs/>
            <w:rPrChange w:id="2906" w:author="Vũ Đức Thông (VinSOC-ANBM-ANBMOT)" w:date="2026-04-20T10:34:00Z">
              <w:rPr/>
            </w:rPrChange>
          </w:rPr>
          <w:t>lỗi</w:t>
        </w:r>
        <w:proofErr w:type="spellEnd"/>
        <w:r w:rsidRPr="005436CB">
          <w:rPr>
            <w:b/>
            <w:bCs/>
            <w:rPrChange w:id="2907" w:author="Vũ Đức Thông (VinSOC-ANBM-ANBMOT)" w:date="2026-04-20T10:34:00Z">
              <w:rPr/>
            </w:rPrChange>
          </w:rPr>
          <w:t xml:space="preserve"> </w:t>
        </w:r>
        <w:proofErr w:type="spellStart"/>
        <w:r w:rsidRPr="005436CB">
          <w:rPr>
            <w:b/>
            <w:bCs/>
            <w:rPrChange w:id="2908" w:author="Vũ Đức Thông (VinSOC-ANBM-ANBMOT)" w:date="2026-04-20T10:34:00Z">
              <w:rPr/>
            </w:rPrChange>
          </w:rPr>
          <w:t>kỹ</w:t>
        </w:r>
        <w:proofErr w:type="spellEnd"/>
        <w:r w:rsidRPr="005436CB">
          <w:rPr>
            <w:b/>
            <w:bCs/>
            <w:rPrChange w:id="2909" w:author="Vũ Đức Thông (VinSOC-ANBM-ANBMOT)" w:date="2026-04-20T10:34:00Z">
              <w:rPr/>
            </w:rPrChange>
          </w:rPr>
          <w:t xml:space="preserve"> </w:t>
        </w:r>
        <w:proofErr w:type="spellStart"/>
        <w:r w:rsidRPr="005436CB">
          <w:rPr>
            <w:b/>
            <w:bCs/>
            <w:rPrChange w:id="2910" w:author="Vũ Đức Thông (VinSOC-ANBM-ANBMOT)" w:date="2026-04-20T10:34:00Z">
              <w:rPr/>
            </w:rPrChange>
          </w:rPr>
          <w:t>thuậ</w:t>
        </w:r>
        <w:r>
          <w:t>t</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ngăn</w:t>
        </w:r>
        <w:proofErr w:type="spellEnd"/>
        <w:r>
          <w:t xml:space="preserve"> </w:t>
        </w:r>
        <w:proofErr w:type="spellStart"/>
        <w:r>
          <w:t>chặn</w:t>
        </w:r>
        <w:proofErr w:type="spellEnd"/>
        <w:r>
          <w:t xml:space="preserve"> tin </w:t>
        </w:r>
        <w:proofErr w:type="spellStart"/>
        <w:r>
          <w:t>tặc</w:t>
        </w:r>
        <w:proofErr w:type="spellEnd"/>
        <w:r>
          <w:t xml:space="preserve"> </w:t>
        </w:r>
        <w:proofErr w:type="spellStart"/>
        <w:r>
          <w:t>cố</w:t>
        </w:r>
        <w:proofErr w:type="spellEnd"/>
        <w:r>
          <w:t xml:space="preserve"> ý </w:t>
        </w:r>
        <w:proofErr w:type="spellStart"/>
        <w:r>
          <w:t>thay</w:t>
        </w:r>
        <w:proofErr w:type="spellEnd"/>
        <w:r>
          <w:t xml:space="preserve"> </w:t>
        </w:r>
        <w:proofErr w:type="spellStart"/>
        <w:r>
          <w:t>đổi</w:t>
        </w:r>
        <w:proofErr w:type="spellEnd"/>
        <w:r>
          <w:t xml:space="preserve"> </w:t>
        </w:r>
        <w:proofErr w:type="spellStart"/>
        <w:r>
          <w:t>nội</w:t>
        </w:r>
        <w:proofErr w:type="spellEnd"/>
        <w:r>
          <w:t xml:space="preserve"> dung </w:t>
        </w:r>
        <w:proofErr w:type="spellStart"/>
        <w:r>
          <w:t>dữ</w:t>
        </w:r>
        <w:proofErr w:type="spellEnd"/>
        <w:r>
          <w:t xml:space="preserve"> </w:t>
        </w:r>
        <w:proofErr w:type="spellStart"/>
        <w:r>
          <w:t>liệu</w:t>
        </w:r>
        <w:proofErr w:type="spellEnd"/>
        <w:r>
          <w:t>.</w:t>
        </w:r>
      </w:ins>
    </w:p>
    <w:p w14:paraId="71984275" w14:textId="77777777" w:rsidR="00177C43" w:rsidRPr="005436CB" w:rsidRDefault="00177C43" w:rsidP="00177C43">
      <w:pPr>
        <w:pStyle w:val="CTDT-Text"/>
        <w:rPr>
          <w:ins w:id="2911" w:author="Vũ Đức Thông (VinSOC-ANBM-ANBMOT)" w:date="2026-04-20T10:34:00Z"/>
          <w:b/>
          <w:bCs/>
          <w:rPrChange w:id="2912" w:author="Vũ Đức Thông (VinSOC-ANBM-ANBMOT)" w:date="2026-04-20T10:35:00Z">
            <w:rPr>
              <w:ins w:id="2913" w:author="Vũ Đức Thông (VinSOC-ANBM-ANBMOT)" w:date="2026-04-20T10:34:00Z"/>
            </w:rPr>
          </w:rPrChange>
        </w:rPr>
      </w:pPr>
      <w:proofErr w:type="spellStart"/>
      <w:ins w:id="2914" w:author="Vũ Đức Thông (VinSOC-ANBM-ANBMOT)" w:date="2026-04-20T10:34:00Z">
        <w:r w:rsidRPr="005436CB">
          <w:rPr>
            <w:b/>
            <w:bCs/>
            <w:rPrChange w:id="2915" w:author="Vũ Đức Thông (VinSOC-ANBM-ANBMOT)" w:date="2026-04-20T10:35:00Z">
              <w:rPr/>
            </w:rPrChange>
          </w:rPr>
          <w:t>Dễ</w:t>
        </w:r>
        <w:proofErr w:type="spellEnd"/>
        <w:r w:rsidRPr="005436CB">
          <w:rPr>
            <w:b/>
            <w:bCs/>
            <w:rPrChange w:id="2916" w:author="Vũ Đức Thông (VinSOC-ANBM-ANBMOT)" w:date="2026-04-20T10:35:00Z">
              <w:rPr/>
            </w:rPrChange>
          </w:rPr>
          <w:t xml:space="preserve"> </w:t>
        </w:r>
        <w:proofErr w:type="spellStart"/>
        <w:r w:rsidRPr="005436CB">
          <w:rPr>
            <w:b/>
            <w:bCs/>
            <w:rPrChange w:id="2917" w:author="Vũ Đức Thông (VinSOC-ANBM-ANBMOT)" w:date="2026-04-20T10:35:00Z">
              <w:rPr/>
            </w:rPrChange>
          </w:rPr>
          <w:t>bị</w:t>
        </w:r>
        <w:proofErr w:type="spellEnd"/>
        <w:r w:rsidRPr="005436CB">
          <w:rPr>
            <w:b/>
            <w:bCs/>
            <w:rPrChange w:id="2918" w:author="Vũ Đức Thông (VinSOC-ANBM-ANBMOT)" w:date="2026-04-20T10:35:00Z">
              <w:rPr/>
            </w:rPrChange>
          </w:rPr>
          <w:t xml:space="preserve"> </w:t>
        </w:r>
        <w:proofErr w:type="spellStart"/>
        <w:r w:rsidRPr="005436CB">
          <w:rPr>
            <w:b/>
            <w:bCs/>
            <w:rPrChange w:id="2919" w:author="Vũ Đức Thông (VinSOC-ANBM-ANBMOT)" w:date="2026-04-20T10:35:00Z">
              <w:rPr/>
            </w:rPrChange>
          </w:rPr>
          <w:t>tấn</w:t>
        </w:r>
        <w:proofErr w:type="spellEnd"/>
        <w:r w:rsidRPr="005436CB">
          <w:rPr>
            <w:b/>
            <w:bCs/>
            <w:rPrChange w:id="2920" w:author="Vũ Đức Thông (VinSOC-ANBM-ANBMOT)" w:date="2026-04-20T10:35:00Z">
              <w:rPr/>
            </w:rPrChange>
          </w:rPr>
          <w:t xml:space="preserve"> </w:t>
        </w:r>
        <w:proofErr w:type="spellStart"/>
        <w:r w:rsidRPr="005436CB">
          <w:rPr>
            <w:b/>
            <w:bCs/>
            <w:rPrChange w:id="2921" w:author="Vũ Đức Thông (VinSOC-ANBM-ANBMOT)" w:date="2026-04-20T10:35:00Z">
              <w:rPr/>
            </w:rPrChange>
          </w:rPr>
          <w:t>công</w:t>
        </w:r>
        <w:proofErr w:type="spellEnd"/>
        <w:r>
          <w:t xml:space="preserve">: Do </w:t>
        </w:r>
        <w:proofErr w:type="spellStart"/>
        <w:r w:rsidRPr="005436CB">
          <w:rPr>
            <w:b/>
            <w:bCs/>
            <w:rPrChange w:id="2922" w:author="Vũ Đức Thông (VinSOC-ANBM-ANBMOT)" w:date="2026-04-20T10:35:00Z">
              <w:rPr/>
            </w:rPrChange>
          </w:rPr>
          <w:t>không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rsidRPr="005436CB">
          <w:rPr>
            <w:b/>
            <w:bCs/>
            <w:rPrChange w:id="2923" w:author="Vũ Đức Thông (VinSOC-ANBM-ANBMOT)" w:date="2026-04-20T10:35:00Z">
              <w:rPr/>
            </w:rPrChange>
          </w:rPr>
          <w:t>lọc</w:t>
        </w:r>
        <w:proofErr w:type="spellEnd"/>
        <w:r w:rsidRPr="005436CB">
          <w:rPr>
            <w:b/>
            <w:bCs/>
            <w:rPrChange w:id="2924" w:author="Vũ Đức Thông (VinSOC-ANBM-ANBMOT)" w:date="2026-04-20T10:35:00Z">
              <w:rPr/>
            </w:rPrChange>
          </w:rPr>
          <w:t xml:space="preserve"> </w:t>
        </w:r>
        <w:proofErr w:type="spellStart"/>
        <w:r w:rsidRPr="005436CB">
          <w:rPr>
            <w:b/>
            <w:bCs/>
            <w:rPrChange w:id="2925" w:author="Vũ Đức Thông (VinSOC-ANBM-ANBMOT)" w:date="2026-04-20T10:35:00Z">
              <w:rPr/>
            </w:rPrChange>
          </w:rPr>
          <w:t>các</w:t>
        </w:r>
        <w:proofErr w:type="spellEnd"/>
        <w:r w:rsidRPr="005436CB">
          <w:rPr>
            <w:b/>
            <w:bCs/>
            <w:rPrChange w:id="2926" w:author="Vũ Đức Thông (VinSOC-ANBM-ANBMOT)" w:date="2026-04-20T10:35:00Z">
              <w:rPr/>
            </w:rPrChange>
          </w:rPr>
          <w:t xml:space="preserve"> </w:t>
        </w:r>
        <w:proofErr w:type="spellStart"/>
        <w:r w:rsidRPr="005436CB">
          <w:rPr>
            <w:b/>
            <w:bCs/>
            <w:rPrChange w:id="2927" w:author="Vũ Đức Thông (VinSOC-ANBM-ANBMOT)" w:date="2026-04-20T10:35:00Z">
              <w:rPr/>
            </w:rPrChange>
          </w:rPr>
          <w:t>gói</w:t>
        </w:r>
        <w:proofErr w:type="spellEnd"/>
        <w:r w:rsidRPr="005436CB">
          <w:rPr>
            <w:b/>
            <w:bCs/>
            <w:rPrChange w:id="2928" w:author="Vũ Đức Thông (VinSOC-ANBM-ANBMOT)" w:date="2026-04-20T10:35:00Z">
              <w:rPr/>
            </w:rPrChange>
          </w:rPr>
          <w:t xml:space="preserve"> tin </w:t>
        </w:r>
        <w:proofErr w:type="spellStart"/>
        <w:r w:rsidRPr="005436CB">
          <w:rPr>
            <w:b/>
            <w:bCs/>
            <w:rPrChange w:id="2929" w:author="Vũ Đức Thông (VinSOC-ANBM-ANBMOT)" w:date="2026-04-20T10:35:00Z">
              <w:rPr/>
            </w:rPrChange>
          </w:rPr>
          <w:t>rác</w:t>
        </w:r>
        <w:proofErr w:type="spellEnd"/>
        <w:r>
          <w:t xml:space="preserve"> </w:t>
        </w:r>
        <w:proofErr w:type="spellStart"/>
        <w:r>
          <w:t>hoặc</w:t>
        </w:r>
        <w:proofErr w:type="spellEnd"/>
        <w:r>
          <w:t xml:space="preserve"> tin </w:t>
        </w:r>
        <w:proofErr w:type="spellStart"/>
        <w:r w:rsidRPr="005436CB">
          <w:rPr>
            <w:b/>
            <w:bCs/>
            <w:rPrChange w:id="2930" w:author="Vũ Đức Thông (VinSOC-ANBM-ANBMOT)" w:date="2026-04-20T10:35:00Z">
              <w:rPr/>
            </w:rPrChange>
          </w:rPr>
          <w:t>nhắn</w:t>
        </w:r>
        <w:proofErr w:type="spellEnd"/>
        <w:r w:rsidRPr="005436CB">
          <w:rPr>
            <w:b/>
            <w:bCs/>
            <w:rPrChange w:id="2931" w:author="Vũ Đức Thông (VinSOC-ANBM-ANBMOT)" w:date="2026-04-20T10:35:00Z">
              <w:rPr/>
            </w:rPrChange>
          </w:rPr>
          <w:t xml:space="preserve"> </w:t>
        </w:r>
        <w:proofErr w:type="spellStart"/>
        <w:r w:rsidRPr="005436CB">
          <w:rPr>
            <w:b/>
            <w:bCs/>
            <w:rPrChange w:id="2932" w:author="Vũ Đức Thông (VinSOC-ANBM-ANBMOT)" w:date="2026-04-20T10:35:00Z">
              <w:rPr/>
            </w:rPrChange>
          </w:rPr>
          <w:t>bất</w:t>
        </w:r>
        <w:proofErr w:type="spellEnd"/>
        <w:r w:rsidRPr="005436CB">
          <w:rPr>
            <w:b/>
            <w:bCs/>
            <w:rPrChange w:id="2933" w:author="Vũ Đức Thông (VinSOC-ANBM-ANBMOT)" w:date="2026-04-20T10:35:00Z">
              <w:rPr/>
            </w:rPrChange>
          </w:rPr>
          <w:t xml:space="preserve"> </w:t>
        </w:r>
        <w:proofErr w:type="spellStart"/>
        <w:r w:rsidRPr="005436CB">
          <w:rPr>
            <w:b/>
            <w:bCs/>
            <w:rPrChange w:id="2934" w:author="Vũ Đức Thông (VinSOC-ANBM-ANBMOT)" w:date="2026-04-20T10:35:00Z">
              <w:rPr/>
            </w:rPrChange>
          </w:rPr>
          <w:t>thường</w:t>
        </w:r>
        <w:proofErr w:type="spellEnd"/>
        <w:r>
          <w:t xml:space="preserve">, Modbus </w:t>
        </w:r>
        <w:proofErr w:type="spellStart"/>
        <w:r>
          <w:t>rất</w:t>
        </w:r>
        <w:proofErr w:type="spellEnd"/>
        <w:r>
          <w:t xml:space="preserve"> </w:t>
        </w:r>
        <w:proofErr w:type="spellStart"/>
        <w:r>
          <w:t>dễ</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nạn</w:t>
        </w:r>
        <w:proofErr w:type="spellEnd"/>
        <w:r>
          <w:t xml:space="preserve"> </w:t>
        </w:r>
        <w:proofErr w:type="spellStart"/>
        <w:r>
          <w:t>nhân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cuộc</w:t>
        </w:r>
        <w:proofErr w:type="spellEnd"/>
        <w:r>
          <w:t xml:space="preserve"> </w:t>
        </w:r>
        <w:proofErr w:type="spellStart"/>
        <w:r>
          <w:t>tấn</w:t>
        </w:r>
        <w:proofErr w:type="spellEnd"/>
        <w:r>
          <w:t xml:space="preserve"> </w:t>
        </w:r>
        <w:proofErr w:type="spellStart"/>
        <w:r w:rsidRPr="005436CB">
          <w:rPr>
            <w:b/>
            <w:bCs/>
            <w:rPrChange w:id="2935" w:author="Vũ Đức Thông (VinSOC-ANBM-ANBMOT)" w:date="2026-04-20T10:35:00Z">
              <w:rPr/>
            </w:rPrChange>
          </w:rPr>
          <w:t>công</w:t>
        </w:r>
        <w:proofErr w:type="spellEnd"/>
        <w:r w:rsidRPr="005436CB">
          <w:rPr>
            <w:b/>
            <w:bCs/>
            <w:rPrChange w:id="2936" w:author="Vũ Đức Thông (VinSOC-ANBM-ANBMOT)" w:date="2026-04-20T10:35:00Z">
              <w:rPr/>
            </w:rPrChange>
          </w:rPr>
          <w:t xml:space="preserve"> DoS</w:t>
        </w:r>
        <w:r>
          <w:t xml:space="preserve"> (</w:t>
        </w:r>
        <w:proofErr w:type="spellStart"/>
        <w:r>
          <w:t>từ</w:t>
        </w:r>
        <w:proofErr w:type="spellEnd"/>
        <w:r>
          <w:t xml:space="preserve"> </w:t>
        </w:r>
        <w:proofErr w:type="spellStart"/>
        <w:r>
          <w:t>chối</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hoặc</w:t>
        </w:r>
        <w:proofErr w:type="spellEnd"/>
        <w:r>
          <w:t xml:space="preserve"> </w:t>
        </w:r>
        <w:r w:rsidRPr="005436CB">
          <w:rPr>
            <w:b/>
            <w:bCs/>
            <w:rPrChange w:id="2937" w:author="Vũ Đức Thông (VinSOC-ANBM-ANBMOT)" w:date="2026-04-20T10:35:00Z">
              <w:rPr/>
            </w:rPrChange>
          </w:rPr>
          <w:t>Session Hijacking.</w:t>
        </w:r>
      </w:ins>
    </w:p>
    <w:p w14:paraId="66C958AB" w14:textId="763DAC78" w:rsidR="00177C43" w:rsidRDefault="00177C43" w:rsidP="00177C43">
      <w:pPr>
        <w:pStyle w:val="CTDT-Text"/>
        <w:rPr>
          <w:ins w:id="2938" w:author="Vũ Đức Thông (VinSOC-ANBM-ANBMOT)" w:date="2026-04-20T10:32:00Z"/>
        </w:rPr>
      </w:pPr>
      <w:proofErr w:type="spellStart"/>
      <w:ins w:id="2939" w:author="Vũ Đức Thông (VinSOC-ANBM-ANBMOT)" w:date="2026-04-20T10:34:00Z">
        <w:r w:rsidRPr="005436CB">
          <w:rPr>
            <w:b/>
            <w:bCs/>
            <w:rPrChange w:id="2940" w:author="Vũ Đức Thông (VinSOC-ANBM-ANBMOT)" w:date="2026-04-20T10:35:00Z">
              <w:rPr/>
            </w:rPrChange>
          </w:rPr>
          <w:t>Tấn</w:t>
        </w:r>
        <w:proofErr w:type="spellEnd"/>
        <w:r w:rsidRPr="005436CB">
          <w:rPr>
            <w:b/>
            <w:bCs/>
            <w:rPrChange w:id="2941" w:author="Vũ Đức Thông (VinSOC-ANBM-ANBMOT)" w:date="2026-04-20T10:35:00Z">
              <w:rPr/>
            </w:rPrChange>
          </w:rPr>
          <w:t xml:space="preserve"> </w:t>
        </w:r>
        <w:proofErr w:type="spellStart"/>
        <w:r w:rsidRPr="005436CB">
          <w:rPr>
            <w:b/>
            <w:bCs/>
            <w:rPrChange w:id="2942" w:author="Vũ Đức Thông (VinSOC-ANBM-ANBMOT)" w:date="2026-04-20T10:35:00Z">
              <w:rPr/>
            </w:rPrChange>
          </w:rPr>
          <w:t>công</w:t>
        </w:r>
        <w:proofErr w:type="spellEnd"/>
        <w:r w:rsidRPr="005436CB">
          <w:rPr>
            <w:b/>
            <w:bCs/>
            <w:rPrChange w:id="2943" w:author="Vũ Đức Thông (VinSOC-ANBM-ANBMOT)" w:date="2026-04-20T10:35:00Z">
              <w:rPr/>
            </w:rPrChange>
          </w:rPr>
          <w:t xml:space="preserve"> Flooding</w:t>
        </w:r>
        <w:r>
          <w:t xml:space="preserve">: </w:t>
        </w:r>
        <w:proofErr w:type="spellStart"/>
        <w:r>
          <w:t>Kẻ</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này</w:t>
        </w:r>
        <w:proofErr w:type="spellEnd"/>
        <w:r>
          <w:t xml:space="preserve"> </w:t>
        </w:r>
        <w:proofErr w:type="spellStart"/>
        <w:r>
          <w:t>để</w:t>
        </w:r>
        <w:proofErr w:type="spellEnd"/>
        <w:r>
          <w:t xml:space="preserve"> </w:t>
        </w:r>
        <w:proofErr w:type="spellStart"/>
        <w:r>
          <w:t>gửi</w:t>
        </w:r>
        <w:proofErr w:type="spellEnd"/>
        <w:r>
          <w:t xml:space="preserve"> </w:t>
        </w:r>
        <w:proofErr w:type="spellStart"/>
        <w:r>
          <w:t>hàng</w:t>
        </w:r>
        <w:proofErr w:type="spellEnd"/>
        <w:r>
          <w:t xml:space="preserve"> </w:t>
        </w:r>
        <w:proofErr w:type="spellStart"/>
        <w:r>
          <w:t>loạt</w:t>
        </w:r>
        <w:proofErr w:type="spellEnd"/>
        <w:r>
          <w:t xml:space="preserve"> </w:t>
        </w:r>
        <w:proofErr w:type="spellStart"/>
        <w:r>
          <w:t>lệnh</w:t>
        </w:r>
        <w:proofErr w:type="spellEnd"/>
        <w:r>
          <w:t xml:space="preserve"> </w:t>
        </w:r>
        <w:proofErr w:type="spellStart"/>
        <w:r>
          <w:t>giả</w:t>
        </w:r>
        <w:proofErr w:type="spellEnd"/>
        <w:r>
          <w:t xml:space="preserve"> </w:t>
        </w:r>
        <w:proofErr w:type="spellStart"/>
        <w:r>
          <w:t>mạo</w:t>
        </w:r>
        <w:proofErr w:type="spellEnd"/>
        <w:r>
          <w:t xml:space="preserve">, </w:t>
        </w:r>
        <w:proofErr w:type="spellStart"/>
        <w:r>
          <w:t>khiến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bị</w:t>
        </w:r>
        <w:proofErr w:type="spellEnd"/>
        <w:r>
          <w:t xml:space="preserve"> </w:t>
        </w:r>
        <w:proofErr w:type="spellStart"/>
        <w:r>
          <w:t>ngộp</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lệnh</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đúng</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w:t>
        </w:r>
      </w:ins>
    </w:p>
    <w:p w14:paraId="31748D6D" w14:textId="2C467AE0" w:rsidR="00177C43" w:rsidRDefault="00177C43" w:rsidP="00177C43">
      <w:pPr>
        <w:pStyle w:val="CTDT-Text"/>
        <w:rPr>
          <w:ins w:id="2944" w:author="Vũ Đức Thông (VinSOC-ANBM-ANBMOT)" w:date="2026-04-20T10:32:00Z"/>
        </w:rPr>
      </w:pPr>
      <w:ins w:id="2945" w:author="Vũ Đức Thông (VinSOC-ANBM-ANBMOT)" w:date="2026-04-20T10:32:00Z">
        <w:r w:rsidRPr="00177C43">
          <w:drawing>
            <wp:inline distT="0" distB="0" distL="0" distR="0" wp14:anchorId="04A474EA" wp14:editId="3425E171">
              <wp:extent cx="4505954" cy="2229161"/>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505954" cy="2229161"/>
                      </a:xfrm>
                      <a:prstGeom prst="rect">
                        <a:avLst/>
                      </a:prstGeom>
                    </pic:spPr>
                  </pic:pic>
                </a:graphicData>
              </a:graphic>
            </wp:inline>
          </w:drawing>
        </w:r>
      </w:ins>
    </w:p>
    <w:p w14:paraId="26E4C083" w14:textId="2FC2FB57" w:rsidR="00177C43" w:rsidRDefault="00177C43" w:rsidP="00177C43">
      <w:pPr>
        <w:pStyle w:val="CTDT-Hinh"/>
        <w:rPr>
          <w:ins w:id="2946" w:author="Vũ Đức Thông (VinSOC-ANBM-ANBMOT)" w:date="2026-04-20T10:32:00Z"/>
        </w:rPr>
      </w:pPr>
      <w:bookmarkStart w:id="2947" w:name="_Toc227579067"/>
      <w:ins w:id="2948" w:author="Vũ Đức Thông (VinSOC-ANBM-ANBMOT)" w:date="2026-04-20T10:32:00Z">
        <w:r>
          <w:t>Modbus flooding attack</w:t>
        </w:r>
        <w:bookmarkEnd w:id="2947"/>
      </w:ins>
    </w:p>
    <w:p w14:paraId="663101BC" w14:textId="77777777" w:rsidR="00177C43" w:rsidRPr="00177C43" w:rsidRDefault="00177C43" w:rsidP="00177C43">
      <w:pPr>
        <w:pStyle w:val="CTDT-Text"/>
        <w:rPr>
          <w:ins w:id="2949" w:author="Vũ Đức Thông (VinSOC-ANBM-ANBMOT)" w:date="2026-04-20T10:28:00Z"/>
          <w:rPrChange w:id="2950" w:author="Vũ Đức Thông (VinSOC-ANBM-ANBMOT)" w:date="2026-04-20T10:32:00Z">
            <w:rPr>
              <w:ins w:id="2951" w:author="Vũ Đức Thông (VinSOC-ANBM-ANBMOT)" w:date="2026-04-20T10:28:00Z"/>
            </w:rPr>
          </w:rPrChange>
        </w:rPr>
        <w:pPrChange w:id="2952" w:author="Vũ Đức Thông (VinSOC-ANBM-ANBMOT)" w:date="2026-04-20T10:32:00Z">
          <w:pPr>
            <w:pStyle w:val="CTDT-Text"/>
          </w:pPr>
        </w:pPrChange>
      </w:pPr>
    </w:p>
    <w:p w14:paraId="3DF2915A" w14:textId="1DBEED82" w:rsidR="00177C43" w:rsidRDefault="00177C43" w:rsidP="00177C43">
      <w:pPr>
        <w:pStyle w:val="CTDT-Text"/>
        <w:rPr>
          <w:ins w:id="2953" w:author="Vũ Đức Thông (VinSOC-ANBM-ANBMOT)" w:date="2026-04-20T10:28:00Z"/>
        </w:rPr>
      </w:pPr>
    </w:p>
    <w:p w14:paraId="4E0F6339" w14:textId="291EA73C" w:rsidR="005436CB" w:rsidRDefault="005436CB" w:rsidP="005436CB">
      <w:pPr>
        <w:pStyle w:val="CTDT-H3"/>
        <w:rPr>
          <w:ins w:id="2954" w:author="Vũ Đức Thông (VinSOC-ANBM-ANBMOT)" w:date="2026-04-20T10:38:00Z"/>
        </w:rPr>
      </w:pPr>
      <w:bookmarkStart w:id="2955" w:name="_Toc227579033"/>
      <w:ins w:id="2956" w:author="Vũ Đức Thông (VinSOC-ANBM-ANBMOT)" w:date="2026-04-20T10:38:00Z">
        <w:r>
          <w:t xml:space="preserve">Distributed Network Protocol 3 </w:t>
        </w:r>
        <w:proofErr w:type="gramStart"/>
        <w:r>
          <w:t>( DNP</w:t>
        </w:r>
        <w:proofErr w:type="gramEnd"/>
        <w:r>
          <w:t xml:space="preserve">3) Giao </w:t>
        </w:r>
        <w:proofErr w:type="spellStart"/>
        <w:r>
          <w:t>thức</w:t>
        </w:r>
        <w:proofErr w:type="spellEnd"/>
        <w:r>
          <w:t xml:space="preserve"> </w:t>
        </w:r>
        <w:proofErr w:type="spellStart"/>
        <w:r>
          <w:t>mạng</w:t>
        </w:r>
        <w:proofErr w:type="spellEnd"/>
        <w:r>
          <w:t xml:space="preserve"> </w:t>
        </w:r>
        <w:proofErr w:type="spellStart"/>
        <w:r>
          <w:t>phân</w:t>
        </w:r>
        <w:proofErr w:type="spellEnd"/>
        <w:r>
          <w:t xml:space="preserve"> </w:t>
        </w:r>
        <w:proofErr w:type="spellStart"/>
        <w:r>
          <w:t>tán</w:t>
        </w:r>
        <w:proofErr w:type="spellEnd"/>
        <w:r>
          <w:t xml:space="preserve"> 3</w:t>
        </w:r>
        <w:bookmarkEnd w:id="2955"/>
      </w:ins>
    </w:p>
    <w:p w14:paraId="0B8FFEBC" w14:textId="77777777" w:rsidR="005436CB" w:rsidRDefault="005436CB" w:rsidP="005436CB">
      <w:pPr>
        <w:pStyle w:val="CTDT-H3Char"/>
        <w:rPr>
          <w:ins w:id="2957" w:author="Vũ Đức Thông (VinSOC-ANBM-ANBMOT)" w:date="2026-04-20T10:40:00Z"/>
        </w:rPr>
      </w:pPr>
      <w:proofErr w:type="spellStart"/>
      <w:ins w:id="2958" w:author="Vũ Đức Thông (VinSOC-ANBM-ANBMOT)" w:date="2026-04-20T10:40:00Z">
        <w:r w:rsidRPr="005436CB">
          <w:rPr>
            <w:b/>
            <w:bCs/>
            <w:rPrChange w:id="2959" w:author="Vũ Đức Thông (VinSOC-ANBM-ANBMOT)" w:date="2026-04-20T10:40:00Z">
              <w:rPr/>
            </w:rPrChange>
          </w:rPr>
          <w:lastRenderedPageBreak/>
          <w:t>Ứng</w:t>
        </w:r>
        <w:proofErr w:type="spellEnd"/>
        <w:r w:rsidRPr="005436CB">
          <w:rPr>
            <w:b/>
            <w:bCs/>
            <w:rPrChange w:id="2960" w:author="Vũ Đức Thông (VinSOC-ANBM-ANBMOT)" w:date="2026-04-20T10:40:00Z">
              <w:rPr/>
            </w:rPrChange>
          </w:rPr>
          <w:t xml:space="preserve"> </w:t>
        </w:r>
        <w:proofErr w:type="spellStart"/>
        <w:r w:rsidRPr="005436CB">
          <w:rPr>
            <w:b/>
            <w:bCs/>
            <w:rPrChange w:id="2961" w:author="Vũ Đức Thông (VinSOC-ANBM-ANBMOT)" w:date="2026-04-20T10:40:00Z">
              <w:rPr/>
            </w:rPrChange>
          </w:rPr>
          <w:t>dụng</w:t>
        </w:r>
        <w:proofErr w:type="spellEnd"/>
        <w:r>
          <w:t xml:space="preserve">: </w:t>
        </w:r>
        <w:proofErr w:type="spellStart"/>
        <w:r>
          <w:t>Là</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cho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rsidRPr="005436CB">
          <w:rPr>
            <w:b/>
            <w:bCs/>
            <w:rPrChange w:id="2962" w:author="Vũ Đức Thông (VinSOC-ANBM-ANBMOT)" w:date="2026-04-20T10:40:00Z">
              <w:rPr/>
            </w:rPrChange>
          </w:rPr>
          <w:t>hạ</w:t>
        </w:r>
        <w:proofErr w:type="spellEnd"/>
        <w:r w:rsidRPr="005436CB">
          <w:rPr>
            <w:b/>
            <w:bCs/>
            <w:rPrChange w:id="2963" w:author="Vũ Đức Thông (VinSOC-ANBM-ANBMOT)" w:date="2026-04-20T10:40:00Z">
              <w:rPr/>
            </w:rPrChange>
          </w:rPr>
          <w:t xml:space="preserve"> </w:t>
        </w:r>
        <w:proofErr w:type="spellStart"/>
        <w:r w:rsidRPr="005436CB">
          <w:rPr>
            <w:b/>
            <w:bCs/>
            <w:rPrChange w:id="2964" w:author="Vũ Đức Thông (VinSOC-ANBM-ANBMOT)" w:date="2026-04-20T10:40:00Z">
              <w:rPr/>
            </w:rPrChange>
          </w:rPr>
          <w:t>tầng</w:t>
        </w:r>
        <w:proofErr w:type="spellEnd"/>
        <w:r w:rsidRPr="005436CB">
          <w:rPr>
            <w:b/>
            <w:bCs/>
            <w:rPrChange w:id="2965" w:author="Vũ Đức Thông (VinSOC-ANBM-ANBMOT)" w:date="2026-04-20T10:40:00Z">
              <w:rPr/>
            </w:rPrChange>
          </w:rPr>
          <w:t xml:space="preserve"> </w:t>
        </w:r>
        <w:proofErr w:type="spellStart"/>
        <w:r w:rsidRPr="005436CB">
          <w:rPr>
            <w:b/>
            <w:bCs/>
            <w:rPrChange w:id="2966" w:author="Vũ Đức Thông (VinSOC-ANBM-ANBMOT)" w:date="2026-04-20T10:40:00Z">
              <w:rPr/>
            </w:rPrChange>
          </w:rPr>
          <w:t>dàn</w:t>
        </w:r>
        <w:proofErr w:type="spellEnd"/>
        <w:r w:rsidRPr="005436CB">
          <w:rPr>
            <w:b/>
            <w:bCs/>
            <w:rPrChange w:id="2967" w:author="Vũ Đức Thông (VinSOC-ANBM-ANBMOT)" w:date="2026-04-20T10:40:00Z">
              <w:rPr/>
            </w:rPrChange>
          </w:rPr>
          <w:t xml:space="preserve"> </w:t>
        </w:r>
        <w:proofErr w:type="spellStart"/>
        <w:r w:rsidRPr="005436CB">
          <w:rPr>
            <w:b/>
            <w:bCs/>
            <w:rPrChange w:id="2968" w:author="Vũ Đức Thông (VinSOC-ANBM-ANBMOT)" w:date="2026-04-20T10:40:00Z">
              <w:rPr/>
            </w:rPrChange>
          </w:rPr>
          <w:t>trải</w:t>
        </w:r>
        <w:proofErr w:type="spellEnd"/>
        <w:r>
          <w:t xml:space="preserve"> (</w:t>
        </w:r>
        <w:proofErr w:type="spellStart"/>
        <w:r>
          <w:t>Dầu</w:t>
        </w:r>
        <w:proofErr w:type="spellEnd"/>
        <w:r>
          <w:t xml:space="preserve"> </w:t>
        </w:r>
        <w:proofErr w:type="spellStart"/>
        <w:r>
          <w:t>khí</w:t>
        </w:r>
        <w:proofErr w:type="spellEnd"/>
        <w:r>
          <w:t xml:space="preserve">, </w:t>
        </w:r>
        <w:proofErr w:type="spellStart"/>
        <w:r>
          <w:t>Điện</w:t>
        </w:r>
        <w:proofErr w:type="spellEnd"/>
        <w:r>
          <w:t xml:space="preserve">, </w:t>
        </w:r>
        <w:proofErr w:type="spellStart"/>
        <w:r>
          <w:t>Nước</w:t>
        </w:r>
        <w:proofErr w:type="spellEnd"/>
        <w:r>
          <w:t xml:space="preserve">) </w:t>
        </w:r>
        <w:proofErr w:type="spellStart"/>
        <w:r>
          <w:t>nhờ</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truyền</w:t>
        </w:r>
        <w:proofErr w:type="spellEnd"/>
        <w:r>
          <w:t xml:space="preserve"> </w:t>
        </w:r>
        <w:r w:rsidRPr="005436CB">
          <w:rPr>
            <w:b/>
            <w:bCs/>
            <w:rPrChange w:id="2969" w:author="Vũ Đức Thông (VinSOC-ANBM-ANBMOT)" w:date="2026-04-20T10:40:00Z">
              <w:rPr/>
            </w:rPrChange>
          </w:rPr>
          <w:t xml:space="preserve">tin </w:t>
        </w:r>
        <w:proofErr w:type="spellStart"/>
        <w:r w:rsidRPr="005436CB">
          <w:rPr>
            <w:b/>
            <w:bCs/>
            <w:rPrChange w:id="2970" w:author="Vũ Đức Thông (VinSOC-ANBM-ANBMOT)" w:date="2026-04-20T10:40:00Z">
              <w:rPr/>
            </w:rPrChange>
          </w:rPr>
          <w:t>đi</w:t>
        </w:r>
        <w:proofErr w:type="spellEnd"/>
        <w:r w:rsidRPr="005436CB">
          <w:rPr>
            <w:b/>
            <w:bCs/>
            <w:rPrChange w:id="2971" w:author="Vũ Đức Thông (VinSOC-ANBM-ANBMOT)" w:date="2026-04-20T10:40:00Z">
              <w:rPr/>
            </w:rPrChange>
          </w:rPr>
          <w:t xml:space="preserve"> </w:t>
        </w:r>
        <w:proofErr w:type="spellStart"/>
        <w:r w:rsidRPr="005436CB">
          <w:rPr>
            <w:b/>
            <w:bCs/>
            <w:rPrChange w:id="2972" w:author="Vũ Đức Thông (VinSOC-ANBM-ANBMOT)" w:date="2026-04-20T10:40:00Z">
              <w:rPr/>
            </w:rPrChange>
          </w:rPr>
          <w:t>xa</w:t>
        </w:r>
        <w:proofErr w:type="spellEnd"/>
        <w:r>
          <w:t xml:space="preserve"> </w:t>
        </w:r>
        <w:proofErr w:type="spellStart"/>
        <w:r>
          <w:t>và</w:t>
        </w:r>
        <w:proofErr w:type="spellEnd"/>
        <w:r>
          <w:t xml:space="preserve"> </w:t>
        </w:r>
        <w:proofErr w:type="spellStart"/>
        <w:r w:rsidRPr="005436CB">
          <w:rPr>
            <w:b/>
            <w:bCs/>
            <w:rPrChange w:id="2973" w:author="Vũ Đức Thông (VinSOC-ANBM-ANBMOT)" w:date="2026-04-20T10:40:00Z">
              <w:rPr/>
            </w:rPrChange>
          </w:rPr>
          <w:t>tính</w:t>
        </w:r>
        <w:proofErr w:type="spellEnd"/>
        <w:r w:rsidRPr="005436CB">
          <w:rPr>
            <w:b/>
            <w:bCs/>
            <w:rPrChange w:id="2974" w:author="Vũ Đức Thông (VinSOC-ANBM-ANBMOT)" w:date="2026-04-20T10:40:00Z">
              <w:rPr/>
            </w:rPrChange>
          </w:rPr>
          <w:t xml:space="preserve"> </w:t>
        </w:r>
        <w:proofErr w:type="spellStart"/>
        <w:r w:rsidRPr="005436CB">
          <w:rPr>
            <w:b/>
            <w:bCs/>
            <w:rPrChange w:id="2975" w:author="Vũ Đức Thông (VinSOC-ANBM-ANBMOT)" w:date="2026-04-20T10:40:00Z">
              <w:rPr/>
            </w:rPrChange>
          </w:rPr>
          <w:t>tương</w:t>
        </w:r>
        <w:proofErr w:type="spellEnd"/>
        <w:r w:rsidRPr="005436CB">
          <w:rPr>
            <w:b/>
            <w:bCs/>
            <w:rPrChange w:id="2976" w:author="Vũ Đức Thông (VinSOC-ANBM-ANBMOT)" w:date="2026-04-20T10:40:00Z">
              <w:rPr/>
            </w:rPrChange>
          </w:rPr>
          <w:t xml:space="preserve"> </w:t>
        </w:r>
        <w:proofErr w:type="spellStart"/>
        <w:r w:rsidRPr="005436CB">
          <w:rPr>
            <w:b/>
            <w:bCs/>
            <w:rPrChange w:id="2977" w:author="Vũ Đức Thông (VinSOC-ANBM-ANBMOT)" w:date="2026-04-20T10:40:00Z">
              <w:rPr/>
            </w:rPrChange>
          </w:rPr>
          <w:t>thích</w:t>
        </w:r>
        <w:proofErr w:type="spellEnd"/>
        <w:r w:rsidRPr="005436CB">
          <w:rPr>
            <w:b/>
            <w:bCs/>
            <w:rPrChange w:id="2978" w:author="Vũ Đức Thông (VinSOC-ANBM-ANBMOT)" w:date="2026-04-20T10:40:00Z">
              <w:rPr/>
            </w:rPrChange>
          </w:rPr>
          <w:t xml:space="preserve"> </w:t>
        </w:r>
        <w:proofErr w:type="spellStart"/>
        <w:r w:rsidRPr="005436CB">
          <w:rPr>
            <w:b/>
            <w:bCs/>
            <w:rPrChange w:id="2979" w:author="Vũ Đức Thông (VinSOC-ANBM-ANBMOT)" w:date="2026-04-20T10:40:00Z">
              <w:rPr/>
            </w:rPrChange>
          </w:rPr>
          <w:t>cao</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hãng</w:t>
        </w:r>
        <w:proofErr w:type="spellEnd"/>
        <w:r>
          <w:t>.</w:t>
        </w:r>
      </w:ins>
    </w:p>
    <w:p w14:paraId="2E2C3848" w14:textId="77777777" w:rsidR="005436CB" w:rsidRDefault="005436CB" w:rsidP="005436CB">
      <w:pPr>
        <w:pStyle w:val="CTDT-H3Char"/>
        <w:rPr>
          <w:ins w:id="2980" w:author="Vũ Đức Thông (VinSOC-ANBM-ANBMOT)" w:date="2026-04-20T10:40:00Z"/>
        </w:rPr>
      </w:pPr>
      <w:proofErr w:type="spellStart"/>
      <w:ins w:id="2981" w:author="Vũ Đức Thông (VinSOC-ANBM-ANBMOT)" w:date="2026-04-20T10:40:00Z">
        <w:r w:rsidRPr="005436CB">
          <w:rPr>
            <w:b/>
            <w:bCs/>
            <w:rPrChange w:id="2982" w:author="Vũ Đức Thông (VinSOC-ANBM-ANBMOT)" w:date="2026-04-20T10:40:00Z">
              <w:rPr/>
            </w:rPrChange>
          </w:rPr>
          <w:t>Sức</w:t>
        </w:r>
        <w:proofErr w:type="spellEnd"/>
        <w:r w:rsidRPr="005436CB">
          <w:rPr>
            <w:b/>
            <w:bCs/>
            <w:rPrChange w:id="2983" w:author="Vũ Đức Thông (VinSOC-ANBM-ANBMOT)" w:date="2026-04-20T10:40:00Z">
              <w:rPr/>
            </w:rPrChange>
          </w:rPr>
          <w:t xml:space="preserve"> </w:t>
        </w:r>
        <w:proofErr w:type="spellStart"/>
        <w:r w:rsidRPr="005436CB">
          <w:rPr>
            <w:b/>
            <w:bCs/>
            <w:rPrChange w:id="2984" w:author="Vũ Đức Thông (VinSOC-ANBM-ANBMOT)" w:date="2026-04-20T10:40:00Z">
              <w:rPr/>
            </w:rPrChange>
          </w:rPr>
          <w:t>mạnh</w:t>
        </w:r>
        <w:proofErr w:type="spellEnd"/>
        <w:r>
          <w:t xml:space="preserve">: </w:t>
        </w:r>
        <w:proofErr w:type="spellStart"/>
        <w:r>
          <w:t>Ưu</w:t>
        </w:r>
        <w:proofErr w:type="spellEnd"/>
        <w:r>
          <w:t xml:space="preserve"> </w:t>
        </w:r>
        <w:proofErr w:type="spellStart"/>
        <w:r>
          <w:t>việt</w:t>
        </w:r>
        <w:proofErr w:type="spellEnd"/>
        <w:r>
          <w:t xml:space="preserve"> </w:t>
        </w:r>
        <w:proofErr w:type="spellStart"/>
        <w:r>
          <w:t>hơn</w:t>
        </w:r>
        <w:proofErr w:type="spellEnd"/>
        <w:r>
          <w:t xml:space="preserve"> Modbus </w:t>
        </w:r>
        <w:proofErr w:type="spellStart"/>
        <w:r>
          <w:t>nhờ</w:t>
        </w:r>
        <w:proofErr w:type="spellEnd"/>
        <w:r>
          <w:t xml:space="preserve">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hơn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tốt</w:t>
        </w:r>
        <w:proofErr w:type="spellEnd"/>
        <w:r>
          <w:t xml:space="preserve"> </w:t>
        </w:r>
        <w:proofErr w:type="spellStart"/>
        <w:r>
          <w:t>cả</w:t>
        </w:r>
        <w:proofErr w:type="spellEnd"/>
        <w:r>
          <w:t xml:space="preserve"> </w:t>
        </w:r>
        <w:proofErr w:type="spellStart"/>
        <w:r>
          <w:t>mạng</w:t>
        </w:r>
        <w:proofErr w:type="spellEnd"/>
        <w:r>
          <w:t xml:space="preserve"> </w:t>
        </w:r>
        <w:proofErr w:type="spellStart"/>
        <w:r w:rsidRPr="005436CB">
          <w:rPr>
            <w:b/>
            <w:bCs/>
            <w:rPrChange w:id="2985" w:author="Vũ Đức Thông (VinSOC-ANBM-ANBMOT)" w:date="2026-04-20T10:40:00Z">
              <w:rPr/>
            </w:rPrChange>
          </w:rPr>
          <w:t>nối</w:t>
        </w:r>
        <w:proofErr w:type="spellEnd"/>
        <w:r w:rsidRPr="005436CB">
          <w:rPr>
            <w:b/>
            <w:bCs/>
            <w:rPrChange w:id="2986" w:author="Vũ Đức Thông (VinSOC-ANBM-ANBMOT)" w:date="2026-04-20T10:40:00Z">
              <w:rPr/>
            </w:rPrChange>
          </w:rPr>
          <w:t xml:space="preserve"> </w:t>
        </w:r>
        <w:proofErr w:type="spellStart"/>
        <w:r w:rsidRPr="005436CB">
          <w:rPr>
            <w:b/>
            <w:bCs/>
            <w:rPrChange w:id="2987" w:author="Vũ Đức Thông (VinSOC-ANBM-ANBMOT)" w:date="2026-04-20T10:40:00Z">
              <w:rPr/>
            </w:rPrChange>
          </w:rPr>
          <w:t>tiếp</w:t>
        </w:r>
        <w:proofErr w:type="spellEnd"/>
        <w:r w:rsidRPr="005436CB">
          <w:rPr>
            <w:b/>
            <w:bCs/>
            <w:rPrChange w:id="2988" w:author="Vũ Đức Thông (VinSOC-ANBM-ANBMOT)" w:date="2026-04-20T10:40:00Z">
              <w:rPr/>
            </w:rPrChange>
          </w:rPr>
          <w:t xml:space="preserve"> </w:t>
        </w:r>
        <w:proofErr w:type="spellStart"/>
        <w:r w:rsidRPr="005436CB">
          <w:rPr>
            <w:b/>
            <w:bCs/>
            <w:rPrChange w:id="2989" w:author="Vũ Đức Thông (VinSOC-ANBM-ANBMOT)" w:date="2026-04-20T10:40:00Z">
              <w:rPr/>
            </w:rPrChange>
          </w:rPr>
          <w:t>cũ</w:t>
        </w:r>
        <w:proofErr w:type="spellEnd"/>
        <w:r>
          <w:t xml:space="preserve"> </w:t>
        </w:r>
        <w:proofErr w:type="spellStart"/>
        <w:r>
          <w:t>và</w:t>
        </w:r>
        <w:proofErr w:type="spellEnd"/>
        <w:r>
          <w:t xml:space="preserve"> </w:t>
        </w:r>
        <w:proofErr w:type="spellStart"/>
        <w:r>
          <w:t>mạng</w:t>
        </w:r>
        <w:proofErr w:type="spellEnd"/>
        <w:r>
          <w:t xml:space="preserve"> </w:t>
        </w:r>
        <w:r w:rsidRPr="005436CB">
          <w:rPr>
            <w:b/>
            <w:bCs/>
            <w:rPrChange w:id="2990" w:author="Vũ Đức Thông (VinSOC-ANBM-ANBMOT)" w:date="2026-04-20T10:41:00Z">
              <w:rPr/>
            </w:rPrChange>
          </w:rPr>
          <w:t xml:space="preserve">IP </w:t>
        </w:r>
        <w:proofErr w:type="spellStart"/>
        <w:r w:rsidRPr="005436CB">
          <w:rPr>
            <w:b/>
            <w:bCs/>
            <w:rPrChange w:id="2991" w:author="Vũ Đức Thông (VinSOC-ANBM-ANBMOT)" w:date="2026-04-20T10:41:00Z">
              <w:rPr/>
            </w:rPrChange>
          </w:rPr>
          <w:t>hiện</w:t>
        </w:r>
        <w:proofErr w:type="spellEnd"/>
        <w:r w:rsidRPr="005436CB">
          <w:rPr>
            <w:b/>
            <w:bCs/>
            <w:rPrChange w:id="2992" w:author="Vũ Đức Thông (VinSOC-ANBM-ANBMOT)" w:date="2026-04-20T10:41:00Z">
              <w:rPr/>
            </w:rPrChange>
          </w:rPr>
          <w:t xml:space="preserve"> </w:t>
        </w:r>
        <w:proofErr w:type="spellStart"/>
        <w:r w:rsidRPr="005436CB">
          <w:rPr>
            <w:b/>
            <w:bCs/>
            <w:rPrChange w:id="2993" w:author="Vũ Đức Thông (VinSOC-ANBM-ANBMOT)" w:date="2026-04-20T10:41:00Z">
              <w:rPr/>
            </w:rPrChange>
          </w:rPr>
          <w:t>đại</w:t>
        </w:r>
        <w:proofErr w:type="spellEnd"/>
        <w:r w:rsidRPr="005436CB">
          <w:rPr>
            <w:b/>
            <w:bCs/>
            <w:rPrChange w:id="2994" w:author="Vũ Đức Thông (VinSOC-ANBM-ANBMOT)" w:date="2026-04-20T10:41:00Z">
              <w:rPr/>
            </w:rPrChange>
          </w:rPr>
          <w:t>.</w:t>
        </w:r>
      </w:ins>
    </w:p>
    <w:p w14:paraId="7177EEA8" w14:textId="77777777" w:rsidR="005436CB" w:rsidRDefault="005436CB" w:rsidP="005436CB">
      <w:pPr>
        <w:pStyle w:val="CTDT-H3Char"/>
        <w:rPr>
          <w:ins w:id="2995" w:author="Vũ Đức Thông (VinSOC-ANBM-ANBMOT)" w:date="2026-04-20T10:40:00Z"/>
        </w:rPr>
      </w:pPr>
      <w:proofErr w:type="gramStart"/>
      <w:ins w:id="2996" w:author="Vũ Đức Thông (VinSOC-ANBM-ANBMOT)" w:date="2026-04-20T10:40:00Z">
        <w:r w:rsidRPr="005436CB">
          <w:rPr>
            <w:b/>
            <w:bCs/>
            <w:rPrChange w:id="2997" w:author="Vũ Đức Thông (VinSOC-ANBM-ANBMOT)" w:date="2026-04-20T10:41:00Z">
              <w:rPr/>
            </w:rPrChange>
          </w:rPr>
          <w:t>An</w:t>
        </w:r>
        <w:proofErr w:type="gramEnd"/>
        <w:r w:rsidRPr="005436CB">
          <w:rPr>
            <w:b/>
            <w:bCs/>
            <w:rPrChange w:id="2998" w:author="Vũ Đức Thông (VinSOC-ANBM-ANBMOT)" w:date="2026-04-20T10:41:00Z">
              <w:rPr/>
            </w:rPrChange>
          </w:rPr>
          <w:t xml:space="preserve"> </w:t>
        </w:r>
        <w:proofErr w:type="spellStart"/>
        <w:r w:rsidRPr="005436CB">
          <w:rPr>
            <w:b/>
            <w:bCs/>
            <w:rPrChange w:id="2999" w:author="Vũ Đức Thông (VinSOC-ANBM-ANBMOT)" w:date="2026-04-20T10:41:00Z">
              <w:rPr/>
            </w:rPrChange>
          </w:rPr>
          <w:t>ninh</w:t>
        </w:r>
        <w:proofErr w:type="spellEnd"/>
        <w:r w:rsidRPr="005436CB">
          <w:rPr>
            <w:b/>
            <w:bCs/>
            <w:rPrChange w:id="3000" w:author="Vũ Đức Thông (VinSOC-ANBM-ANBMOT)" w:date="2026-04-20T10:41:00Z">
              <w:rPr/>
            </w:rPrChange>
          </w:rPr>
          <w:t xml:space="preserve"> </w:t>
        </w:r>
        <w:proofErr w:type="spellStart"/>
        <w:r w:rsidRPr="005436CB">
          <w:rPr>
            <w:b/>
            <w:bCs/>
            <w:rPrChange w:id="3001" w:author="Vũ Đức Thông (VinSOC-ANBM-ANBMOT)" w:date="2026-04-20T10:41:00Z">
              <w:rPr/>
            </w:rPrChange>
          </w:rPr>
          <w:t>mạng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vì</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đi</w:t>
        </w:r>
        <w:proofErr w:type="spellEnd"/>
        <w:r>
          <w:t xml:space="preserve"> </w:t>
        </w:r>
        <w:proofErr w:type="spellStart"/>
        <w:r w:rsidRPr="005436CB">
          <w:rPr>
            <w:b/>
            <w:bCs/>
            <w:rPrChange w:id="3002" w:author="Vũ Đức Thông (VinSOC-ANBM-ANBMOT)" w:date="2026-04-20T10:41:00Z">
              <w:rPr/>
            </w:rPrChange>
          </w:rPr>
          <w:t>không</w:t>
        </w:r>
        <w:proofErr w:type="spellEnd"/>
        <w:r w:rsidRPr="005436CB">
          <w:rPr>
            <w:b/>
            <w:bCs/>
            <w:rPrChange w:id="3003" w:author="Vũ Đức Thông (VinSOC-ANBM-ANBMOT)" w:date="2026-04-20T10:41:00Z">
              <w:rPr/>
            </w:rPrChange>
          </w:rPr>
          <w:t xml:space="preserve"> </w:t>
        </w:r>
        <w:proofErr w:type="spellStart"/>
        <w:r w:rsidRPr="005436CB">
          <w:rPr>
            <w:b/>
            <w:bCs/>
            <w:rPrChange w:id="3004" w:author="Vũ Đức Thông (VinSOC-ANBM-ANBMOT)" w:date="2026-04-20T10:41:00Z">
              <w:rPr/>
            </w:rPrChange>
          </w:rPr>
          <w:t>được</w:t>
        </w:r>
        <w:proofErr w:type="spellEnd"/>
        <w:r w:rsidRPr="005436CB">
          <w:rPr>
            <w:b/>
            <w:bCs/>
            <w:rPrChange w:id="3005" w:author="Vũ Đức Thông (VinSOC-ANBM-ANBMOT)" w:date="2026-04-20T10:41:00Z">
              <w:rPr/>
            </w:rPrChange>
          </w:rPr>
          <w:t xml:space="preserve"> </w:t>
        </w:r>
        <w:proofErr w:type="spellStart"/>
        <w:r w:rsidRPr="005436CB">
          <w:rPr>
            <w:b/>
            <w:bCs/>
            <w:rPrChange w:id="3006" w:author="Vũ Đức Thông (VinSOC-ANBM-ANBMOT)" w:date="2026-04-20T10:41:00Z">
              <w:rPr/>
            </w:rPrChange>
          </w:rPr>
          <w:t>mã</w:t>
        </w:r>
        <w:proofErr w:type="spellEnd"/>
        <w:r w:rsidRPr="005436CB">
          <w:rPr>
            <w:b/>
            <w:bCs/>
            <w:rPrChange w:id="3007" w:author="Vũ Đức Thông (VinSOC-ANBM-ANBMOT)" w:date="2026-04-20T10:41:00Z">
              <w:rPr/>
            </w:rPrChange>
          </w:rPr>
          <w:t xml:space="preserve"> </w:t>
        </w:r>
        <w:proofErr w:type="spellStart"/>
        <w:r w:rsidRPr="005436CB">
          <w:rPr>
            <w:b/>
            <w:bCs/>
            <w:rPrChange w:id="3008" w:author="Vũ Đức Thông (VinSOC-ANBM-ANBMOT)" w:date="2026-04-20T10:41:00Z">
              <w:rPr/>
            </w:rPrChange>
          </w:rPr>
          <w:t>hóa</w:t>
        </w:r>
        <w:proofErr w:type="spellEnd"/>
        <w:r>
          <w:t xml:space="preserve"> </w:t>
        </w:r>
        <w:proofErr w:type="spellStart"/>
        <w:r>
          <w:t>và</w:t>
        </w:r>
        <w:proofErr w:type="spellEnd"/>
        <w:r>
          <w:t xml:space="preserve"> </w:t>
        </w:r>
        <w:proofErr w:type="spellStart"/>
        <w:r w:rsidRPr="005436CB">
          <w:rPr>
            <w:b/>
            <w:bCs/>
            <w:rPrChange w:id="3009" w:author="Vũ Đức Thông (VinSOC-ANBM-ANBMOT)" w:date="2026-04-20T10:41:00Z">
              <w:rPr/>
            </w:rPrChange>
          </w:rPr>
          <w:t>thiếu</w:t>
        </w:r>
        <w:proofErr w:type="spellEnd"/>
        <w:r w:rsidRPr="005436CB">
          <w:rPr>
            <w:b/>
            <w:bCs/>
            <w:rPrChange w:id="3010" w:author="Vũ Đức Thông (VinSOC-ANBM-ANBMOT)" w:date="2026-04-20T10:41:00Z">
              <w:rPr/>
            </w:rPrChange>
          </w:rPr>
          <w:t xml:space="preserve"> </w:t>
        </w:r>
        <w:proofErr w:type="spellStart"/>
        <w:r w:rsidRPr="005436CB">
          <w:rPr>
            <w:b/>
            <w:bCs/>
            <w:rPrChange w:id="3011" w:author="Vũ Đức Thông (VinSOC-ANBM-ANBMOT)" w:date="2026-04-20T10:41:00Z">
              <w:rPr/>
            </w:rPrChange>
          </w:rPr>
          <w:t>cơ</w:t>
        </w:r>
        <w:proofErr w:type="spellEnd"/>
        <w:r w:rsidRPr="005436CB">
          <w:rPr>
            <w:b/>
            <w:bCs/>
            <w:rPrChange w:id="3012" w:author="Vũ Đức Thông (VinSOC-ANBM-ANBMOT)" w:date="2026-04-20T10:41:00Z">
              <w:rPr/>
            </w:rPrChange>
          </w:rPr>
          <w:t xml:space="preserve"> </w:t>
        </w:r>
        <w:proofErr w:type="spellStart"/>
        <w:r w:rsidRPr="005436CB">
          <w:rPr>
            <w:b/>
            <w:bCs/>
            <w:rPrChange w:id="3013" w:author="Vũ Đức Thông (VinSOC-ANBM-ANBMOT)" w:date="2026-04-20T10:41:00Z">
              <w:rPr/>
            </w:rPrChange>
          </w:rPr>
          <w:t>chế</w:t>
        </w:r>
        <w:proofErr w:type="spellEnd"/>
        <w:r w:rsidRPr="005436CB">
          <w:rPr>
            <w:b/>
            <w:bCs/>
            <w:rPrChange w:id="3014" w:author="Vũ Đức Thông (VinSOC-ANBM-ANBMOT)" w:date="2026-04-20T10:41:00Z">
              <w:rPr/>
            </w:rPrChange>
          </w:rPr>
          <w:t xml:space="preserve"> </w:t>
        </w:r>
        <w:proofErr w:type="spellStart"/>
        <w:r w:rsidRPr="005436CB">
          <w:rPr>
            <w:b/>
            <w:bCs/>
            <w:rPrChange w:id="3015" w:author="Vũ Đức Thông (VinSOC-ANBM-ANBMOT)" w:date="2026-04-20T10:41:00Z">
              <w:rPr/>
            </w:rPrChange>
          </w:rPr>
          <w:t>xác</w:t>
        </w:r>
        <w:proofErr w:type="spellEnd"/>
        <w:r w:rsidRPr="005436CB">
          <w:rPr>
            <w:b/>
            <w:bCs/>
            <w:rPrChange w:id="3016" w:author="Vũ Đức Thông (VinSOC-ANBM-ANBMOT)" w:date="2026-04-20T10:41:00Z">
              <w:rPr/>
            </w:rPrChange>
          </w:rPr>
          <w:t xml:space="preserve"> </w:t>
        </w:r>
        <w:proofErr w:type="spellStart"/>
        <w:r w:rsidRPr="005436CB">
          <w:rPr>
            <w:b/>
            <w:bCs/>
            <w:rPrChange w:id="3017" w:author="Vũ Đức Thông (VinSOC-ANBM-ANBMOT)" w:date="2026-04-20T10:41:00Z">
              <w:rPr/>
            </w:rPrChange>
          </w:rPr>
          <w:t>thực</w:t>
        </w:r>
        <w:proofErr w:type="spellEnd"/>
        <w:r>
          <w:t xml:space="preserve">, </w:t>
        </w:r>
        <w:proofErr w:type="spellStart"/>
        <w:r>
          <w:t>khiến</w:t>
        </w:r>
        <w:proofErr w:type="spellEnd"/>
        <w:r>
          <w:t xml:space="preserve"> </w:t>
        </w:r>
        <w:proofErr w:type="spellStart"/>
        <w:r>
          <w:t>nó</w:t>
        </w:r>
        <w:proofErr w:type="spellEnd"/>
        <w:r>
          <w:t xml:space="preserve"> </w:t>
        </w:r>
        <w:proofErr w:type="spellStart"/>
        <w:r>
          <w:t>dễ</w:t>
        </w:r>
        <w:proofErr w:type="spellEnd"/>
        <w:r>
          <w:t xml:space="preserve"> </w:t>
        </w:r>
        <w:proofErr w:type="spellStart"/>
        <w:r>
          <w:t>bị</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các</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bảo</w:t>
        </w:r>
        <w:proofErr w:type="spellEnd"/>
        <w:r>
          <w:t xml:space="preserve"> </w:t>
        </w:r>
        <w:proofErr w:type="spellStart"/>
        <w:r>
          <w:t>vệ</w:t>
        </w:r>
        <w:proofErr w:type="spellEnd"/>
        <w:r>
          <w:t xml:space="preserve"> </w:t>
        </w:r>
        <w:proofErr w:type="spellStart"/>
        <w:r>
          <w:t>bổ</w:t>
        </w:r>
        <w:proofErr w:type="spellEnd"/>
        <w:r>
          <w:t xml:space="preserve"> sung.</w:t>
        </w:r>
      </w:ins>
    </w:p>
    <w:p w14:paraId="18026AF6" w14:textId="210B8E55" w:rsidR="005436CB" w:rsidRDefault="005436CB" w:rsidP="005436CB">
      <w:pPr>
        <w:pStyle w:val="CTDT-H3Char"/>
        <w:rPr>
          <w:ins w:id="3018" w:author="Vũ Đức Thông (VinSOC-ANBM-ANBMOT)" w:date="2026-04-20T10:38:00Z"/>
        </w:rPr>
      </w:pPr>
      <w:proofErr w:type="spellStart"/>
      <w:ins w:id="3019" w:author="Vũ Đức Thông (VinSOC-ANBM-ANBMOT)" w:date="2026-04-20T10:40:00Z">
        <w:r w:rsidRPr="005436CB">
          <w:rPr>
            <w:b/>
            <w:bCs/>
            <w:rPrChange w:id="3020" w:author="Vũ Đức Thông (VinSOC-ANBM-ANBMOT)" w:date="2026-04-20T10:41:00Z">
              <w:rPr/>
            </w:rPrChange>
          </w:rPr>
          <w:t>Cơ</w:t>
        </w:r>
        <w:proofErr w:type="spellEnd"/>
        <w:r w:rsidRPr="005436CB">
          <w:rPr>
            <w:b/>
            <w:bCs/>
            <w:rPrChange w:id="3021" w:author="Vũ Đức Thông (VinSOC-ANBM-ANBMOT)" w:date="2026-04-20T10:41:00Z">
              <w:rPr/>
            </w:rPrChange>
          </w:rPr>
          <w:t xml:space="preserve"> </w:t>
        </w:r>
        <w:proofErr w:type="spellStart"/>
        <w:r w:rsidRPr="005436CB">
          <w:rPr>
            <w:b/>
            <w:bCs/>
            <w:rPrChange w:id="3022" w:author="Vũ Đức Thông (VinSOC-ANBM-ANBMOT)" w:date="2026-04-20T10:41:00Z">
              <w:rPr/>
            </w:rPrChange>
          </w:rPr>
          <w:t>chế</w:t>
        </w:r>
        <w:proofErr w:type="spellEnd"/>
        <w:r w:rsidRPr="005436CB">
          <w:rPr>
            <w:b/>
            <w:bCs/>
            <w:rPrChange w:id="3023" w:author="Vũ Đức Thông (VinSOC-ANBM-ANBMOT)" w:date="2026-04-20T10:41:00Z">
              <w:rPr/>
            </w:rPrChange>
          </w:rPr>
          <w:t xml:space="preserve"> </w:t>
        </w:r>
        <w:proofErr w:type="spellStart"/>
        <w:r w:rsidRPr="005436CB">
          <w:rPr>
            <w:b/>
            <w:bCs/>
            <w:rPrChange w:id="3024" w:author="Vũ Đức Thông (VinSOC-ANBM-ANBMOT)" w:date="2026-04-20T10:41:00Z">
              <w:rPr/>
            </w:rPrChange>
          </w:rPr>
          <w:t>trung</w:t>
        </w:r>
        <w:proofErr w:type="spellEnd"/>
        <w:r w:rsidRPr="005436CB">
          <w:rPr>
            <w:b/>
            <w:bCs/>
            <w:rPrChange w:id="3025" w:author="Vũ Đức Thông (VinSOC-ANBM-ANBMOT)" w:date="2026-04-20T10:41:00Z">
              <w:rPr/>
            </w:rPrChange>
          </w:rPr>
          <w:t xml:space="preserve"> </w:t>
        </w:r>
        <w:proofErr w:type="spellStart"/>
        <w:r w:rsidRPr="005436CB">
          <w:rPr>
            <w:b/>
            <w:bCs/>
            <w:rPrChange w:id="3026" w:author="Vũ Đức Thông (VinSOC-ANBM-ANBMOT)" w:date="2026-04-20T10:41:00Z">
              <w:rPr/>
            </w:rPrChange>
          </w:rPr>
          <w:t>gian</w:t>
        </w:r>
        <w:proofErr w:type="spellEnd"/>
        <w:r>
          <w:t xml:space="preserve">: </w:t>
        </w:r>
        <w:proofErr w:type="spellStart"/>
        <w:r>
          <w:t>Khái</w:t>
        </w:r>
        <w:proofErr w:type="spellEnd"/>
        <w:r>
          <w:t xml:space="preserve"> </w:t>
        </w:r>
        <w:proofErr w:type="spellStart"/>
        <w:r>
          <w:t>niệm</w:t>
        </w:r>
        <w:proofErr w:type="spellEnd"/>
        <w:r>
          <w:t xml:space="preserve"> </w:t>
        </w:r>
        <w:r w:rsidRPr="005436CB">
          <w:rPr>
            <w:b/>
            <w:bCs/>
            <w:rPrChange w:id="3027" w:author="Vũ Đức Thông (VinSOC-ANBM-ANBMOT)" w:date="2026-04-20T10:41:00Z">
              <w:rPr/>
            </w:rPrChange>
          </w:rPr>
          <w:t>Data Concentrator</w:t>
        </w:r>
        <w:r>
          <w:t xml:space="preserve"> </w:t>
        </w:r>
        <w:proofErr w:type="spellStart"/>
        <w:r>
          <w:t>cho</w:t>
        </w:r>
        <w:proofErr w:type="spellEnd"/>
        <w:r>
          <w:t xml:space="preserve"> </w:t>
        </w:r>
        <w:proofErr w:type="spellStart"/>
        <w:r>
          <w:t>thấy</w:t>
        </w:r>
        <w:proofErr w:type="spellEnd"/>
        <w:r>
          <w:t xml:space="preserve"> DNP3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linh</w:t>
        </w:r>
        <w:proofErr w:type="spellEnd"/>
        <w:r>
          <w:t xml:space="preserve"> </w:t>
        </w:r>
        <w:proofErr w:type="spellStart"/>
        <w:r>
          <w:t>hoạt</w:t>
        </w:r>
        <w:proofErr w:type="spellEnd"/>
        <w:r>
          <w:t xml:space="preserve"> (</w:t>
        </w:r>
        <w:proofErr w:type="spellStart"/>
        <w:r w:rsidRPr="005436CB">
          <w:rPr>
            <w:b/>
            <w:bCs/>
            <w:rPrChange w:id="3028" w:author="Vũ Đức Thông (VinSOC-ANBM-ANBMOT)" w:date="2026-04-20T10:41:00Z">
              <w:rPr/>
            </w:rPrChange>
          </w:rPr>
          <w:t>vừa</w:t>
        </w:r>
        <w:proofErr w:type="spellEnd"/>
        <w:r w:rsidRPr="005436CB">
          <w:rPr>
            <w:b/>
            <w:bCs/>
            <w:rPrChange w:id="3029" w:author="Vũ Đức Thông (VinSOC-ANBM-ANBMOT)" w:date="2026-04-20T10:41:00Z">
              <w:rPr/>
            </w:rPrChange>
          </w:rPr>
          <w:t xml:space="preserve"> </w:t>
        </w:r>
        <w:proofErr w:type="spellStart"/>
        <w:r w:rsidRPr="005436CB">
          <w:rPr>
            <w:b/>
            <w:bCs/>
            <w:rPrChange w:id="3030" w:author="Vũ Đức Thông (VinSOC-ANBM-ANBMOT)" w:date="2026-04-20T10:41:00Z">
              <w:rPr/>
            </w:rPrChange>
          </w:rPr>
          <w:t>làm</w:t>
        </w:r>
        <w:proofErr w:type="spellEnd"/>
        <w:r w:rsidRPr="005436CB">
          <w:rPr>
            <w:b/>
            <w:bCs/>
            <w:rPrChange w:id="3031" w:author="Vũ Đức Thông (VinSOC-ANBM-ANBMOT)" w:date="2026-04-20T10:41:00Z">
              <w:rPr/>
            </w:rPrChange>
          </w:rPr>
          <w:t xml:space="preserve"> </w:t>
        </w:r>
        <w:proofErr w:type="spellStart"/>
        <w:r w:rsidRPr="005436CB">
          <w:rPr>
            <w:b/>
            <w:bCs/>
            <w:rPrChange w:id="3032" w:author="Vũ Đức Thông (VinSOC-ANBM-ANBMOT)" w:date="2026-04-20T10:41:00Z">
              <w:rPr/>
            </w:rPrChange>
          </w:rPr>
          <w:t>chủ</w:t>
        </w:r>
        <w:proofErr w:type="spellEnd"/>
        <w:r w:rsidRPr="005436CB">
          <w:rPr>
            <w:b/>
            <w:bCs/>
            <w:rPrChange w:id="3033" w:author="Vũ Đức Thông (VinSOC-ANBM-ANBMOT)" w:date="2026-04-20T10:41:00Z">
              <w:rPr/>
            </w:rPrChange>
          </w:rPr>
          <w:t xml:space="preserve"> </w:t>
        </w:r>
        <w:proofErr w:type="spellStart"/>
        <w:r w:rsidRPr="005436CB">
          <w:rPr>
            <w:b/>
            <w:bCs/>
            <w:rPrChange w:id="3034" w:author="Vũ Đức Thông (VinSOC-ANBM-ANBMOT)" w:date="2026-04-20T10:41:00Z">
              <w:rPr/>
            </w:rPrChange>
          </w:rPr>
          <w:t>cấp</w:t>
        </w:r>
        <w:proofErr w:type="spellEnd"/>
        <w:r w:rsidRPr="005436CB">
          <w:rPr>
            <w:b/>
            <w:bCs/>
            <w:rPrChange w:id="3035" w:author="Vũ Đức Thông (VinSOC-ANBM-ANBMOT)" w:date="2026-04-20T10:41:00Z">
              <w:rPr/>
            </w:rPrChange>
          </w:rPr>
          <w:t xml:space="preserve"> </w:t>
        </w:r>
        <w:proofErr w:type="spellStart"/>
        <w:r w:rsidRPr="005436CB">
          <w:rPr>
            <w:b/>
            <w:bCs/>
            <w:rPrChange w:id="3036" w:author="Vũ Đức Thông (VinSOC-ANBM-ANBMOT)" w:date="2026-04-20T10:41:00Z">
              <w:rPr/>
            </w:rPrChange>
          </w:rPr>
          <w:t>dưới</w:t>
        </w:r>
        <w:proofErr w:type="spellEnd"/>
        <w:r w:rsidRPr="005436CB">
          <w:rPr>
            <w:b/>
            <w:bCs/>
            <w:rPrChange w:id="3037" w:author="Vũ Đức Thông (VinSOC-ANBM-ANBMOT)" w:date="2026-04-20T10:41:00Z">
              <w:rPr/>
            </w:rPrChange>
          </w:rPr>
          <w:t xml:space="preserve">, </w:t>
        </w:r>
        <w:proofErr w:type="spellStart"/>
        <w:r w:rsidRPr="005436CB">
          <w:rPr>
            <w:b/>
            <w:bCs/>
            <w:rPrChange w:id="3038" w:author="Vũ Đức Thông (VinSOC-ANBM-ANBMOT)" w:date="2026-04-20T10:41:00Z">
              <w:rPr/>
            </w:rPrChange>
          </w:rPr>
          <w:t>vừa</w:t>
        </w:r>
        <w:proofErr w:type="spellEnd"/>
        <w:r w:rsidRPr="005436CB">
          <w:rPr>
            <w:b/>
            <w:bCs/>
            <w:rPrChange w:id="3039" w:author="Vũ Đức Thông (VinSOC-ANBM-ANBMOT)" w:date="2026-04-20T10:41:00Z">
              <w:rPr/>
            </w:rPrChange>
          </w:rPr>
          <w:t xml:space="preserve"> </w:t>
        </w:r>
        <w:proofErr w:type="spellStart"/>
        <w:r w:rsidRPr="005436CB">
          <w:rPr>
            <w:b/>
            <w:bCs/>
            <w:rPrChange w:id="3040" w:author="Vũ Đức Thông (VinSOC-ANBM-ANBMOT)" w:date="2026-04-20T10:41:00Z">
              <w:rPr/>
            </w:rPrChange>
          </w:rPr>
          <w:t>làm</w:t>
        </w:r>
        <w:proofErr w:type="spellEnd"/>
        <w:r w:rsidRPr="005436CB">
          <w:rPr>
            <w:b/>
            <w:bCs/>
            <w:rPrChange w:id="3041" w:author="Vũ Đức Thông (VinSOC-ANBM-ANBMOT)" w:date="2026-04-20T10:41:00Z">
              <w:rPr/>
            </w:rPrChange>
          </w:rPr>
          <w:t xml:space="preserve"> </w:t>
        </w:r>
        <w:proofErr w:type="spellStart"/>
        <w:r w:rsidRPr="005436CB">
          <w:rPr>
            <w:b/>
            <w:bCs/>
            <w:rPrChange w:id="3042" w:author="Vũ Đức Thông (VinSOC-ANBM-ANBMOT)" w:date="2026-04-20T10:41:00Z">
              <w:rPr/>
            </w:rPrChange>
          </w:rPr>
          <w:t>tớ</w:t>
        </w:r>
        <w:proofErr w:type="spellEnd"/>
        <w:r w:rsidRPr="005436CB">
          <w:rPr>
            <w:b/>
            <w:bCs/>
            <w:rPrChange w:id="3043" w:author="Vũ Đức Thông (VinSOC-ANBM-ANBMOT)" w:date="2026-04-20T10:41:00Z">
              <w:rPr/>
            </w:rPrChange>
          </w:rPr>
          <w:t xml:space="preserve"> </w:t>
        </w:r>
        <w:proofErr w:type="spellStart"/>
        <w:r w:rsidRPr="005436CB">
          <w:rPr>
            <w:b/>
            <w:bCs/>
            <w:rPrChange w:id="3044" w:author="Vũ Đức Thông (VinSOC-ANBM-ANBMOT)" w:date="2026-04-20T10:41:00Z">
              <w:rPr/>
            </w:rPrChange>
          </w:rPr>
          <w:t>cho</w:t>
        </w:r>
        <w:proofErr w:type="spellEnd"/>
        <w:r w:rsidRPr="005436CB">
          <w:rPr>
            <w:b/>
            <w:bCs/>
            <w:rPrChange w:id="3045" w:author="Vũ Đức Thông (VinSOC-ANBM-ANBMOT)" w:date="2026-04-20T10:41:00Z">
              <w:rPr/>
            </w:rPrChange>
          </w:rPr>
          <w:t xml:space="preserve"> </w:t>
        </w:r>
        <w:proofErr w:type="spellStart"/>
        <w:r w:rsidRPr="005436CB">
          <w:rPr>
            <w:b/>
            <w:bCs/>
            <w:rPrChange w:id="3046" w:author="Vũ Đức Thông (VinSOC-ANBM-ANBMOT)" w:date="2026-04-20T10:41:00Z">
              <w:rPr/>
            </w:rPrChange>
          </w:rPr>
          <w:t>cấp</w:t>
        </w:r>
        <w:proofErr w:type="spellEnd"/>
        <w:r w:rsidRPr="005436CB">
          <w:rPr>
            <w:b/>
            <w:bCs/>
            <w:rPrChange w:id="3047" w:author="Vũ Đức Thông (VinSOC-ANBM-ANBMOT)" w:date="2026-04-20T10:41:00Z">
              <w:rPr/>
            </w:rPrChange>
          </w:rPr>
          <w:t xml:space="preserve"> </w:t>
        </w:r>
        <w:proofErr w:type="spellStart"/>
        <w:r w:rsidRPr="005436CB">
          <w:rPr>
            <w:b/>
            <w:bCs/>
            <w:rPrChange w:id="3048" w:author="Vũ Đức Thông (VinSOC-ANBM-ANBMOT)" w:date="2026-04-20T10:41:00Z">
              <w:rPr/>
            </w:rPrChange>
          </w:rPr>
          <w:t>trên</w:t>
        </w:r>
        <w:proofErr w:type="spellEnd"/>
        <w:r>
          <w:t>).</w:t>
        </w:r>
      </w:ins>
    </w:p>
    <w:p w14:paraId="11F1C068" w14:textId="026F20B7" w:rsidR="005436CB" w:rsidRDefault="005436CB" w:rsidP="005436CB">
      <w:pPr>
        <w:pStyle w:val="CTDT-H3Char"/>
        <w:rPr>
          <w:ins w:id="3049" w:author="Vũ Đức Thông (VinSOC-ANBM-ANBMOT)" w:date="2026-04-20T10:38:00Z"/>
        </w:rPr>
      </w:pPr>
    </w:p>
    <w:p w14:paraId="7C46B22B" w14:textId="3F2E0379" w:rsidR="005436CB" w:rsidRDefault="005436CB" w:rsidP="005436CB">
      <w:pPr>
        <w:pStyle w:val="CTDT-H3Char"/>
        <w:rPr>
          <w:ins w:id="3050" w:author="Vũ Đức Thông (VinSOC-ANBM-ANBMOT)" w:date="2026-04-20T10:38:00Z"/>
        </w:rPr>
      </w:pPr>
    </w:p>
    <w:p w14:paraId="6348206E" w14:textId="77777777" w:rsidR="005436CB" w:rsidRDefault="005436CB" w:rsidP="005436CB">
      <w:pPr>
        <w:pStyle w:val="CTDT-H3Char"/>
        <w:rPr>
          <w:ins w:id="3051" w:author="Vũ Đức Thông (VinSOC-ANBM-ANBMOT)" w:date="2026-04-20T10:38:00Z"/>
        </w:rPr>
        <w:pPrChange w:id="3052" w:author="Vũ Đức Thông (VinSOC-ANBM-ANBMOT)" w:date="2026-04-20T10:38:00Z">
          <w:pPr>
            <w:pStyle w:val="CTDT-H3"/>
          </w:pPr>
        </w:pPrChange>
      </w:pPr>
    </w:p>
    <w:p w14:paraId="40AA5677" w14:textId="0EB61A88" w:rsidR="00177C43" w:rsidRDefault="005436CB" w:rsidP="00177C43">
      <w:pPr>
        <w:pStyle w:val="CTDT-Text"/>
        <w:rPr>
          <w:ins w:id="3053" w:author="Vũ Đức Thông (VinSOC-ANBM-ANBMOT)" w:date="2026-04-20T10:38:00Z"/>
        </w:rPr>
      </w:pPr>
      <w:ins w:id="3054" w:author="Vũ Đức Thông (VinSOC-ANBM-ANBMOT)" w:date="2026-04-20T10:38:00Z">
        <w:r w:rsidRPr="005436CB">
          <w:drawing>
            <wp:inline distT="0" distB="0" distL="0" distR="0" wp14:anchorId="68B35BA4" wp14:editId="43CF9C90">
              <wp:extent cx="5010849" cy="226726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10849" cy="2267266"/>
                      </a:xfrm>
                      <a:prstGeom prst="rect">
                        <a:avLst/>
                      </a:prstGeom>
                    </pic:spPr>
                  </pic:pic>
                </a:graphicData>
              </a:graphic>
            </wp:inline>
          </w:drawing>
        </w:r>
      </w:ins>
    </w:p>
    <w:p w14:paraId="7B247B31" w14:textId="2B34F16D" w:rsidR="005436CB" w:rsidRDefault="005436CB" w:rsidP="005436CB">
      <w:pPr>
        <w:pStyle w:val="CTDT-Hinh"/>
        <w:rPr>
          <w:ins w:id="3055" w:author="Vũ Đức Thông (VinSOC-ANBM-ANBMOT)" w:date="2026-04-20T10:28:00Z"/>
        </w:rPr>
        <w:pPrChange w:id="3056" w:author="Vũ Đức Thông (VinSOC-ANBM-ANBMOT)" w:date="2026-04-20T10:38:00Z">
          <w:pPr>
            <w:pStyle w:val="CTDT-Text"/>
          </w:pPr>
        </w:pPrChange>
      </w:pPr>
      <w:bookmarkStart w:id="3057" w:name="_Toc227579068"/>
      <w:ins w:id="3058" w:author="Vũ Đức Thông (VinSOC-ANBM-ANBMOT)" w:date="2026-04-20T10:38:00Z">
        <w:r>
          <w:t>DNP3</w:t>
        </w:r>
      </w:ins>
      <w:bookmarkEnd w:id="3057"/>
    </w:p>
    <w:p w14:paraId="31F239AA" w14:textId="77777777" w:rsidR="00177C43" w:rsidRDefault="00177C43" w:rsidP="00177C43">
      <w:pPr>
        <w:pStyle w:val="CTDT-Text"/>
        <w:rPr>
          <w:ins w:id="3059" w:author="Vũ Đức Thông (VinSOC-ANBM-ANBMOT)" w:date="2026-04-20T10:27:00Z"/>
        </w:rPr>
      </w:pPr>
    </w:p>
    <w:p w14:paraId="7C605B53" w14:textId="0C7FEEB7" w:rsidR="00177C43" w:rsidRDefault="005436CB" w:rsidP="005436CB">
      <w:pPr>
        <w:pStyle w:val="CTDT-H4"/>
        <w:rPr>
          <w:ins w:id="3060" w:author="Vũ Đức Thông (VinSOC-ANBM-ANBMOT)" w:date="2026-04-20T10:42:00Z"/>
        </w:rPr>
      </w:pPr>
      <w:ins w:id="3061" w:author="Vũ Đức Thông (VinSOC-ANBM-ANBMOT)" w:date="2026-04-20T10:42:00Z">
        <w:r>
          <w:t>DNP3 Application</w:t>
        </w:r>
      </w:ins>
    </w:p>
    <w:p w14:paraId="22F5967C" w14:textId="42330100" w:rsidR="005436CB" w:rsidRDefault="005436CB" w:rsidP="005436CB">
      <w:pPr>
        <w:pStyle w:val="CTDT-Text"/>
        <w:rPr>
          <w:ins w:id="3062" w:author="Vũ Đức Thông (VinSOC-ANBM-ANBMOT)" w:date="2026-04-20T10:42:00Z"/>
        </w:rPr>
      </w:pPr>
    </w:p>
    <w:p w14:paraId="0EB7D2AA" w14:textId="77777777" w:rsidR="005436CB" w:rsidRDefault="005436CB" w:rsidP="005436CB">
      <w:pPr>
        <w:pStyle w:val="CTDT-Text"/>
        <w:rPr>
          <w:ins w:id="3063" w:author="Vũ Đức Thông (VinSOC-ANBM-ANBMOT)" w:date="2026-04-20T10:44:00Z"/>
        </w:rPr>
      </w:pPr>
      <w:proofErr w:type="spellStart"/>
      <w:ins w:id="3064" w:author="Vũ Đức Thông (VinSOC-ANBM-ANBMOT)" w:date="2026-04-20T10:44:00Z">
        <w:r w:rsidRPr="005436CB">
          <w:rPr>
            <w:b/>
            <w:bCs/>
            <w:rPrChange w:id="3065" w:author="Vũ Đức Thông (VinSOC-ANBM-ANBMOT)" w:date="2026-04-20T10:44:00Z">
              <w:rPr/>
            </w:rPrChange>
          </w:rPr>
          <w:t>Kiến</w:t>
        </w:r>
        <w:proofErr w:type="spellEnd"/>
        <w:r w:rsidRPr="005436CB">
          <w:rPr>
            <w:b/>
            <w:bCs/>
            <w:rPrChange w:id="3066" w:author="Vũ Đức Thông (VinSOC-ANBM-ANBMOT)" w:date="2026-04-20T10:44:00Z">
              <w:rPr/>
            </w:rPrChange>
          </w:rPr>
          <w:t xml:space="preserve"> </w:t>
        </w:r>
        <w:proofErr w:type="spellStart"/>
        <w:r w:rsidRPr="005436CB">
          <w:rPr>
            <w:b/>
            <w:bCs/>
            <w:rPrChange w:id="3067" w:author="Vũ Đức Thông (VinSOC-ANBM-ANBMOT)" w:date="2026-04-20T10:44:00Z">
              <w:rPr/>
            </w:rPrChange>
          </w:rPr>
          <w:t>trúc</w:t>
        </w:r>
        <w:proofErr w:type="spellEnd"/>
        <w:r>
          <w:t xml:space="preserve">: DNP3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r w:rsidRPr="0022304A">
          <w:rPr>
            <w:b/>
            <w:bCs/>
            <w:rPrChange w:id="3068" w:author="Vũ Đức Thông (VinSOC-ANBM-ANBMOT)" w:date="2026-04-20T10:45:00Z">
              <w:rPr/>
            </w:rPrChange>
          </w:rPr>
          <w:t xml:space="preserve">3 </w:t>
        </w:r>
        <w:proofErr w:type="spellStart"/>
        <w:r w:rsidRPr="0022304A">
          <w:rPr>
            <w:b/>
            <w:bCs/>
            <w:rPrChange w:id="3069" w:author="Vũ Đức Thông (VinSOC-ANBM-ANBMOT)" w:date="2026-04-20T10:45:00Z">
              <w:rPr/>
            </w:rPrChange>
          </w:rPr>
          <w:t>tầng</w:t>
        </w:r>
        <w:proofErr w:type="spellEnd"/>
        <w:r w:rsidRPr="0022304A">
          <w:rPr>
            <w:b/>
            <w:bCs/>
            <w:rPrChange w:id="3070" w:author="Vũ Đức Thông (VinSOC-ANBM-ANBMOT)" w:date="2026-04-20T10:45:00Z">
              <w:rPr/>
            </w:rPrChange>
          </w:rPr>
          <w:t xml:space="preserve"> </w:t>
        </w:r>
        <w:proofErr w:type="spellStart"/>
        <w:r w:rsidRPr="0022304A">
          <w:rPr>
            <w:b/>
            <w:bCs/>
            <w:rPrChange w:id="3071" w:author="Vũ Đức Thông (VinSOC-ANBM-ANBMOT)" w:date="2026-04-20T10:45:00Z">
              <w:rPr/>
            </w:rPrChange>
          </w:rPr>
          <w:t>riêng</w:t>
        </w:r>
        <w:proofErr w:type="spellEnd"/>
        <w:r w:rsidRPr="0022304A">
          <w:rPr>
            <w:b/>
            <w:bCs/>
            <w:rPrChange w:id="3072" w:author="Vũ Đức Thông (VinSOC-ANBM-ANBMOT)" w:date="2026-04-20T10:45:00Z">
              <w:rPr/>
            </w:rPrChange>
          </w:rPr>
          <w:t xml:space="preserve"> </w:t>
        </w:r>
        <w:proofErr w:type="spellStart"/>
        <w:r w:rsidRPr="0022304A">
          <w:rPr>
            <w:b/>
            <w:bCs/>
            <w:rPrChange w:id="3073" w:author="Vũ Đức Thông (VinSOC-ANBM-ANBMOT)" w:date="2026-04-20T10:45:00Z">
              <w:rPr/>
            </w:rPrChange>
          </w:rPr>
          <w:t>biệt</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rsidRPr="0022304A">
          <w:rPr>
            <w:b/>
            <w:bCs/>
            <w:rPrChange w:id="3074" w:author="Vũ Đức Thông (VinSOC-ANBM-ANBMOT)" w:date="2026-04-20T10:45:00Z">
              <w:rPr/>
            </w:rPrChange>
          </w:rPr>
          <w:t>nền</w:t>
        </w:r>
        <w:proofErr w:type="spellEnd"/>
        <w:r w:rsidRPr="0022304A">
          <w:rPr>
            <w:b/>
            <w:bCs/>
            <w:rPrChange w:id="3075" w:author="Vũ Đức Thông (VinSOC-ANBM-ANBMOT)" w:date="2026-04-20T10:45:00Z">
              <w:rPr/>
            </w:rPrChange>
          </w:rPr>
          <w:t xml:space="preserve"> TCP/UDP</w:t>
        </w:r>
        <w:r>
          <w:t xml:space="preserve">, </w:t>
        </w:r>
        <w:proofErr w:type="spellStart"/>
        <w:r>
          <w:t>đã</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từ</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nối</w:t>
        </w:r>
        <w:proofErr w:type="spellEnd"/>
        <w:r>
          <w:t xml:space="preserve"> </w:t>
        </w:r>
        <w:proofErr w:type="spellStart"/>
        <w:r>
          <w:t>tiếp</w:t>
        </w:r>
        <w:proofErr w:type="spellEnd"/>
        <w:r>
          <w:t xml:space="preserve"> sang </w:t>
        </w:r>
        <w:proofErr w:type="spellStart"/>
        <w:r>
          <w:t>môi</w:t>
        </w:r>
        <w:proofErr w:type="spellEnd"/>
        <w:r>
          <w:t xml:space="preserve"> </w:t>
        </w:r>
        <w:proofErr w:type="spellStart"/>
        <w:r>
          <w:t>trường</w:t>
        </w:r>
        <w:proofErr w:type="spellEnd"/>
        <w:r>
          <w:t xml:space="preserve"> </w:t>
        </w:r>
        <w:proofErr w:type="spellStart"/>
        <w:r>
          <w:t>mạng</w:t>
        </w:r>
        <w:proofErr w:type="spellEnd"/>
        <w:r>
          <w:t xml:space="preserve"> IP.</w:t>
        </w:r>
      </w:ins>
    </w:p>
    <w:p w14:paraId="3D198F10" w14:textId="77777777" w:rsidR="005436CB" w:rsidRDefault="005436CB" w:rsidP="005436CB">
      <w:pPr>
        <w:pStyle w:val="CTDT-Text"/>
        <w:rPr>
          <w:ins w:id="3076" w:author="Vũ Đức Thông (VinSOC-ANBM-ANBMOT)" w:date="2026-04-20T10:44:00Z"/>
        </w:rPr>
      </w:pPr>
      <w:proofErr w:type="gramStart"/>
      <w:ins w:id="3077" w:author="Vũ Đức Thông (VinSOC-ANBM-ANBMOT)" w:date="2026-04-20T10:44:00Z">
        <w:r w:rsidRPr="0022304A">
          <w:rPr>
            <w:b/>
            <w:bCs/>
            <w:rPrChange w:id="3078" w:author="Vũ Đức Thông (VinSOC-ANBM-ANBMOT)" w:date="2026-04-20T10:45:00Z">
              <w:rPr/>
            </w:rPrChange>
          </w:rPr>
          <w:t>An</w:t>
        </w:r>
        <w:proofErr w:type="gramEnd"/>
        <w:r w:rsidRPr="0022304A">
          <w:rPr>
            <w:b/>
            <w:bCs/>
            <w:rPrChange w:id="3079" w:author="Vũ Đức Thông (VinSOC-ANBM-ANBMOT)" w:date="2026-04-20T10:45:00Z">
              <w:rPr/>
            </w:rPrChange>
          </w:rPr>
          <w:t xml:space="preserve"> </w:t>
        </w:r>
        <w:proofErr w:type="spellStart"/>
        <w:r w:rsidRPr="0022304A">
          <w:rPr>
            <w:b/>
            <w:bCs/>
            <w:rPrChange w:id="3080" w:author="Vũ Đức Thông (VinSOC-ANBM-ANBMOT)" w:date="2026-04-20T10:45:00Z">
              <w:rPr/>
            </w:rPrChange>
          </w:rPr>
          <w:t>ninh</w:t>
        </w:r>
        <w:proofErr w:type="spellEnd"/>
        <w:r w:rsidRPr="0022304A">
          <w:rPr>
            <w:b/>
            <w:bCs/>
            <w:rPrChange w:id="3081" w:author="Vũ Đức Thông (VinSOC-ANBM-ANBMOT)" w:date="2026-04-20T10:45:00Z">
              <w:rPr/>
            </w:rPrChange>
          </w:rPr>
          <w:t xml:space="preserve"> </w:t>
        </w:r>
        <w:proofErr w:type="spellStart"/>
        <w:r w:rsidRPr="0022304A">
          <w:rPr>
            <w:b/>
            <w:bCs/>
            <w:rPrChange w:id="3082" w:author="Vũ Đức Thông (VinSOC-ANBM-ANBMOT)" w:date="2026-04-20T10:45:00Z">
              <w:rPr/>
            </w:rPrChange>
          </w:rPr>
          <w:t>mạng</w:t>
        </w:r>
        <w:proofErr w:type="spellEnd"/>
        <w:r>
          <w:t>:</w:t>
        </w:r>
      </w:ins>
    </w:p>
    <w:p w14:paraId="18922159" w14:textId="77777777" w:rsidR="005436CB" w:rsidRDefault="005436CB" w:rsidP="0022304A">
      <w:pPr>
        <w:pStyle w:val="CTDT-Text"/>
        <w:ind w:left="720"/>
        <w:rPr>
          <w:ins w:id="3083" w:author="Vũ Đức Thông (VinSOC-ANBM-ANBMOT)" w:date="2026-04-20T10:44:00Z"/>
        </w:rPr>
        <w:pPrChange w:id="3084" w:author="Vũ Đức Thông (VinSOC-ANBM-ANBMOT)" w:date="2026-04-20T10:45:00Z">
          <w:pPr>
            <w:pStyle w:val="CTDT-Text"/>
          </w:pPr>
        </w:pPrChange>
      </w:pPr>
      <w:proofErr w:type="spellStart"/>
      <w:ins w:id="3085" w:author="Vũ Đức Thông (VinSOC-ANBM-ANBMOT)" w:date="2026-04-20T10:44:00Z">
        <w:r>
          <w:t>Mặc</w:t>
        </w:r>
        <w:proofErr w:type="spellEnd"/>
        <w:r>
          <w:t xml:space="preserve"> </w:t>
        </w:r>
        <w:proofErr w:type="spellStart"/>
        <w:r>
          <w:t>định</w:t>
        </w:r>
        <w:proofErr w:type="spellEnd"/>
        <w:r>
          <w:t xml:space="preserve"> </w:t>
        </w:r>
        <w:proofErr w:type="spellStart"/>
        <w:r>
          <w:t>vẫn</w:t>
        </w:r>
        <w:proofErr w:type="spellEnd"/>
        <w:r>
          <w:t xml:space="preserve"> </w:t>
        </w:r>
        <w:proofErr w:type="spellStart"/>
        <w:r w:rsidRPr="0022304A">
          <w:rPr>
            <w:b/>
            <w:bCs/>
            <w:rPrChange w:id="3086" w:author="Vũ Đức Thông (VinSOC-ANBM-ANBMOT)" w:date="2026-04-20T10:45:00Z">
              <w:rPr/>
            </w:rPrChange>
          </w:rPr>
          <w:t>là</w:t>
        </w:r>
        <w:proofErr w:type="spellEnd"/>
        <w:r w:rsidRPr="0022304A">
          <w:rPr>
            <w:b/>
            <w:bCs/>
            <w:rPrChange w:id="3087" w:author="Vũ Đức Thông (VinSOC-ANBM-ANBMOT)" w:date="2026-04-20T10:45:00Z">
              <w:rPr/>
            </w:rPrChange>
          </w:rPr>
          <w:t xml:space="preserve"> </w:t>
        </w:r>
        <w:proofErr w:type="spellStart"/>
        <w:r w:rsidRPr="0022304A">
          <w:rPr>
            <w:b/>
            <w:bCs/>
            <w:rPrChange w:id="3088" w:author="Vũ Đức Thông (VinSOC-ANBM-ANBMOT)" w:date="2026-04-20T10:45:00Z">
              <w:rPr/>
            </w:rPrChange>
          </w:rPr>
          <w:t>văn</w:t>
        </w:r>
        <w:proofErr w:type="spellEnd"/>
        <w:r w:rsidRPr="0022304A">
          <w:rPr>
            <w:b/>
            <w:bCs/>
            <w:rPrChange w:id="3089" w:author="Vũ Đức Thông (VinSOC-ANBM-ANBMOT)" w:date="2026-04-20T10:45:00Z">
              <w:rPr/>
            </w:rPrChange>
          </w:rPr>
          <w:t xml:space="preserve"> </w:t>
        </w:r>
        <w:proofErr w:type="spellStart"/>
        <w:r w:rsidRPr="0022304A">
          <w:rPr>
            <w:b/>
            <w:bCs/>
            <w:rPrChange w:id="3090" w:author="Vũ Đức Thông (VinSOC-ANBM-ANBMOT)" w:date="2026-04-20T10:45:00Z">
              <w:rPr/>
            </w:rPrChange>
          </w:rPr>
          <w:t>bản</w:t>
        </w:r>
        <w:proofErr w:type="spellEnd"/>
        <w:r w:rsidRPr="0022304A">
          <w:rPr>
            <w:b/>
            <w:bCs/>
            <w:rPrChange w:id="3091" w:author="Vũ Đức Thông (VinSOC-ANBM-ANBMOT)" w:date="2026-04-20T10:45:00Z">
              <w:rPr/>
            </w:rPrChange>
          </w:rPr>
          <w:t xml:space="preserve"> </w:t>
        </w:r>
        <w:proofErr w:type="spellStart"/>
        <w:r w:rsidRPr="0022304A">
          <w:rPr>
            <w:b/>
            <w:bCs/>
            <w:rPrChange w:id="3092" w:author="Vũ Đức Thông (VinSOC-ANBM-ANBMOT)" w:date="2026-04-20T10:45:00Z">
              <w:rPr/>
            </w:rPrChange>
          </w:rPr>
          <w:t>rõ</w:t>
        </w:r>
        <w:proofErr w:type="spellEnd"/>
        <w:r>
          <w:t xml:space="preserve">, </w:t>
        </w:r>
        <w:proofErr w:type="spellStart"/>
        <w:r w:rsidRPr="0022304A">
          <w:rPr>
            <w:b/>
            <w:bCs/>
            <w:rPrChange w:id="3093" w:author="Vũ Đức Thông (VinSOC-ANBM-ANBMOT)" w:date="2026-04-20T10:45:00Z">
              <w:rPr/>
            </w:rPrChange>
          </w:rPr>
          <w:t>thiếu</w:t>
        </w:r>
        <w:proofErr w:type="spellEnd"/>
        <w:r w:rsidRPr="0022304A">
          <w:rPr>
            <w:b/>
            <w:bCs/>
            <w:rPrChange w:id="3094" w:author="Vũ Đức Thông (VinSOC-ANBM-ANBMOT)" w:date="2026-04-20T10:45:00Z">
              <w:rPr/>
            </w:rPrChange>
          </w:rPr>
          <w:t xml:space="preserve"> </w:t>
        </w:r>
        <w:proofErr w:type="spellStart"/>
        <w:r w:rsidRPr="0022304A">
          <w:rPr>
            <w:b/>
            <w:bCs/>
            <w:rPrChange w:id="3095" w:author="Vũ Đức Thông (VinSOC-ANBM-ANBMOT)" w:date="2026-04-20T10:45:00Z">
              <w:rPr/>
            </w:rPrChange>
          </w:rPr>
          <w:t>xác</w:t>
        </w:r>
        <w:proofErr w:type="spellEnd"/>
        <w:r w:rsidRPr="0022304A">
          <w:rPr>
            <w:b/>
            <w:bCs/>
            <w:rPrChange w:id="3096" w:author="Vũ Đức Thông (VinSOC-ANBM-ANBMOT)" w:date="2026-04-20T10:45:00Z">
              <w:rPr/>
            </w:rPrChange>
          </w:rPr>
          <w:t xml:space="preserve"> </w:t>
        </w:r>
        <w:proofErr w:type="spellStart"/>
        <w:r w:rsidRPr="0022304A">
          <w:rPr>
            <w:b/>
            <w:bCs/>
            <w:rPrChange w:id="3097" w:author="Vũ Đức Thông (VinSOC-ANBM-ANBMOT)" w:date="2026-04-20T10:45:00Z">
              <w:rPr/>
            </w:rPrChange>
          </w:rPr>
          <w:t>thực</w:t>
        </w:r>
        <w:proofErr w:type="spellEnd"/>
        <w:r>
          <w:t xml:space="preserve"> </w:t>
        </w:r>
        <w:proofErr w:type="spellStart"/>
        <w:r>
          <w:t>và</w:t>
        </w:r>
        <w:proofErr w:type="spellEnd"/>
        <w:r>
          <w:t xml:space="preserve"> </w:t>
        </w:r>
        <w:proofErr w:type="spellStart"/>
        <w:r>
          <w:t>dễ</w:t>
        </w:r>
        <w:proofErr w:type="spellEnd"/>
        <w:r>
          <w:t xml:space="preserve"> </w:t>
        </w:r>
        <w:proofErr w:type="spellStart"/>
        <w:r>
          <w:t>bị</w:t>
        </w:r>
        <w:proofErr w:type="spellEnd"/>
        <w:r>
          <w:t xml:space="preserve"> </w:t>
        </w:r>
        <w:proofErr w:type="spellStart"/>
        <w:r>
          <w:t>tấn</w:t>
        </w:r>
        <w:proofErr w:type="spellEnd"/>
        <w:r>
          <w:t xml:space="preserve"> </w:t>
        </w:r>
        <w:proofErr w:type="spellStart"/>
        <w:r>
          <w:t>công</w:t>
        </w:r>
        <w:proofErr w:type="spellEnd"/>
        <w:r>
          <w:t>.</w:t>
        </w:r>
      </w:ins>
    </w:p>
    <w:p w14:paraId="39160037" w14:textId="77777777" w:rsidR="005436CB" w:rsidRDefault="005436CB" w:rsidP="0022304A">
      <w:pPr>
        <w:pStyle w:val="CTDT-Text"/>
        <w:ind w:left="720"/>
        <w:rPr>
          <w:ins w:id="3098" w:author="Vũ Đức Thông (VinSOC-ANBM-ANBMOT)" w:date="2026-04-20T10:44:00Z"/>
        </w:rPr>
        <w:pPrChange w:id="3099" w:author="Vũ Đức Thông (VinSOC-ANBM-ANBMOT)" w:date="2026-04-20T10:45:00Z">
          <w:pPr>
            <w:pStyle w:val="CTDT-Text"/>
          </w:pPr>
        </w:pPrChange>
      </w:pPr>
      <w:proofErr w:type="spellStart"/>
      <w:ins w:id="3100" w:author="Vũ Đức Thông (VinSOC-ANBM-ANBMOT)" w:date="2026-04-20T10:44:00Z">
        <w:r w:rsidRPr="0022304A">
          <w:rPr>
            <w:b/>
            <w:bCs/>
            <w:rPrChange w:id="3101" w:author="Vũ Đức Thông (VinSOC-ANBM-ANBMOT)" w:date="2026-04-20T10:45:00Z">
              <w:rPr/>
            </w:rPrChange>
          </w:rPr>
          <w:t>Giải</w:t>
        </w:r>
        <w:proofErr w:type="spellEnd"/>
        <w:r w:rsidRPr="0022304A">
          <w:rPr>
            <w:b/>
            <w:bCs/>
            <w:rPrChange w:id="3102" w:author="Vũ Đức Thông (VinSOC-ANBM-ANBMOT)" w:date="2026-04-20T10:45:00Z">
              <w:rPr/>
            </w:rPrChange>
          </w:rPr>
          <w:t xml:space="preserve"> </w:t>
        </w:r>
        <w:proofErr w:type="spellStart"/>
        <w:r w:rsidRPr="0022304A">
          <w:rPr>
            <w:b/>
            <w:bCs/>
            <w:rPrChange w:id="3103" w:author="Vũ Đức Thông (VinSOC-ANBM-ANBMOT)" w:date="2026-04-20T10:45:00Z">
              <w:rPr/>
            </w:rPrChange>
          </w:rPr>
          <w:t>pháp</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phần</w:t>
        </w:r>
        <w:proofErr w:type="spellEnd"/>
        <w:r>
          <w:t xml:space="preserve"> </w:t>
        </w:r>
        <w:proofErr w:type="spellStart"/>
        <w:r w:rsidRPr="0022304A">
          <w:rPr>
            <w:b/>
            <w:bCs/>
            <w:rPrChange w:id="3104" w:author="Vũ Đức Thông (VinSOC-ANBM-ANBMOT)" w:date="2026-04-20T10:45:00Z">
              <w:rPr/>
            </w:rPrChange>
          </w:rPr>
          <w:t>mở</w:t>
        </w:r>
        <w:proofErr w:type="spellEnd"/>
        <w:r w:rsidRPr="0022304A">
          <w:rPr>
            <w:b/>
            <w:bCs/>
            <w:rPrChange w:id="3105" w:author="Vũ Đức Thông (VinSOC-ANBM-ANBMOT)" w:date="2026-04-20T10:45:00Z">
              <w:rPr/>
            </w:rPrChange>
          </w:rPr>
          <w:t xml:space="preserve"> </w:t>
        </w:r>
        <w:proofErr w:type="spellStart"/>
        <w:r w:rsidRPr="0022304A">
          <w:rPr>
            <w:b/>
            <w:bCs/>
            <w:rPrChange w:id="3106" w:author="Vũ Đức Thông (VinSOC-ANBM-ANBMOT)" w:date="2026-04-20T10:45:00Z">
              <w:rPr/>
            </w:rPrChange>
          </w:rPr>
          <w:t>rộng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theo</w:t>
        </w:r>
        <w:proofErr w:type="spellEnd"/>
        <w:r>
          <w:t xml:space="preserve"> </w:t>
        </w:r>
        <w:proofErr w:type="spellStart"/>
        <w:r>
          <w:t>tiêu</w:t>
        </w:r>
        <w:proofErr w:type="spellEnd"/>
        <w:r>
          <w:t xml:space="preserve"> </w:t>
        </w:r>
        <w:proofErr w:type="spellStart"/>
        <w:r w:rsidRPr="0022304A">
          <w:rPr>
            <w:b/>
            <w:bCs/>
            <w:rPrChange w:id="3107" w:author="Vũ Đức Thông (VinSOC-ANBM-ANBMOT)" w:date="2026-04-20T10:45:00Z">
              <w:rPr/>
            </w:rPrChange>
          </w:rPr>
          <w:t>chuẩn</w:t>
        </w:r>
        <w:proofErr w:type="spellEnd"/>
        <w:r w:rsidRPr="0022304A">
          <w:rPr>
            <w:b/>
            <w:bCs/>
            <w:rPrChange w:id="3108" w:author="Vũ Đức Thông (VinSOC-ANBM-ANBMOT)" w:date="2026-04-20T10:45:00Z">
              <w:rPr/>
            </w:rPrChange>
          </w:rPr>
          <w:t xml:space="preserve"> IEC 62351-1</w:t>
        </w:r>
        <w:r>
          <w:t xml:space="preserve"> </w:t>
        </w:r>
        <w:proofErr w:type="spellStart"/>
        <w:r>
          <w:t>để</w:t>
        </w:r>
        <w:proofErr w:type="spellEnd"/>
        <w:r>
          <w:t xml:space="preserve"> </w:t>
        </w:r>
        <w:proofErr w:type="spellStart"/>
        <w:r>
          <w:t>phòng</w:t>
        </w:r>
        <w:proofErr w:type="spellEnd"/>
        <w:r>
          <w:t xml:space="preserve"> </w:t>
        </w:r>
        <w:proofErr w:type="spellStart"/>
        <w:r>
          <w:t>thủ</w:t>
        </w:r>
        <w:proofErr w:type="spellEnd"/>
        <w:r>
          <w:t>.</w:t>
        </w:r>
      </w:ins>
    </w:p>
    <w:p w14:paraId="39BA4440" w14:textId="52EAD504" w:rsidR="005436CB" w:rsidRDefault="005436CB" w:rsidP="005436CB">
      <w:pPr>
        <w:pStyle w:val="CTDT-Text"/>
        <w:rPr>
          <w:ins w:id="3109" w:author="Vũ Đức Thông (VinSOC-ANBM-ANBMOT)" w:date="2026-04-20T10:45:00Z"/>
        </w:rPr>
      </w:pPr>
      <w:proofErr w:type="spellStart"/>
      <w:ins w:id="3110" w:author="Vũ Đức Thông (VinSOC-ANBM-ANBMOT)" w:date="2026-04-20T10:44:00Z">
        <w:r w:rsidRPr="0022304A">
          <w:rPr>
            <w:b/>
            <w:bCs/>
            <w:rPrChange w:id="3111" w:author="Vũ Đức Thông (VinSOC-ANBM-ANBMOT)" w:date="2026-04-20T10:45:00Z">
              <w:rPr/>
            </w:rPrChange>
          </w:rPr>
          <w:t>Quy</w:t>
        </w:r>
        <w:proofErr w:type="spellEnd"/>
        <w:r w:rsidRPr="0022304A">
          <w:rPr>
            <w:b/>
            <w:bCs/>
            <w:rPrChange w:id="3112" w:author="Vũ Đức Thông (VinSOC-ANBM-ANBMOT)" w:date="2026-04-20T10:45:00Z">
              <w:rPr/>
            </w:rPrChange>
          </w:rPr>
          <w:t xml:space="preserve"> </w:t>
        </w:r>
        <w:proofErr w:type="spellStart"/>
        <w:r w:rsidRPr="0022304A">
          <w:rPr>
            <w:b/>
            <w:bCs/>
            <w:rPrChange w:id="3113" w:author="Vũ Đức Thông (VinSOC-ANBM-ANBMOT)" w:date="2026-04-20T10:45:00Z">
              <w:rPr/>
            </w:rPrChange>
          </w:rPr>
          <w:t>ước</w:t>
        </w:r>
        <w:proofErr w:type="spellEnd"/>
        <w:r w:rsidRPr="0022304A">
          <w:rPr>
            <w:b/>
            <w:bCs/>
            <w:rPrChange w:id="3114" w:author="Vũ Đức Thông (VinSOC-ANBM-ANBMOT)" w:date="2026-04-20T10:45:00Z">
              <w:rPr/>
            </w:rPrChange>
          </w:rPr>
          <w:t xml:space="preserve"> </w:t>
        </w:r>
        <w:proofErr w:type="spellStart"/>
        <w:r w:rsidRPr="0022304A">
          <w:rPr>
            <w:b/>
            <w:bCs/>
            <w:rPrChange w:id="3115" w:author="Vũ Đức Thông (VinSOC-ANBM-ANBMOT)" w:date="2026-04-20T10:45:00Z">
              <w:rPr/>
            </w:rPrChange>
          </w:rPr>
          <w:t>cổng</w:t>
        </w:r>
        <w:proofErr w:type="spellEnd"/>
        <w:r w:rsidRPr="0022304A">
          <w:rPr>
            <w:b/>
            <w:bCs/>
            <w:rPrChange w:id="3116" w:author="Vũ Đức Thông (VinSOC-ANBM-ANBMOT)" w:date="2026-04-20T10:45:00Z">
              <w:rPr/>
            </w:rPrChange>
          </w:rPr>
          <w:t xml:space="preserve"> (Port):</w:t>
        </w:r>
        <w:r>
          <w:t xml:space="preserve"> DNP3 </w:t>
        </w:r>
        <w:proofErr w:type="spellStart"/>
        <w:r>
          <w:t>được</w:t>
        </w:r>
        <w:proofErr w:type="spellEnd"/>
        <w:r>
          <w:t xml:space="preserve"> </w:t>
        </w:r>
        <w:proofErr w:type="spellStart"/>
        <w:r>
          <w:t>gán</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cổng</w:t>
        </w:r>
        <w:proofErr w:type="spellEnd"/>
        <w:r>
          <w:t xml:space="preserve"> </w:t>
        </w:r>
        <w:r w:rsidRPr="0022304A">
          <w:rPr>
            <w:b/>
            <w:bCs/>
            <w:rPrChange w:id="3117" w:author="Vũ Đức Thông (VinSOC-ANBM-ANBMOT)" w:date="2026-04-20T10:45:00Z">
              <w:rPr/>
            </w:rPrChange>
          </w:rPr>
          <w:t>20000</w:t>
        </w:r>
        <w:r>
          <w:t xml:space="preserve">. </w:t>
        </w:r>
        <w:proofErr w:type="spellStart"/>
        <w:r w:rsidRPr="0022304A">
          <w:rPr>
            <w:b/>
            <w:bCs/>
            <w:rPrChange w:id="3118" w:author="Vũ Đức Thông (VinSOC-ANBM-ANBMOT)" w:date="2026-04-20T10:45:00Z">
              <w:rPr/>
            </w:rPrChange>
          </w:rPr>
          <w:t>Cần</w:t>
        </w:r>
        <w:proofErr w:type="spellEnd"/>
        <w:r w:rsidRPr="0022304A">
          <w:rPr>
            <w:b/>
            <w:bCs/>
            <w:rPrChange w:id="3119" w:author="Vũ Đức Thông (VinSOC-ANBM-ANBMOT)" w:date="2026-04-20T10:45:00Z">
              <w:rPr/>
            </w:rPrChange>
          </w:rPr>
          <w:t xml:space="preserve"> </w:t>
        </w:r>
        <w:proofErr w:type="spellStart"/>
        <w:r w:rsidRPr="0022304A">
          <w:rPr>
            <w:b/>
            <w:bCs/>
            <w:rPrChange w:id="3120" w:author="Vũ Đức Thông (VinSOC-ANBM-ANBMOT)" w:date="2026-04-20T10:45:00Z">
              <w:rPr/>
            </w:rPrChange>
          </w:rPr>
          <w:t>lưu</w:t>
        </w:r>
        <w:proofErr w:type="spellEnd"/>
        <w:r w:rsidRPr="0022304A">
          <w:rPr>
            <w:b/>
            <w:bCs/>
            <w:rPrChange w:id="3121" w:author="Vũ Đức Thông (VinSOC-ANBM-ANBMOT)" w:date="2026-04-20T10:45:00Z">
              <w:rPr/>
            </w:rPrChange>
          </w:rPr>
          <w:t xml:space="preserve"> ý</w:t>
        </w:r>
        <w:r>
          <w:t xml:space="preserve"> </w:t>
        </w:r>
        <w:proofErr w:type="spellStart"/>
        <w:r>
          <w:t>rằng</w:t>
        </w:r>
        <w:proofErr w:type="spellEnd"/>
        <w:r>
          <w:t xml:space="preserve"> </w:t>
        </w:r>
        <w:proofErr w:type="spellStart"/>
        <w:r>
          <w:t>các</w:t>
        </w:r>
        <w:proofErr w:type="spellEnd"/>
        <w:r>
          <w:t xml:space="preserve"> </w:t>
        </w:r>
        <w:proofErr w:type="spellStart"/>
        <w:r w:rsidRPr="0022304A">
          <w:rPr>
            <w:b/>
            <w:bCs/>
            <w:rPrChange w:id="3122" w:author="Vũ Đức Thông (VinSOC-ANBM-ANBMOT)" w:date="2026-04-20T10:45:00Z">
              <w:rPr/>
            </w:rPrChange>
          </w:rPr>
          <w:t>phần</w:t>
        </w:r>
        <w:proofErr w:type="spellEnd"/>
        <w:r w:rsidRPr="0022304A">
          <w:rPr>
            <w:b/>
            <w:bCs/>
            <w:rPrChange w:id="3123" w:author="Vũ Đức Thông (VinSOC-ANBM-ANBMOT)" w:date="2026-04-20T10:45:00Z">
              <w:rPr/>
            </w:rPrChange>
          </w:rPr>
          <w:t xml:space="preserve"> </w:t>
        </w:r>
        <w:proofErr w:type="spellStart"/>
        <w:r w:rsidRPr="0022304A">
          <w:rPr>
            <w:b/>
            <w:bCs/>
            <w:rPrChange w:id="3124" w:author="Vũ Đức Thông (VinSOC-ANBM-ANBMOT)" w:date="2026-04-20T10:45:00Z">
              <w:rPr/>
            </w:rPrChange>
          </w:rPr>
          <w:t>mềm</w:t>
        </w:r>
        <w:proofErr w:type="spellEnd"/>
        <w:r w:rsidRPr="0022304A">
          <w:rPr>
            <w:b/>
            <w:bCs/>
            <w:rPrChange w:id="3125" w:author="Vũ Đức Thông (VinSOC-ANBM-ANBMOT)" w:date="2026-04-20T10:45:00Z">
              <w:rPr/>
            </w:rPrChange>
          </w:rPr>
          <w:t xml:space="preserve"> </w:t>
        </w:r>
        <w:proofErr w:type="spellStart"/>
        <w:r w:rsidRPr="0022304A">
          <w:rPr>
            <w:b/>
            <w:bCs/>
            <w:rPrChange w:id="3126" w:author="Vũ Đức Thông (VinSOC-ANBM-ANBMOT)" w:date="2026-04-20T10:45:00Z">
              <w:rPr/>
            </w:rPrChange>
          </w:rPr>
          <w:t>giám</w:t>
        </w:r>
        <w:proofErr w:type="spellEnd"/>
        <w:r w:rsidRPr="0022304A">
          <w:rPr>
            <w:b/>
            <w:bCs/>
            <w:rPrChange w:id="3127" w:author="Vũ Đức Thông (VinSOC-ANBM-ANBMOT)" w:date="2026-04-20T10:45:00Z">
              <w:rPr/>
            </w:rPrChange>
          </w:rPr>
          <w:t xml:space="preserve"> </w:t>
        </w:r>
        <w:proofErr w:type="spellStart"/>
        <w:r w:rsidRPr="0022304A">
          <w:rPr>
            <w:b/>
            <w:bCs/>
            <w:rPrChange w:id="3128" w:author="Vũ Đức Thông (VinSOC-ANBM-ANBMOT)" w:date="2026-04-20T10:45:00Z">
              <w:rPr/>
            </w:rPrChange>
          </w:rPr>
          <w:t>sát</w:t>
        </w:r>
        <w:proofErr w:type="spellEnd"/>
        <w:r>
          <w:t xml:space="preserve"> </w:t>
        </w:r>
        <w:proofErr w:type="spellStart"/>
        <w:r>
          <w:t>mạng</w:t>
        </w:r>
        <w:proofErr w:type="spellEnd"/>
        <w:r>
          <w:t xml:space="preserve"> </w:t>
        </w:r>
        <w:proofErr w:type="spellStart"/>
        <w:r>
          <w:t>thường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coi</w:t>
        </w:r>
        <w:proofErr w:type="spellEnd"/>
        <w:r>
          <w:t xml:space="preserve"> </w:t>
        </w:r>
        <w:proofErr w:type="spellStart"/>
        <w:r>
          <w:t>mọi</w:t>
        </w:r>
        <w:proofErr w:type="spellEnd"/>
        <w:r>
          <w:t xml:space="preserve"> </w:t>
        </w:r>
        <w:proofErr w:type="spellStart"/>
        <w:r>
          <w:t>dữ</w:t>
        </w:r>
        <w:proofErr w:type="spellEnd"/>
        <w:r>
          <w:t xml:space="preserve"> </w:t>
        </w:r>
        <w:proofErr w:type="spellStart"/>
        <w:r>
          <w:t>liệu</w:t>
        </w:r>
        <w:proofErr w:type="spellEnd"/>
        <w:r>
          <w:t xml:space="preserve"> qua </w:t>
        </w:r>
        <w:proofErr w:type="spellStart"/>
        <w:r w:rsidRPr="0022304A">
          <w:rPr>
            <w:b/>
            <w:bCs/>
            <w:rPrChange w:id="3129" w:author="Vũ Đức Thông (VinSOC-ANBM-ANBMOT)" w:date="2026-04-20T10:45:00Z">
              <w:rPr/>
            </w:rPrChange>
          </w:rPr>
          <w:t>cổng</w:t>
        </w:r>
        <w:proofErr w:type="spellEnd"/>
        <w:r w:rsidRPr="0022304A">
          <w:rPr>
            <w:b/>
            <w:bCs/>
            <w:rPrChange w:id="3130" w:author="Vũ Đức Thông (VinSOC-ANBM-ANBMOT)" w:date="2026-04-20T10:45:00Z">
              <w:rPr/>
            </w:rPrChange>
          </w:rPr>
          <w:t xml:space="preserve"> </w:t>
        </w:r>
        <w:proofErr w:type="spellStart"/>
        <w:r w:rsidRPr="0022304A">
          <w:rPr>
            <w:b/>
            <w:bCs/>
            <w:rPrChange w:id="3131" w:author="Vũ Đức Thông (VinSOC-ANBM-ANBMOT)" w:date="2026-04-20T10:45:00Z">
              <w:rPr/>
            </w:rPrChange>
          </w:rPr>
          <w:t>này</w:t>
        </w:r>
        <w:proofErr w:type="spellEnd"/>
        <w:r w:rsidRPr="0022304A">
          <w:rPr>
            <w:b/>
            <w:bCs/>
            <w:rPrChange w:id="3132" w:author="Vũ Đức Thông (VinSOC-ANBM-ANBMOT)" w:date="2026-04-20T10:45:00Z">
              <w:rPr/>
            </w:rPrChange>
          </w:rPr>
          <w:t xml:space="preserve"> </w:t>
        </w:r>
        <w:proofErr w:type="spellStart"/>
        <w:r w:rsidRPr="0022304A">
          <w:rPr>
            <w:b/>
            <w:bCs/>
            <w:rPrChange w:id="3133" w:author="Vũ Đức Thông (VinSOC-ANBM-ANBMOT)" w:date="2026-04-20T10:45:00Z">
              <w:rPr/>
            </w:rPrChange>
          </w:rPr>
          <w:t>là</w:t>
        </w:r>
        <w:proofErr w:type="spellEnd"/>
        <w:r w:rsidRPr="0022304A">
          <w:rPr>
            <w:b/>
            <w:bCs/>
            <w:rPrChange w:id="3134" w:author="Vũ Đức Thông (VinSOC-ANBM-ANBMOT)" w:date="2026-04-20T10:45:00Z">
              <w:rPr/>
            </w:rPrChange>
          </w:rPr>
          <w:t xml:space="preserve"> DNP3</w:t>
        </w:r>
        <w:r>
          <w:t xml:space="preserve">, </w:t>
        </w:r>
        <w:proofErr w:type="spellStart"/>
        <w:r>
          <w:t>dù</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nội</w:t>
        </w:r>
        <w:proofErr w:type="spellEnd"/>
        <w:r>
          <w:t xml:space="preserve"> dung </w:t>
        </w:r>
        <w:proofErr w:type="spellStart"/>
        <w:r>
          <w:t>bên</w:t>
        </w:r>
        <w:proofErr w:type="spellEnd"/>
        <w:r>
          <w:t xml:space="preserve"> </w:t>
        </w:r>
        <w:proofErr w:type="spellStart"/>
        <w:r>
          <w:t>trong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khác</w:t>
        </w:r>
        <w:proofErr w:type="spellEnd"/>
        <w:r>
          <w:t>.</w:t>
        </w:r>
      </w:ins>
    </w:p>
    <w:p w14:paraId="15FAEBE6" w14:textId="56388A2E" w:rsidR="0022304A" w:rsidRDefault="0022304A" w:rsidP="005436CB">
      <w:pPr>
        <w:pStyle w:val="CTDT-Text"/>
        <w:rPr>
          <w:ins w:id="3135" w:author="Vũ Đức Thông (VinSOC-ANBM-ANBMOT)" w:date="2026-04-20T10:45:00Z"/>
        </w:rPr>
      </w:pPr>
    </w:p>
    <w:p w14:paraId="5219E652" w14:textId="77777777" w:rsidR="0022304A" w:rsidRDefault="0022304A" w:rsidP="005436CB">
      <w:pPr>
        <w:pStyle w:val="CTDT-Text"/>
        <w:rPr>
          <w:ins w:id="3136" w:author="Vũ Đức Thông (VinSOC-ANBM-ANBMOT)" w:date="2026-04-20T10:42:00Z"/>
        </w:rPr>
      </w:pPr>
    </w:p>
    <w:p w14:paraId="5C2B611C" w14:textId="07395A19" w:rsidR="005436CB" w:rsidRDefault="005436CB" w:rsidP="005436CB">
      <w:pPr>
        <w:pStyle w:val="CTDT-Text"/>
        <w:rPr>
          <w:ins w:id="3137" w:author="Vũ Đức Thông (VinSOC-ANBM-ANBMOT)" w:date="2026-04-20T10:42:00Z"/>
        </w:rPr>
      </w:pPr>
    </w:p>
    <w:p w14:paraId="3E422C47" w14:textId="40B50A46" w:rsidR="005436CB" w:rsidRDefault="005436CB" w:rsidP="005436CB">
      <w:pPr>
        <w:pStyle w:val="CTDT-Text"/>
        <w:rPr>
          <w:ins w:id="3138" w:author="Vũ Đức Thông (VinSOC-ANBM-ANBMOT)" w:date="2026-04-20T10:42:00Z"/>
        </w:rPr>
      </w:pPr>
      <w:ins w:id="3139" w:author="Vũ Đức Thông (VinSOC-ANBM-ANBMOT)" w:date="2026-04-20T10:42:00Z">
        <w:r w:rsidRPr="005436CB">
          <w:drawing>
            <wp:inline distT="0" distB="0" distL="0" distR="0" wp14:anchorId="6A5F4503" wp14:editId="54183BA5">
              <wp:extent cx="6012180" cy="1125855"/>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012180" cy="1125855"/>
                      </a:xfrm>
                      <a:prstGeom prst="rect">
                        <a:avLst/>
                      </a:prstGeom>
                    </pic:spPr>
                  </pic:pic>
                </a:graphicData>
              </a:graphic>
            </wp:inline>
          </w:drawing>
        </w:r>
      </w:ins>
    </w:p>
    <w:p w14:paraId="7C57F764" w14:textId="51D666A9" w:rsidR="005436CB" w:rsidRDefault="005436CB" w:rsidP="005436CB">
      <w:pPr>
        <w:pStyle w:val="CTDT-Hinh"/>
        <w:rPr>
          <w:ins w:id="3140" w:author="Vũ Đức Thông (VinSOC-ANBM-ANBMOT)" w:date="2026-04-20T10:46:00Z"/>
        </w:rPr>
      </w:pPr>
      <w:bookmarkStart w:id="3141" w:name="_Toc227579069"/>
      <w:ins w:id="3142" w:author="Vũ Đức Thông (VinSOC-ANBM-ANBMOT)" w:date="2026-04-20T10:42:00Z">
        <w:r>
          <w:t>DNP3 Application</w:t>
        </w:r>
      </w:ins>
      <w:bookmarkEnd w:id="3141"/>
    </w:p>
    <w:p w14:paraId="292D5157" w14:textId="4A963851" w:rsidR="0022304A" w:rsidRDefault="0022304A" w:rsidP="0022304A">
      <w:pPr>
        <w:pStyle w:val="CTDT-Text"/>
        <w:rPr>
          <w:ins w:id="3143" w:author="Vũ Đức Thông (VinSOC-ANBM-ANBMOT)" w:date="2026-04-20T10:46:00Z"/>
        </w:rPr>
      </w:pPr>
    </w:p>
    <w:p w14:paraId="7FFB60BA" w14:textId="69BAAF96" w:rsidR="0022304A" w:rsidRDefault="0022304A" w:rsidP="0022304A">
      <w:pPr>
        <w:pStyle w:val="CTDT-Text"/>
        <w:rPr>
          <w:ins w:id="3144" w:author="Vũ Đức Thông (VinSOC-ANBM-ANBMOT)" w:date="2026-04-20T10:46:00Z"/>
        </w:rPr>
      </w:pPr>
    </w:p>
    <w:p w14:paraId="39EEFC9D" w14:textId="205DD4D3" w:rsidR="0022304A" w:rsidRDefault="0022304A" w:rsidP="0022304A">
      <w:pPr>
        <w:pStyle w:val="CTDT-Text"/>
        <w:rPr>
          <w:ins w:id="3145" w:author="Vũ Đức Thông (VinSOC-ANBM-ANBMOT)" w:date="2026-04-20T10:46:00Z"/>
        </w:rPr>
      </w:pPr>
    </w:p>
    <w:p w14:paraId="4ABA688F" w14:textId="6C4A21D8" w:rsidR="0022304A" w:rsidRDefault="0022304A" w:rsidP="0022304A">
      <w:pPr>
        <w:pStyle w:val="CTDT-Text"/>
        <w:rPr>
          <w:ins w:id="3146" w:author="Vũ Đức Thông (VinSOC-ANBM-ANBMOT)" w:date="2026-04-20T10:46:00Z"/>
        </w:rPr>
      </w:pPr>
    </w:p>
    <w:p w14:paraId="73014AE2" w14:textId="22F7BB63" w:rsidR="0022304A" w:rsidRDefault="0022304A" w:rsidP="0022304A">
      <w:pPr>
        <w:pStyle w:val="CTDT-H3"/>
        <w:rPr>
          <w:ins w:id="3147" w:author="Vũ Đức Thông (VinSOC-ANBM-ANBMOT)" w:date="2026-04-20T10:47:00Z"/>
        </w:rPr>
      </w:pPr>
      <w:bookmarkStart w:id="3148" w:name="_Toc227579034"/>
      <w:ins w:id="3149" w:author="Vũ Đức Thông (VinSOC-ANBM-ANBMOT)" w:date="2026-04-20T10:47:00Z">
        <w:r>
          <w:t xml:space="preserve">Inter-Control </w:t>
        </w:r>
        <w:proofErr w:type="spellStart"/>
        <w:r>
          <w:t>Center</w:t>
        </w:r>
        <w:proofErr w:type="spellEnd"/>
        <w:r>
          <w:t xml:space="preserve"> Communications Protocol </w:t>
        </w:r>
        <w:proofErr w:type="gramStart"/>
        <w:r>
          <w:t>( ICCP</w:t>
        </w:r>
        <w:proofErr w:type="gramEnd"/>
        <w:r>
          <w:t>)</w:t>
        </w:r>
        <w:bookmarkEnd w:id="3148"/>
      </w:ins>
    </w:p>
    <w:p w14:paraId="14DC821C" w14:textId="6A78280A" w:rsidR="0022304A" w:rsidRDefault="0022304A" w:rsidP="0022304A">
      <w:pPr>
        <w:pStyle w:val="CTDT-Text"/>
        <w:rPr>
          <w:ins w:id="3150" w:author="Vũ Đức Thông (VinSOC-ANBM-ANBMOT)" w:date="2026-04-20T10:47:00Z"/>
        </w:rPr>
      </w:pPr>
    </w:p>
    <w:p w14:paraId="1689CD83" w14:textId="77777777" w:rsidR="0022304A" w:rsidRDefault="0022304A" w:rsidP="0022304A">
      <w:pPr>
        <w:pStyle w:val="CTDT-Text"/>
        <w:rPr>
          <w:ins w:id="3151" w:author="Vũ Đức Thông (VinSOC-ANBM-ANBMOT)" w:date="2026-04-20T10:49:00Z"/>
        </w:rPr>
      </w:pPr>
      <w:proofErr w:type="spellStart"/>
      <w:ins w:id="3152" w:author="Vũ Đức Thông (VinSOC-ANBM-ANBMOT)" w:date="2026-04-20T10:49:00Z">
        <w:r w:rsidRPr="0022304A">
          <w:rPr>
            <w:b/>
            <w:bCs/>
            <w:rPrChange w:id="3153" w:author="Vũ Đức Thông (VinSOC-ANBM-ANBMOT)" w:date="2026-04-20T10:49:00Z">
              <w:rPr/>
            </w:rPrChange>
          </w:rPr>
          <w:t>Mục</w:t>
        </w:r>
        <w:proofErr w:type="spellEnd"/>
        <w:r w:rsidRPr="0022304A">
          <w:rPr>
            <w:b/>
            <w:bCs/>
            <w:rPrChange w:id="3154" w:author="Vũ Đức Thông (VinSOC-ANBM-ANBMOT)" w:date="2026-04-20T10:49:00Z">
              <w:rPr/>
            </w:rPrChange>
          </w:rPr>
          <w:t xml:space="preserve"> </w:t>
        </w:r>
        <w:proofErr w:type="spellStart"/>
        <w:r w:rsidRPr="0022304A">
          <w:rPr>
            <w:b/>
            <w:bCs/>
            <w:rPrChange w:id="3155" w:author="Vũ Đức Thông (VinSOC-ANBM-ANBMOT)" w:date="2026-04-20T10:49:00Z">
              <w:rPr/>
            </w:rPrChange>
          </w:rPr>
          <w:t>đích</w:t>
        </w:r>
        <w:proofErr w:type="spellEnd"/>
        <w:r>
          <w:t xml:space="preserve">: </w:t>
        </w:r>
        <w:proofErr w:type="spellStart"/>
        <w:r>
          <w:t>Là</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trao</w:t>
        </w:r>
        <w:proofErr w:type="spellEnd"/>
        <w:r>
          <w:t xml:space="preserve"> </w:t>
        </w:r>
        <w:proofErr w:type="spellStart"/>
        <w:r>
          <w:t>đổi</w:t>
        </w:r>
        <w:proofErr w:type="spellEnd"/>
        <w:r>
          <w:t xml:space="preserve"> </w:t>
        </w:r>
        <w:proofErr w:type="spellStart"/>
        <w:r w:rsidRPr="0022304A">
          <w:rPr>
            <w:b/>
            <w:bCs/>
            <w:rPrChange w:id="3156" w:author="Vũ Đức Thông (VinSOC-ANBM-ANBMOT)" w:date="2026-04-20T10:49:00Z">
              <w:rPr/>
            </w:rPrChange>
          </w:rPr>
          <w:t>dữ</w:t>
        </w:r>
        <w:proofErr w:type="spellEnd"/>
        <w:r w:rsidRPr="0022304A">
          <w:rPr>
            <w:b/>
            <w:bCs/>
            <w:rPrChange w:id="3157" w:author="Vũ Đức Thông (VinSOC-ANBM-ANBMOT)" w:date="2026-04-20T10:49:00Z">
              <w:rPr/>
            </w:rPrChange>
          </w:rPr>
          <w:t xml:space="preserve"> </w:t>
        </w:r>
        <w:proofErr w:type="spellStart"/>
        <w:r w:rsidRPr="0022304A">
          <w:rPr>
            <w:b/>
            <w:bCs/>
            <w:rPrChange w:id="3158" w:author="Vũ Đức Thông (VinSOC-ANBM-ANBMOT)" w:date="2026-04-20T10:49:00Z">
              <w:rPr/>
            </w:rPrChange>
          </w:rPr>
          <w:t>liệu</w:t>
        </w:r>
        <w:proofErr w:type="spellEnd"/>
        <w:r w:rsidRPr="0022304A">
          <w:rPr>
            <w:b/>
            <w:bCs/>
            <w:rPrChange w:id="3159" w:author="Vũ Đức Thông (VinSOC-ANBM-ANBMOT)" w:date="2026-04-20T10:49:00Z">
              <w:rPr/>
            </w:rPrChange>
          </w:rPr>
          <w:t xml:space="preserve"> </w:t>
        </w:r>
        <w:proofErr w:type="spellStart"/>
        <w:r w:rsidRPr="0022304A">
          <w:rPr>
            <w:b/>
            <w:bCs/>
            <w:rPrChange w:id="3160" w:author="Vũ Đức Thông (VinSOC-ANBM-ANBMOT)" w:date="2026-04-20T10:49:00Z">
              <w:rPr/>
            </w:rPrChange>
          </w:rPr>
          <w:t>thời</w:t>
        </w:r>
        <w:proofErr w:type="spellEnd"/>
        <w:r w:rsidRPr="0022304A">
          <w:rPr>
            <w:b/>
            <w:bCs/>
            <w:rPrChange w:id="3161" w:author="Vũ Đức Thông (VinSOC-ANBM-ANBMOT)" w:date="2026-04-20T10:49:00Z">
              <w:rPr/>
            </w:rPrChange>
          </w:rPr>
          <w:t xml:space="preserve"> </w:t>
        </w:r>
        <w:proofErr w:type="spellStart"/>
        <w:r w:rsidRPr="0022304A">
          <w:rPr>
            <w:b/>
            <w:bCs/>
            <w:rPrChange w:id="3162" w:author="Vũ Đức Thông (VinSOC-ANBM-ANBMOT)" w:date="2026-04-20T10:49:00Z">
              <w:rPr/>
            </w:rPrChange>
          </w:rPr>
          <w:t>gian</w:t>
        </w:r>
        <w:proofErr w:type="spellEnd"/>
        <w:r w:rsidRPr="0022304A">
          <w:rPr>
            <w:b/>
            <w:bCs/>
            <w:rPrChange w:id="3163" w:author="Vũ Đức Thông (VinSOC-ANBM-ANBMOT)" w:date="2026-04-20T10:49:00Z">
              <w:rPr/>
            </w:rPrChange>
          </w:rPr>
          <w:t xml:space="preserve"> </w:t>
        </w:r>
        <w:proofErr w:type="spellStart"/>
        <w:r w:rsidRPr="0022304A">
          <w:rPr>
            <w:b/>
            <w:bCs/>
            <w:rPrChange w:id="3164" w:author="Vũ Đức Thông (VinSOC-ANBM-ANBMOT)" w:date="2026-04-20T10:49:00Z">
              <w:rPr/>
            </w:rPrChange>
          </w:rPr>
          <w:t>thực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rsidRPr="0022304A">
          <w:rPr>
            <w:b/>
            <w:bCs/>
            <w:rPrChange w:id="3165" w:author="Vũ Đức Thông (VinSOC-ANBM-ANBMOT)" w:date="2026-04-20T10:50:00Z">
              <w:rPr/>
            </w:rPrChange>
          </w:rPr>
          <w:t>trung</w:t>
        </w:r>
        <w:proofErr w:type="spellEnd"/>
        <w:r w:rsidRPr="0022304A">
          <w:rPr>
            <w:b/>
            <w:bCs/>
            <w:rPrChange w:id="3166" w:author="Vũ Đức Thông (VinSOC-ANBM-ANBMOT)" w:date="2026-04-20T10:50:00Z">
              <w:rPr/>
            </w:rPrChange>
          </w:rPr>
          <w:t xml:space="preserve"> </w:t>
        </w:r>
        <w:proofErr w:type="spellStart"/>
        <w:r w:rsidRPr="0022304A">
          <w:rPr>
            <w:b/>
            <w:bCs/>
            <w:rPrChange w:id="3167" w:author="Vũ Đức Thông (VinSOC-ANBM-ANBMOT)" w:date="2026-04-20T10:50:00Z">
              <w:rPr/>
            </w:rPrChange>
          </w:rPr>
          <w:t>tâm</w:t>
        </w:r>
        <w:proofErr w:type="spellEnd"/>
        <w:r w:rsidRPr="0022304A">
          <w:rPr>
            <w:b/>
            <w:bCs/>
            <w:rPrChange w:id="3168" w:author="Vũ Đức Thông (VinSOC-ANBM-ANBMOT)" w:date="2026-04-20T10:50:00Z">
              <w:rPr/>
            </w:rPrChange>
          </w:rPr>
          <w:t xml:space="preserve"> </w:t>
        </w:r>
        <w:proofErr w:type="spellStart"/>
        <w:r w:rsidRPr="0022304A">
          <w:rPr>
            <w:b/>
            <w:bCs/>
            <w:rPrChange w:id="3169" w:author="Vũ Đức Thông (VinSOC-ANBM-ANBMOT)" w:date="2026-04-20T10:50:00Z">
              <w:rPr/>
            </w:rPrChange>
          </w:rPr>
          <w:t>điều</w:t>
        </w:r>
        <w:proofErr w:type="spellEnd"/>
        <w:r w:rsidRPr="0022304A">
          <w:rPr>
            <w:b/>
            <w:bCs/>
            <w:rPrChange w:id="3170" w:author="Vũ Đức Thông (VinSOC-ANBM-ANBMOT)" w:date="2026-04-20T10:50:00Z">
              <w:rPr/>
            </w:rPrChange>
          </w:rPr>
          <w:t xml:space="preserve"> </w:t>
        </w:r>
        <w:proofErr w:type="spellStart"/>
        <w:r w:rsidRPr="0022304A">
          <w:rPr>
            <w:b/>
            <w:bCs/>
            <w:rPrChange w:id="3171" w:author="Vũ Đức Thông (VinSOC-ANBM-ANBMOT)" w:date="2026-04-20T10:50:00Z">
              <w:rPr/>
            </w:rPrChange>
          </w:rPr>
          <w:t>khiển</w:t>
        </w:r>
        <w:proofErr w:type="spellEnd"/>
        <w:r>
          <w:t xml:space="preserve"> </w:t>
        </w:r>
        <w:proofErr w:type="spellStart"/>
        <w:r>
          <w:t>khác</w:t>
        </w:r>
        <w:proofErr w:type="spellEnd"/>
        <w:r>
          <w:t xml:space="preserve"> </w:t>
        </w:r>
        <w:proofErr w:type="spellStart"/>
        <w:r>
          <w:t>nhau</w:t>
        </w:r>
        <w:proofErr w:type="spellEnd"/>
        <w:r>
          <w:t xml:space="preserve"> </w:t>
        </w:r>
        <w:proofErr w:type="spellStart"/>
        <w:r>
          <w:t>trong</w:t>
        </w:r>
        <w:proofErr w:type="spellEnd"/>
        <w:r>
          <w:t xml:space="preserve"> </w:t>
        </w:r>
        <w:proofErr w:type="spellStart"/>
        <w:r w:rsidRPr="0022304A">
          <w:rPr>
            <w:b/>
            <w:bCs/>
            <w:rPrChange w:id="3172" w:author="Vũ Đức Thông (VinSOC-ANBM-ANBMOT)" w:date="2026-04-20T10:50:00Z">
              <w:rPr/>
            </w:rPrChange>
          </w:rPr>
          <w:t>hệ</w:t>
        </w:r>
        <w:proofErr w:type="spellEnd"/>
        <w:r w:rsidRPr="0022304A">
          <w:rPr>
            <w:b/>
            <w:bCs/>
            <w:rPrChange w:id="3173" w:author="Vũ Đức Thông (VinSOC-ANBM-ANBMOT)" w:date="2026-04-20T10:50:00Z">
              <w:rPr/>
            </w:rPrChange>
          </w:rPr>
          <w:t xml:space="preserve"> </w:t>
        </w:r>
        <w:proofErr w:type="spellStart"/>
        <w:r w:rsidRPr="0022304A">
          <w:rPr>
            <w:b/>
            <w:bCs/>
            <w:rPrChange w:id="3174" w:author="Vũ Đức Thông (VinSOC-ANBM-ANBMOT)" w:date="2026-04-20T10:50:00Z">
              <w:rPr/>
            </w:rPrChange>
          </w:rPr>
          <w:t>thống</w:t>
        </w:r>
        <w:proofErr w:type="spellEnd"/>
        <w:r w:rsidRPr="0022304A">
          <w:rPr>
            <w:b/>
            <w:bCs/>
            <w:rPrChange w:id="3175" w:author="Vũ Đức Thông (VinSOC-ANBM-ANBMOT)" w:date="2026-04-20T10:50:00Z">
              <w:rPr/>
            </w:rPrChange>
          </w:rPr>
          <w:t xml:space="preserve"> </w:t>
        </w:r>
        <w:proofErr w:type="spellStart"/>
        <w:r w:rsidRPr="0022304A">
          <w:rPr>
            <w:b/>
            <w:bCs/>
            <w:rPrChange w:id="3176" w:author="Vũ Đức Thông (VinSOC-ANBM-ANBMOT)" w:date="2026-04-20T10:50:00Z">
              <w:rPr/>
            </w:rPrChange>
          </w:rPr>
          <w:t>điện</w:t>
        </w:r>
        <w:proofErr w:type="spellEnd"/>
        <w:r>
          <w:t xml:space="preserve"> (</w:t>
        </w:r>
        <w:proofErr w:type="spellStart"/>
        <w:r>
          <w:t>từ</w:t>
        </w:r>
        <w:proofErr w:type="spellEnd"/>
        <w:r>
          <w:t xml:space="preserve"> </w:t>
        </w:r>
        <w:proofErr w:type="spellStart"/>
        <w:r>
          <w:t>nhà</w:t>
        </w:r>
        <w:proofErr w:type="spellEnd"/>
        <w:r>
          <w:t xml:space="preserve"> </w:t>
        </w:r>
        <w:proofErr w:type="spellStart"/>
        <w:r>
          <w:t>máy</w:t>
        </w:r>
        <w:proofErr w:type="spellEnd"/>
        <w:r>
          <w:t xml:space="preserve"> </w:t>
        </w:r>
        <w:proofErr w:type="spellStart"/>
        <w:r>
          <w:t>điện</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w:t>
        </w:r>
      </w:ins>
    </w:p>
    <w:p w14:paraId="3F9DD7E2" w14:textId="77777777" w:rsidR="0022304A" w:rsidRDefault="0022304A" w:rsidP="0022304A">
      <w:pPr>
        <w:pStyle w:val="CTDT-Text"/>
        <w:rPr>
          <w:ins w:id="3177" w:author="Vũ Đức Thông (VinSOC-ANBM-ANBMOT)" w:date="2026-04-20T10:49:00Z"/>
        </w:rPr>
      </w:pPr>
      <w:proofErr w:type="spellStart"/>
      <w:ins w:id="3178" w:author="Vũ Đức Thông (VinSOC-ANBM-ANBMOT)" w:date="2026-04-20T10:49:00Z">
        <w:r w:rsidRPr="0022304A">
          <w:rPr>
            <w:b/>
            <w:bCs/>
            <w:rPrChange w:id="3179" w:author="Vũ Đức Thông (VinSOC-ANBM-ANBMOT)" w:date="2026-04-20T10:50:00Z">
              <w:rPr/>
            </w:rPrChange>
          </w:rPr>
          <w:t>Mô</w:t>
        </w:r>
        <w:proofErr w:type="spellEnd"/>
        <w:r w:rsidRPr="0022304A">
          <w:rPr>
            <w:b/>
            <w:bCs/>
            <w:rPrChange w:id="3180" w:author="Vũ Đức Thông (VinSOC-ANBM-ANBMOT)" w:date="2026-04-20T10:50:00Z">
              <w:rPr/>
            </w:rPrChange>
          </w:rPr>
          <w:t xml:space="preserve"> </w:t>
        </w:r>
        <w:proofErr w:type="spellStart"/>
        <w:r w:rsidRPr="0022304A">
          <w:rPr>
            <w:b/>
            <w:bCs/>
            <w:rPrChange w:id="3181" w:author="Vũ Đức Thông (VinSOC-ANBM-ANBMOT)" w:date="2026-04-20T10:50:00Z">
              <w:rPr/>
            </w:rPrChange>
          </w:rPr>
          <w:t>hình</w:t>
        </w:r>
        <w:proofErr w:type="spellEnd"/>
        <w:r w:rsidRPr="0022304A">
          <w:rPr>
            <w:b/>
            <w:bCs/>
            <w:rPrChange w:id="3182" w:author="Vũ Đức Thông (VinSOC-ANBM-ANBMOT)" w:date="2026-04-20T10:50:00Z">
              <w:rPr/>
            </w:rPrChange>
          </w:rPr>
          <w:t xml:space="preserve"> </w:t>
        </w:r>
        <w:proofErr w:type="spellStart"/>
        <w:r w:rsidRPr="0022304A">
          <w:rPr>
            <w:b/>
            <w:bCs/>
            <w:rPrChange w:id="3183" w:author="Vũ Đức Thông (VinSOC-ANBM-ANBMOT)" w:date="2026-04-20T10:50:00Z">
              <w:rPr/>
            </w:rPrChange>
          </w:rPr>
          <w:t>hoạt</w:t>
        </w:r>
        <w:proofErr w:type="spellEnd"/>
        <w:r w:rsidRPr="0022304A">
          <w:rPr>
            <w:b/>
            <w:bCs/>
            <w:rPrChange w:id="3184" w:author="Vũ Đức Thông (VinSOC-ANBM-ANBMOT)" w:date="2026-04-20T10:50:00Z">
              <w:rPr/>
            </w:rPrChange>
          </w:rPr>
          <w:t xml:space="preserve"> </w:t>
        </w:r>
        <w:proofErr w:type="spellStart"/>
        <w:r w:rsidRPr="0022304A">
          <w:rPr>
            <w:b/>
            <w:bCs/>
            <w:rPrChange w:id="3185" w:author="Vũ Đức Thông (VinSOC-ANBM-ANBMOT)" w:date="2026-04-20T10:50:00Z">
              <w:rPr/>
            </w:rPrChange>
          </w:rPr>
          <w:t>động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w:t>
        </w:r>
        <w:r w:rsidRPr="0022304A">
          <w:rPr>
            <w:b/>
            <w:bCs/>
            <w:rPrChange w:id="3186" w:author="Vũ Đức Thông (VinSOC-ANBM-ANBMOT)" w:date="2026-04-20T10:50:00Z">
              <w:rPr/>
            </w:rPrChange>
          </w:rPr>
          <w:t>Client-Server</w:t>
        </w:r>
        <w:r>
          <w:t xml:space="preserve">. </w:t>
        </w:r>
        <w:proofErr w:type="spellStart"/>
        <w:r>
          <w:t>Trung</w:t>
        </w:r>
        <w:proofErr w:type="spellEnd"/>
        <w:r>
          <w:t xml:space="preserve"> </w:t>
        </w:r>
        <w:proofErr w:type="spellStart"/>
        <w:r>
          <w:t>tâm</w:t>
        </w:r>
        <w:proofErr w:type="spellEnd"/>
        <w:r>
          <w:t xml:space="preserve"> </w:t>
        </w:r>
        <w:proofErr w:type="spellStart"/>
        <w:r>
          <w:t>cần</w:t>
        </w:r>
        <w:proofErr w:type="spellEnd"/>
        <w:r>
          <w:t xml:space="preserve"> </w:t>
        </w:r>
        <w:proofErr w:type="spellStart"/>
        <w:r>
          <w:t>dữ</w:t>
        </w:r>
        <w:proofErr w:type="spellEnd"/>
        <w:r>
          <w:t xml:space="preserve"> </w:t>
        </w:r>
        <w:proofErr w:type="spellStart"/>
        <w:r>
          <w:t>liệu</w:t>
        </w:r>
        <w:proofErr w:type="spellEnd"/>
        <w:r>
          <w:t xml:space="preserve"> (Client) </w:t>
        </w:r>
        <w:proofErr w:type="spellStart"/>
        <w:r>
          <w:t>sẽ</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trung</w:t>
        </w:r>
        <w:proofErr w:type="spellEnd"/>
        <w:r>
          <w:t xml:space="preserve"> </w:t>
        </w:r>
        <w:proofErr w:type="spellStart"/>
        <w:r>
          <w:t>tâm</w:t>
        </w:r>
        <w:proofErr w:type="spellEnd"/>
        <w:r>
          <w:t xml:space="preserve"> </w:t>
        </w:r>
        <w:proofErr w:type="spellStart"/>
        <w:r>
          <w:t>giữ</w:t>
        </w:r>
        <w:proofErr w:type="spellEnd"/>
        <w:r>
          <w:t xml:space="preserve"> </w:t>
        </w:r>
        <w:proofErr w:type="spellStart"/>
        <w:r>
          <w:t>dữ</w:t>
        </w:r>
        <w:proofErr w:type="spellEnd"/>
        <w:r>
          <w:t xml:space="preserve"> </w:t>
        </w:r>
        <w:proofErr w:type="spellStart"/>
        <w:r>
          <w:t>liệu</w:t>
        </w:r>
        <w:proofErr w:type="spellEnd"/>
        <w:r>
          <w:t xml:space="preserve"> (Server) </w:t>
        </w:r>
        <w:proofErr w:type="spellStart"/>
        <w:r>
          <w:t>cung</w:t>
        </w:r>
        <w:proofErr w:type="spellEnd"/>
        <w:r>
          <w:t xml:space="preserve"> </w:t>
        </w:r>
        <w:proofErr w:type="spellStart"/>
        <w:r>
          <w:t>cấp</w:t>
        </w:r>
        <w:proofErr w:type="spellEnd"/>
        <w:r>
          <w:t>.</w:t>
        </w:r>
      </w:ins>
    </w:p>
    <w:p w14:paraId="256FC2E8" w14:textId="77777777" w:rsidR="0022304A" w:rsidRDefault="0022304A" w:rsidP="0022304A">
      <w:pPr>
        <w:pStyle w:val="CTDT-Text"/>
        <w:rPr>
          <w:ins w:id="3187" w:author="Vũ Đức Thông (VinSOC-ANBM-ANBMOT)" w:date="2026-04-20T10:49:00Z"/>
        </w:rPr>
      </w:pPr>
      <w:proofErr w:type="spellStart"/>
      <w:ins w:id="3188" w:author="Vũ Đức Thông (VinSOC-ANBM-ANBMOT)" w:date="2026-04-20T10:49:00Z">
        <w:r w:rsidRPr="0022304A">
          <w:rPr>
            <w:b/>
            <w:bCs/>
            <w:rPrChange w:id="3189" w:author="Vũ Đức Thông (VinSOC-ANBM-ANBMOT)" w:date="2026-04-20T10:50:00Z">
              <w:rPr/>
            </w:rPrChange>
          </w:rPr>
          <w:t>Chế</w:t>
        </w:r>
        <w:proofErr w:type="spellEnd"/>
        <w:r w:rsidRPr="0022304A">
          <w:rPr>
            <w:b/>
            <w:bCs/>
            <w:rPrChange w:id="3190" w:author="Vũ Đức Thông (VinSOC-ANBM-ANBMOT)" w:date="2026-04-20T10:50:00Z">
              <w:rPr/>
            </w:rPrChange>
          </w:rPr>
          <w:t xml:space="preserve"> </w:t>
        </w:r>
        <w:proofErr w:type="spellStart"/>
        <w:r w:rsidRPr="0022304A">
          <w:rPr>
            <w:b/>
            <w:bCs/>
            <w:rPrChange w:id="3191" w:author="Vũ Đức Thông (VinSOC-ANBM-ANBMOT)" w:date="2026-04-20T10:50:00Z">
              <w:rPr/>
            </w:rPrChange>
          </w:rPr>
          <w:t>độ</w:t>
        </w:r>
        <w:proofErr w:type="spellEnd"/>
        <w:r w:rsidRPr="0022304A">
          <w:rPr>
            <w:b/>
            <w:bCs/>
            <w:rPrChange w:id="3192" w:author="Vũ Đức Thông (VinSOC-ANBM-ANBMOT)" w:date="2026-04-20T10:50:00Z">
              <w:rPr/>
            </w:rPrChange>
          </w:rPr>
          <w:t xml:space="preserve"> </w:t>
        </w:r>
        <w:proofErr w:type="spellStart"/>
        <w:r w:rsidRPr="0022304A">
          <w:rPr>
            <w:b/>
            <w:bCs/>
            <w:rPrChange w:id="3193" w:author="Vũ Đức Thông (VinSOC-ANBM-ANBMOT)" w:date="2026-04-20T10:50:00Z">
              <w:rPr/>
            </w:rPrChange>
          </w:rPr>
          <w:t>truyền</w:t>
        </w:r>
        <w:proofErr w:type="spellEnd"/>
        <w:r w:rsidRPr="0022304A">
          <w:rPr>
            <w:b/>
            <w:bCs/>
            <w:rPrChange w:id="3194" w:author="Vũ Đức Thông (VinSOC-ANBM-ANBMOT)" w:date="2026-04-20T10:50:00Z">
              <w:rPr/>
            </w:rPrChange>
          </w:rPr>
          <w:t xml:space="preserve"> tin </w:t>
        </w:r>
        <w:proofErr w:type="spellStart"/>
        <w:r w:rsidRPr="0022304A">
          <w:rPr>
            <w:b/>
            <w:bCs/>
            <w:rPrChange w:id="3195" w:author="Vũ Đức Thông (VinSOC-ANBM-ANBMOT)" w:date="2026-04-20T10:50:00Z">
              <w:rPr/>
            </w:rPrChange>
          </w:rPr>
          <w:t>linh</w:t>
        </w:r>
        <w:proofErr w:type="spellEnd"/>
        <w:r w:rsidRPr="0022304A">
          <w:rPr>
            <w:b/>
            <w:bCs/>
            <w:rPrChange w:id="3196" w:author="Vũ Đức Thông (VinSOC-ANBM-ANBMOT)" w:date="2026-04-20T10:50:00Z">
              <w:rPr/>
            </w:rPrChange>
          </w:rPr>
          <w:t xml:space="preserve"> </w:t>
        </w:r>
        <w:proofErr w:type="spellStart"/>
        <w:r w:rsidRPr="0022304A">
          <w:rPr>
            <w:b/>
            <w:bCs/>
            <w:rPrChange w:id="3197" w:author="Vũ Đức Thông (VinSOC-ANBM-ANBMOT)" w:date="2026-04-20T10:50:00Z">
              <w:rPr/>
            </w:rPrChange>
          </w:rPr>
          <w:t>hoạt</w:t>
        </w:r>
        <w:proofErr w:type="spellEnd"/>
        <w:r>
          <w:t>:</w:t>
        </w:r>
      </w:ins>
    </w:p>
    <w:p w14:paraId="4B9514E6" w14:textId="77777777" w:rsidR="0022304A" w:rsidRDefault="0022304A" w:rsidP="0022304A">
      <w:pPr>
        <w:pStyle w:val="CTDT-Text"/>
        <w:ind w:left="720"/>
        <w:rPr>
          <w:ins w:id="3198" w:author="Vũ Đức Thông (VinSOC-ANBM-ANBMOT)" w:date="2026-04-20T10:49:00Z"/>
        </w:rPr>
        <w:pPrChange w:id="3199" w:author="Vũ Đức Thông (VinSOC-ANBM-ANBMOT)" w:date="2026-04-20T10:50:00Z">
          <w:pPr>
            <w:pStyle w:val="CTDT-Text"/>
          </w:pPr>
        </w:pPrChange>
      </w:pPr>
      <w:proofErr w:type="spellStart"/>
      <w:ins w:id="3200" w:author="Vũ Đức Thông (VinSOC-ANBM-ANBMOT)" w:date="2026-04-20T10:49:00Z">
        <w:r w:rsidRPr="0022304A">
          <w:rPr>
            <w:b/>
            <w:bCs/>
            <w:rPrChange w:id="3201" w:author="Vũ Đức Thông (VinSOC-ANBM-ANBMOT)" w:date="2026-04-20T10:50:00Z">
              <w:rPr/>
            </w:rPrChange>
          </w:rPr>
          <w:t>Truyền</w:t>
        </w:r>
        <w:proofErr w:type="spellEnd"/>
        <w:r w:rsidRPr="0022304A">
          <w:rPr>
            <w:b/>
            <w:bCs/>
            <w:rPrChange w:id="3202" w:author="Vũ Đức Thông (VinSOC-ANBM-ANBMOT)" w:date="2026-04-20T10:50:00Z">
              <w:rPr/>
            </w:rPrChange>
          </w:rPr>
          <w:t xml:space="preserve"> </w:t>
        </w:r>
        <w:proofErr w:type="spellStart"/>
        <w:r w:rsidRPr="0022304A">
          <w:rPr>
            <w:b/>
            <w:bCs/>
            <w:rPrChange w:id="3203" w:author="Vũ Đức Thông (VinSOC-ANBM-ANBMOT)" w:date="2026-04-20T10:50:00Z">
              <w:rPr/>
            </w:rPrChange>
          </w:rPr>
          <w:t>một</w:t>
        </w:r>
        <w:proofErr w:type="spellEnd"/>
        <w:r w:rsidRPr="0022304A">
          <w:rPr>
            <w:b/>
            <w:bCs/>
            <w:rPrChange w:id="3204" w:author="Vũ Đức Thông (VinSOC-ANBM-ANBMOT)" w:date="2026-04-20T10:50:00Z">
              <w:rPr/>
            </w:rPrChange>
          </w:rPr>
          <w:t xml:space="preserve"> </w:t>
        </w:r>
        <w:proofErr w:type="spellStart"/>
        <w:r w:rsidRPr="0022304A">
          <w:rPr>
            <w:b/>
            <w:bCs/>
            <w:rPrChange w:id="3205" w:author="Vũ Đức Thông (VinSOC-ANBM-ANBMOT)" w:date="2026-04-20T10:50:00Z">
              <w:rPr/>
            </w:rPrChange>
          </w:rPr>
          <w:t>lần</w:t>
        </w:r>
        <w:proofErr w:type="spellEnd"/>
        <w:r>
          <w:t xml:space="preserve"> (</w:t>
        </w:r>
        <w:proofErr w:type="spellStart"/>
        <w:r>
          <w:t>yêu</w:t>
        </w:r>
        <w:proofErr w:type="spellEnd"/>
        <w:r>
          <w:t xml:space="preserve"> </w:t>
        </w:r>
        <w:proofErr w:type="spellStart"/>
        <w:r>
          <w:t>cầu</w:t>
        </w:r>
        <w:proofErr w:type="spellEnd"/>
        <w:r>
          <w:t xml:space="preserve"> - </w:t>
        </w:r>
        <w:proofErr w:type="spellStart"/>
        <w:r>
          <w:t>phản</w:t>
        </w:r>
        <w:proofErr w:type="spellEnd"/>
        <w:r>
          <w:t xml:space="preserve"> </w:t>
        </w:r>
        <w:proofErr w:type="spellStart"/>
        <w:r>
          <w:t>hồi</w:t>
        </w:r>
        <w:proofErr w:type="spellEnd"/>
        <w:r>
          <w:t>).</w:t>
        </w:r>
      </w:ins>
    </w:p>
    <w:p w14:paraId="314F947F" w14:textId="77777777" w:rsidR="0022304A" w:rsidRDefault="0022304A" w:rsidP="0022304A">
      <w:pPr>
        <w:pStyle w:val="CTDT-Text"/>
        <w:ind w:left="720"/>
        <w:rPr>
          <w:ins w:id="3206" w:author="Vũ Đức Thông (VinSOC-ANBM-ANBMOT)" w:date="2026-04-20T10:49:00Z"/>
        </w:rPr>
        <w:pPrChange w:id="3207" w:author="Vũ Đức Thông (VinSOC-ANBM-ANBMOT)" w:date="2026-04-20T10:50:00Z">
          <w:pPr>
            <w:pStyle w:val="CTDT-Text"/>
          </w:pPr>
        </w:pPrChange>
      </w:pPr>
      <w:proofErr w:type="spellStart"/>
      <w:ins w:id="3208" w:author="Vũ Đức Thông (VinSOC-ANBM-ANBMOT)" w:date="2026-04-20T10:49:00Z">
        <w:r w:rsidRPr="0022304A">
          <w:rPr>
            <w:b/>
            <w:bCs/>
            <w:rPrChange w:id="3209" w:author="Vũ Đức Thông (VinSOC-ANBM-ANBMOT)" w:date="2026-04-20T10:50:00Z">
              <w:rPr/>
            </w:rPrChange>
          </w:rPr>
          <w:t>Truyền</w:t>
        </w:r>
        <w:proofErr w:type="spellEnd"/>
        <w:r w:rsidRPr="0022304A">
          <w:rPr>
            <w:b/>
            <w:bCs/>
            <w:rPrChange w:id="3210" w:author="Vũ Đức Thông (VinSOC-ANBM-ANBMOT)" w:date="2026-04-20T10:50:00Z">
              <w:rPr/>
            </w:rPrChange>
          </w:rPr>
          <w:t xml:space="preserve"> </w:t>
        </w:r>
        <w:proofErr w:type="spellStart"/>
        <w:r w:rsidRPr="0022304A">
          <w:rPr>
            <w:b/>
            <w:bCs/>
            <w:rPrChange w:id="3211" w:author="Vũ Đức Thông (VinSOC-ANBM-ANBMOT)" w:date="2026-04-20T10:50:00Z">
              <w:rPr/>
            </w:rPrChange>
          </w:rPr>
          <w:t>định</w:t>
        </w:r>
        <w:proofErr w:type="spellEnd"/>
        <w:r w:rsidRPr="0022304A">
          <w:rPr>
            <w:b/>
            <w:bCs/>
            <w:rPrChange w:id="3212" w:author="Vũ Đức Thông (VinSOC-ANBM-ANBMOT)" w:date="2026-04-20T10:50:00Z">
              <w:rPr/>
            </w:rPrChange>
          </w:rPr>
          <w:t xml:space="preserve"> </w:t>
        </w:r>
        <w:proofErr w:type="spellStart"/>
        <w:r w:rsidRPr="0022304A">
          <w:rPr>
            <w:b/>
            <w:bCs/>
            <w:rPrChange w:id="3213" w:author="Vũ Đức Thông (VinSOC-ANBM-ANBMOT)" w:date="2026-04-20T10:50:00Z">
              <w:rPr/>
            </w:rPrChange>
          </w:rPr>
          <w:t>kỳ</w:t>
        </w:r>
        <w:proofErr w:type="spellEnd"/>
        <w:r>
          <w:t xml:space="preserve"> (</w:t>
        </w:r>
        <w:proofErr w:type="spellStart"/>
        <w:r>
          <w:t>theo</w:t>
        </w:r>
        <w:proofErr w:type="spellEnd"/>
        <w:r>
          <w:t xml:space="preserve"> </w:t>
        </w:r>
        <w:proofErr w:type="spellStart"/>
        <w:r>
          <w:t>lịch</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sẵn</w:t>
        </w:r>
        <w:proofErr w:type="spellEnd"/>
        <w:r>
          <w:t>).</w:t>
        </w:r>
      </w:ins>
    </w:p>
    <w:p w14:paraId="550096EA" w14:textId="77777777" w:rsidR="0022304A" w:rsidRDefault="0022304A" w:rsidP="0022304A">
      <w:pPr>
        <w:pStyle w:val="CTDT-Text"/>
        <w:ind w:left="720"/>
        <w:rPr>
          <w:ins w:id="3214" w:author="Vũ Đức Thông (VinSOC-ANBM-ANBMOT)" w:date="2026-04-20T10:49:00Z"/>
        </w:rPr>
        <w:pPrChange w:id="3215" w:author="Vũ Đức Thông (VinSOC-ANBM-ANBMOT)" w:date="2026-04-20T10:50:00Z">
          <w:pPr>
            <w:pStyle w:val="CTDT-Text"/>
          </w:pPr>
        </w:pPrChange>
      </w:pPr>
      <w:proofErr w:type="spellStart"/>
      <w:ins w:id="3216" w:author="Vũ Đức Thông (VinSOC-ANBM-ANBMOT)" w:date="2026-04-20T10:49:00Z">
        <w:r w:rsidRPr="0022304A">
          <w:rPr>
            <w:b/>
            <w:bCs/>
            <w:rPrChange w:id="3217" w:author="Vũ Đức Thông (VinSOC-ANBM-ANBMOT)" w:date="2026-04-20T10:50:00Z">
              <w:rPr/>
            </w:rPrChange>
          </w:rPr>
          <w:t>Truyền</w:t>
        </w:r>
        <w:proofErr w:type="spellEnd"/>
        <w:r w:rsidRPr="0022304A">
          <w:rPr>
            <w:b/>
            <w:bCs/>
            <w:rPrChange w:id="3218" w:author="Vũ Đức Thông (VinSOC-ANBM-ANBMOT)" w:date="2026-04-20T10:50:00Z">
              <w:rPr/>
            </w:rPrChange>
          </w:rPr>
          <w:t xml:space="preserve"> </w:t>
        </w:r>
        <w:proofErr w:type="spellStart"/>
        <w:r w:rsidRPr="0022304A">
          <w:rPr>
            <w:b/>
            <w:bCs/>
            <w:rPrChange w:id="3219" w:author="Vũ Đức Thông (VinSOC-ANBM-ANBMOT)" w:date="2026-04-20T10:50:00Z">
              <w:rPr/>
            </w:rPrChange>
          </w:rPr>
          <w:t>theo</w:t>
        </w:r>
        <w:proofErr w:type="spellEnd"/>
        <w:r w:rsidRPr="0022304A">
          <w:rPr>
            <w:b/>
            <w:bCs/>
            <w:rPrChange w:id="3220" w:author="Vũ Đức Thông (VinSOC-ANBM-ANBMOT)" w:date="2026-04-20T10:50:00Z">
              <w:rPr/>
            </w:rPrChange>
          </w:rPr>
          <w:t xml:space="preserve"> </w:t>
        </w:r>
        <w:proofErr w:type="spellStart"/>
        <w:r w:rsidRPr="0022304A">
          <w:rPr>
            <w:b/>
            <w:bCs/>
            <w:rPrChange w:id="3221" w:author="Vũ Đức Thông (VinSOC-ANBM-ANBMOT)" w:date="2026-04-20T10:50:00Z">
              <w:rPr/>
            </w:rPrChange>
          </w:rPr>
          <w:t>sự</w:t>
        </w:r>
        <w:proofErr w:type="spellEnd"/>
        <w:r w:rsidRPr="0022304A">
          <w:rPr>
            <w:b/>
            <w:bCs/>
            <w:rPrChange w:id="3222" w:author="Vũ Đức Thông (VinSOC-ANBM-ANBMOT)" w:date="2026-04-20T10:50:00Z">
              <w:rPr/>
            </w:rPrChange>
          </w:rPr>
          <w:t xml:space="preserve"> </w:t>
        </w:r>
        <w:proofErr w:type="spellStart"/>
        <w:r w:rsidRPr="0022304A">
          <w:rPr>
            <w:b/>
            <w:bCs/>
            <w:rPrChange w:id="3223" w:author="Vũ Đức Thông (VinSOC-ANBM-ANBMOT)" w:date="2026-04-20T10:50:00Z">
              <w:rPr/>
            </w:rPrChange>
          </w:rPr>
          <w:t>kiện</w:t>
        </w:r>
        <w:proofErr w:type="spellEnd"/>
        <w:r>
          <w:t xml:space="preserve"> (Report-by-exception): </w:t>
        </w:r>
        <w:proofErr w:type="spellStart"/>
        <w:r w:rsidRPr="0022304A">
          <w:rPr>
            <w:b/>
            <w:bCs/>
            <w:rPrChange w:id="3224" w:author="Vũ Đức Thông (VinSOC-ANBM-ANBMOT)" w:date="2026-04-20T10:51:00Z">
              <w:rPr/>
            </w:rPrChange>
          </w:rPr>
          <w:t>Chỉ</w:t>
        </w:r>
        <w:proofErr w:type="spellEnd"/>
        <w:r w:rsidRPr="0022304A">
          <w:rPr>
            <w:b/>
            <w:bCs/>
            <w:rPrChange w:id="3225" w:author="Vũ Đức Thông (VinSOC-ANBM-ANBMOT)" w:date="2026-04-20T10:51:00Z">
              <w:rPr/>
            </w:rPrChange>
          </w:rPr>
          <w:t xml:space="preserve"> </w:t>
        </w:r>
        <w:proofErr w:type="spellStart"/>
        <w:r w:rsidRPr="0022304A">
          <w:rPr>
            <w:b/>
            <w:bCs/>
            <w:rPrChange w:id="3226" w:author="Vũ Đức Thông (VinSOC-ANBM-ANBMOT)" w:date="2026-04-20T10:51:00Z">
              <w:rPr/>
            </w:rPrChange>
          </w:rPr>
          <w:t>gửi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khi</w:t>
        </w:r>
        <w:proofErr w:type="spellEnd"/>
        <w:r>
          <w:t xml:space="preserve"> </w:t>
        </w:r>
        <w:proofErr w:type="spellStart"/>
        <w:r>
          <w:t>có</w:t>
        </w:r>
        <w:proofErr w:type="spellEnd"/>
        <w:r>
          <w:t xml:space="preserve"> </w:t>
        </w:r>
        <w:proofErr w:type="spellStart"/>
        <w:r>
          <w:t>sự</w:t>
        </w:r>
        <w:proofErr w:type="spellEnd"/>
        <w:r>
          <w:t xml:space="preserve"> </w:t>
        </w:r>
        <w:proofErr w:type="spellStart"/>
        <w:r w:rsidRPr="0022304A">
          <w:rPr>
            <w:b/>
            <w:bCs/>
            <w:rPrChange w:id="3227" w:author="Vũ Đức Thông (VinSOC-ANBM-ANBMOT)" w:date="2026-04-20T10:51:00Z">
              <w:rPr/>
            </w:rPrChange>
          </w:rPr>
          <w:t>thay</w:t>
        </w:r>
        <w:proofErr w:type="spellEnd"/>
        <w:r w:rsidRPr="0022304A">
          <w:rPr>
            <w:b/>
            <w:bCs/>
            <w:rPrChange w:id="3228" w:author="Vũ Đức Thông (VinSOC-ANBM-ANBMOT)" w:date="2026-04-20T10:51:00Z">
              <w:rPr/>
            </w:rPrChange>
          </w:rPr>
          <w:t xml:space="preserve"> </w:t>
        </w:r>
        <w:proofErr w:type="spellStart"/>
        <w:r w:rsidRPr="0022304A">
          <w:rPr>
            <w:b/>
            <w:bCs/>
            <w:rPrChange w:id="3229" w:author="Vũ Đức Thông (VinSOC-ANBM-ANBMOT)" w:date="2026-04-20T10:51:00Z">
              <w:rPr/>
            </w:rPrChange>
          </w:rPr>
          <w:t>đổi</w:t>
        </w:r>
        <w:proofErr w:type="spellEnd"/>
        <w:r>
          <w:t xml:space="preserve"> </w:t>
        </w:r>
        <w:proofErr w:type="spellStart"/>
        <w:r>
          <w:t>hoặc</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giúp</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mạng</w:t>
        </w:r>
        <w:proofErr w:type="spellEnd"/>
        <w:r>
          <w:t>.</w:t>
        </w:r>
      </w:ins>
    </w:p>
    <w:p w14:paraId="1EA4E67F" w14:textId="12AA737D" w:rsidR="0022304A" w:rsidRDefault="0022304A" w:rsidP="0022304A">
      <w:pPr>
        <w:pStyle w:val="CTDT-Text"/>
        <w:rPr>
          <w:ins w:id="3230" w:author="Vũ Đức Thông (VinSOC-ANBM-ANBMOT)" w:date="2026-04-20T10:47:00Z"/>
        </w:rPr>
      </w:pPr>
      <w:proofErr w:type="spellStart"/>
      <w:ins w:id="3231" w:author="Vũ Đức Thông (VinSOC-ANBM-ANBMOT)" w:date="2026-04-20T10:49:00Z">
        <w:r w:rsidRPr="0022304A">
          <w:rPr>
            <w:b/>
            <w:bCs/>
            <w:rPrChange w:id="3232" w:author="Vũ Đức Thông (VinSOC-ANBM-ANBMOT)" w:date="2026-04-20T10:51:00Z">
              <w:rPr/>
            </w:rPrChange>
          </w:rPr>
          <w:t>Phạm</w:t>
        </w:r>
        <w:proofErr w:type="spellEnd"/>
        <w:r w:rsidRPr="0022304A">
          <w:rPr>
            <w:b/>
            <w:bCs/>
            <w:rPrChange w:id="3233" w:author="Vũ Đức Thông (VinSOC-ANBM-ANBMOT)" w:date="2026-04-20T10:51:00Z">
              <w:rPr/>
            </w:rPrChange>
          </w:rPr>
          <w:t xml:space="preserve"> vi</w:t>
        </w:r>
        <w:r>
          <w:t xml:space="preserve">: </w:t>
        </w:r>
        <w:proofErr w:type="spellStart"/>
        <w:r>
          <w:t>Hoạt</w:t>
        </w:r>
        <w:proofErr w:type="spellEnd"/>
        <w:r>
          <w:t xml:space="preserve"> </w:t>
        </w:r>
        <w:proofErr w:type="spellStart"/>
        <w:r>
          <w:t>động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cả</w:t>
        </w:r>
        <w:proofErr w:type="spellEnd"/>
        <w:r>
          <w:t xml:space="preserve"> </w:t>
        </w:r>
        <w:proofErr w:type="spellStart"/>
        <w:r>
          <w:t>mạng</w:t>
        </w:r>
        <w:proofErr w:type="spellEnd"/>
        <w:r>
          <w:t xml:space="preserve"> </w:t>
        </w:r>
        <w:proofErr w:type="spellStart"/>
        <w:r>
          <w:t>nội</w:t>
        </w:r>
        <w:proofErr w:type="spellEnd"/>
        <w:r>
          <w:t xml:space="preserve"> </w:t>
        </w:r>
        <w:proofErr w:type="spellStart"/>
        <w:r w:rsidRPr="0022304A">
          <w:rPr>
            <w:b/>
            <w:bCs/>
            <w:rPrChange w:id="3234" w:author="Vũ Đức Thông (VinSOC-ANBM-ANBMOT)" w:date="2026-04-20T10:51:00Z">
              <w:rPr/>
            </w:rPrChange>
          </w:rPr>
          <w:t>bộ</w:t>
        </w:r>
        <w:proofErr w:type="spellEnd"/>
        <w:r w:rsidRPr="0022304A">
          <w:rPr>
            <w:b/>
            <w:bCs/>
            <w:rPrChange w:id="3235" w:author="Vũ Đức Thông (VinSOC-ANBM-ANBMOT)" w:date="2026-04-20T10:51:00Z">
              <w:rPr/>
            </w:rPrChange>
          </w:rPr>
          <w:t xml:space="preserve"> (LAN)</w:t>
        </w:r>
        <w:r>
          <w:t xml:space="preserve"> </w:t>
        </w:r>
        <w:proofErr w:type="spellStart"/>
        <w:r>
          <w:t>và</w:t>
        </w:r>
        <w:proofErr w:type="spellEnd"/>
        <w:r>
          <w:t xml:space="preserve"> </w:t>
        </w:r>
        <w:proofErr w:type="spellStart"/>
        <w:r>
          <w:t>mạng</w:t>
        </w:r>
        <w:proofErr w:type="spellEnd"/>
        <w:r>
          <w:t xml:space="preserve"> </w:t>
        </w:r>
        <w:proofErr w:type="spellStart"/>
        <w:r>
          <w:t>diện</w:t>
        </w:r>
        <w:proofErr w:type="spellEnd"/>
        <w:r>
          <w:t xml:space="preserve"> </w:t>
        </w:r>
        <w:proofErr w:type="spellStart"/>
        <w:r>
          <w:t>rộng</w:t>
        </w:r>
        <w:proofErr w:type="spellEnd"/>
        <w:r>
          <w:t xml:space="preserve"> </w:t>
        </w:r>
        <w:r w:rsidRPr="0022304A">
          <w:rPr>
            <w:b/>
            <w:bCs/>
            <w:rPrChange w:id="3236" w:author="Vũ Đức Thông (VinSOC-ANBM-ANBMOT)" w:date="2026-04-20T10:51:00Z">
              <w:rPr/>
            </w:rPrChange>
          </w:rPr>
          <w:t>(WAN</w:t>
        </w:r>
        <w:r>
          <w:t>).</w:t>
        </w:r>
      </w:ins>
    </w:p>
    <w:p w14:paraId="1274A08E" w14:textId="1F40288D" w:rsidR="0022304A" w:rsidRDefault="0022304A" w:rsidP="0022304A">
      <w:pPr>
        <w:pStyle w:val="CTDT-Text"/>
        <w:rPr>
          <w:ins w:id="3237" w:author="Vũ Đức Thông (VinSOC-ANBM-ANBMOT)" w:date="2026-04-20T10:47:00Z"/>
        </w:rPr>
      </w:pPr>
    </w:p>
    <w:p w14:paraId="7B606F34" w14:textId="52CC7284" w:rsidR="0022304A" w:rsidRDefault="0022304A" w:rsidP="0022304A">
      <w:pPr>
        <w:pStyle w:val="CTDT-Text"/>
        <w:rPr>
          <w:ins w:id="3238" w:author="Vũ Đức Thông (VinSOC-ANBM-ANBMOT)" w:date="2026-04-20T10:47:00Z"/>
        </w:rPr>
      </w:pPr>
      <w:ins w:id="3239" w:author="Vũ Đức Thông (VinSOC-ANBM-ANBMOT)" w:date="2026-04-20T10:47:00Z">
        <w:r w:rsidRPr="0022304A">
          <w:drawing>
            <wp:inline distT="0" distB="0" distL="0" distR="0" wp14:anchorId="57060F6F" wp14:editId="1E8AEDAB">
              <wp:extent cx="5001323" cy="1790950"/>
              <wp:effectExtent l="0" t="0" r="889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01323" cy="1790950"/>
                      </a:xfrm>
                      <a:prstGeom prst="rect">
                        <a:avLst/>
                      </a:prstGeom>
                    </pic:spPr>
                  </pic:pic>
                </a:graphicData>
              </a:graphic>
            </wp:inline>
          </w:drawing>
        </w:r>
      </w:ins>
    </w:p>
    <w:p w14:paraId="0852110A" w14:textId="301D4C24" w:rsidR="0022304A" w:rsidRDefault="0022304A" w:rsidP="0022304A">
      <w:pPr>
        <w:pStyle w:val="CTDT-Hinh"/>
        <w:rPr>
          <w:ins w:id="3240" w:author="Vũ Đức Thông (VinSOC-ANBM-ANBMOT)" w:date="2026-04-20T10:51:00Z"/>
        </w:rPr>
      </w:pPr>
      <w:bookmarkStart w:id="3241" w:name="_Toc227579070"/>
      <w:ins w:id="3242" w:author="Vũ Đức Thông (VinSOC-ANBM-ANBMOT)" w:date="2026-04-20T10:47:00Z">
        <w:r>
          <w:t>ICCP</w:t>
        </w:r>
      </w:ins>
      <w:bookmarkEnd w:id="3241"/>
    </w:p>
    <w:p w14:paraId="6EFED0B9" w14:textId="1EA7C703" w:rsidR="0022304A" w:rsidRDefault="0022304A" w:rsidP="0022304A">
      <w:pPr>
        <w:pStyle w:val="CTDT-H4"/>
        <w:rPr>
          <w:ins w:id="3243" w:author="Vũ Đức Thông (VinSOC-ANBM-ANBMOT)" w:date="2026-04-20T10:52:00Z"/>
        </w:rPr>
      </w:pPr>
      <w:ins w:id="3244" w:author="Vũ Đức Thông (VinSOC-ANBM-ANBMOT)" w:date="2026-04-20T10:52:00Z">
        <w:r>
          <w:lastRenderedPageBreak/>
          <w:t xml:space="preserve">ICCP </w:t>
        </w:r>
        <w:proofErr w:type="spellStart"/>
        <w:r>
          <w:t>bảo</w:t>
        </w:r>
        <w:proofErr w:type="spellEnd"/>
        <w:r>
          <w:t xml:space="preserve"> </w:t>
        </w:r>
        <w:proofErr w:type="spellStart"/>
        <w:r>
          <w:t>mật</w:t>
        </w:r>
        <w:proofErr w:type="spellEnd"/>
      </w:ins>
    </w:p>
    <w:p w14:paraId="258A7A8F" w14:textId="4C8C89D4" w:rsidR="0022304A" w:rsidRDefault="0022304A" w:rsidP="0022304A">
      <w:pPr>
        <w:pStyle w:val="CTDT-Text"/>
        <w:rPr>
          <w:ins w:id="3245" w:author="Vũ Đức Thông (VinSOC-ANBM-ANBMOT)" w:date="2026-04-20T10:52:00Z"/>
        </w:rPr>
      </w:pPr>
    </w:p>
    <w:p w14:paraId="4690679A" w14:textId="2CE353C4" w:rsidR="0022304A" w:rsidRDefault="0022304A" w:rsidP="0022304A">
      <w:pPr>
        <w:pStyle w:val="CTDT-Text"/>
        <w:rPr>
          <w:ins w:id="3246" w:author="Vũ Đức Thông (VinSOC-ANBM-ANBMOT)" w:date="2026-04-20T10:52:00Z"/>
        </w:rPr>
      </w:pPr>
    </w:p>
    <w:p w14:paraId="0E2093C2" w14:textId="77777777" w:rsidR="0022304A" w:rsidRDefault="0022304A" w:rsidP="0022304A">
      <w:pPr>
        <w:pStyle w:val="CTDT-Text"/>
        <w:rPr>
          <w:ins w:id="3247" w:author="Vũ Đức Thông (VinSOC-ANBM-ANBMOT)" w:date="2026-04-20T10:58:00Z"/>
        </w:rPr>
      </w:pPr>
      <w:proofErr w:type="spellStart"/>
      <w:ins w:id="3248" w:author="Vũ Đức Thông (VinSOC-ANBM-ANBMOT)" w:date="2026-04-20T10:58:00Z">
        <w:r w:rsidRPr="0022304A">
          <w:rPr>
            <w:b/>
            <w:bCs/>
            <w:rPrChange w:id="3249" w:author="Vũ Đức Thông (VinSOC-ANBM-ANBMOT)" w:date="2026-04-20T10:58:00Z">
              <w:rPr/>
            </w:rPrChange>
          </w:rPr>
          <w:t>Rủi</w:t>
        </w:r>
        <w:proofErr w:type="spellEnd"/>
        <w:r w:rsidRPr="0022304A">
          <w:rPr>
            <w:b/>
            <w:bCs/>
            <w:rPrChange w:id="3250" w:author="Vũ Đức Thông (VinSOC-ANBM-ANBMOT)" w:date="2026-04-20T10:58:00Z">
              <w:rPr/>
            </w:rPrChange>
          </w:rPr>
          <w:t xml:space="preserve"> </w:t>
        </w:r>
        <w:proofErr w:type="spellStart"/>
        <w:r w:rsidRPr="0022304A">
          <w:rPr>
            <w:b/>
            <w:bCs/>
            <w:rPrChange w:id="3251" w:author="Vũ Đức Thông (VinSOC-ANBM-ANBMOT)" w:date="2026-04-20T10:58:00Z">
              <w:rPr/>
            </w:rPrChange>
          </w:rPr>
          <w:t>ro</w:t>
        </w:r>
        <w:proofErr w:type="spellEnd"/>
        <w:r w:rsidRPr="0022304A">
          <w:rPr>
            <w:b/>
            <w:bCs/>
            <w:rPrChange w:id="3252" w:author="Vũ Đức Thông (VinSOC-ANBM-ANBMOT)" w:date="2026-04-20T10:58:00Z">
              <w:rPr/>
            </w:rPrChange>
          </w:rPr>
          <w:t xml:space="preserve"> </w:t>
        </w:r>
        <w:proofErr w:type="spellStart"/>
        <w:r w:rsidRPr="0022304A">
          <w:rPr>
            <w:b/>
            <w:bCs/>
            <w:rPrChange w:id="3253" w:author="Vũ Đức Thông (VinSOC-ANBM-ANBMOT)" w:date="2026-04-20T10:58:00Z">
              <w:rPr/>
            </w:rPrChange>
          </w:rPr>
          <w:t>lớn</w:t>
        </w:r>
        <w:proofErr w:type="spellEnd"/>
        <w:r>
          <w:t xml:space="preserve">: </w:t>
        </w:r>
        <w:r w:rsidRPr="000B4E28">
          <w:rPr>
            <w:b/>
            <w:bCs/>
            <w:rPrChange w:id="3254" w:author="Vũ Đức Thông (VinSOC-ANBM-ANBMOT)" w:date="2026-04-20T10:59:00Z">
              <w:rPr/>
            </w:rPrChange>
          </w:rPr>
          <w:t>ICCP</w:t>
        </w:r>
        <w:r>
          <w:t xml:space="preserve"> </w:t>
        </w:r>
        <w:proofErr w:type="spellStart"/>
        <w:r>
          <w:t>có</w:t>
        </w:r>
        <w:proofErr w:type="spellEnd"/>
        <w:r>
          <w:t xml:space="preserve"> </w:t>
        </w:r>
        <w:proofErr w:type="spellStart"/>
        <w:r w:rsidRPr="000B4E28">
          <w:rPr>
            <w:b/>
            <w:bCs/>
            <w:rPrChange w:id="3255" w:author="Vũ Đức Thông (VinSOC-ANBM-ANBMOT)" w:date="2026-04-20T10:59:00Z">
              <w:rPr/>
            </w:rPrChange>
          </w:rPr>
          <w:t>quyền</w:t>
        </w:r>
        <w:proofErr w:type="spellEnd"/>
        <w:r w:rsidRPr="000B4E28">
          <w:rPr>
            <w:b/>
            <w:bCs/>
            <w:rPrChange w:id="3256" w:author="Vũ Đức Thông (VinSOC-ANBM-ANBMOT)" w:date="2026-04-20T10:59:00Z">
              <w:rPr/>
            </w:rPrChange>
          </w:rPr>
          <w:t xml:space="preserve"> </w:t>
        </w:r>
        <w:proofErr w:type="spellStart"/>
        <w:r w:rsidRPr="000B4E28">
          <w:rPr>
            <w:b/>
            <w:bCs/>
            <w:rPrChange w:id="3257" w:author="Vũ Đức Thông (VinSOC-ANBM-ANBMOT)" w:date="2026-04-20T10:59:00Z">
              <w:rPr/>
            </w:rPrChange>
          </w:rPr>
          <w:t>hạn</w:t>
        </w:r>
        <w:proofErr w:type="spellEnd"/>
        <w:r w:rsidRPr="000B4E28">
          <w:rPr>
            <w:b/>
            <w:bCs/>
            <w:rPrChange w:id="3258" w:author="Vũ Đức Thông (VinSOC-ANBM-ANBMOT)" w:date="2026-04-20T10:59:00Z">
              <w:rPr/>
            </w:rPrChange>
          </w:rPr>
          <w:t xml:space="preserve"> </w:t>
        </w:r>
        <w:proofErr w:type="spellStart"/>
        <w:r w:rsidRPr="000B4E28">
          <w:rPr>
            <w:b/>
            <w:bCs/>
            <w:rPrChange w:id="3259" w:author="Vũ Đức Thông (VinSOC-ANBM-ANBMOT)" w:date="2026-04-20T10:59:00Z">
              <w:rPr/>
            </w:rPrChange>
          </w:rPr>
          <w:t>rất</w:t>
        </w:r>
        <w:proofErr w:type="spellEnd"/>
        <w:r w:rsidRPr="000B4E28">
          <w:rPr>
            <w:b/>
            <w:bCs/>
            <w:rPrChange w:id="3260" w:author="Vũ Đức Thông (VinSOC-ANBM-ANBMOT)" w:date="2026-04-20T10:59:00Z">
              <w:rPr/>
            </w:rPrChange>
          </w:rPr>
          <w:t xml:space="preserve"> </w:t>
        </w:r>
        <w:proofErr w:type="spellStart"/>
        <w:r w:rsidRPr="000B4E28">
          <w:rPr>
            <w:b/>
            <w:bCs/>
            <w:rPrChange w:id="3261" w:author="Vũ Đức Thông (VinSOC-ANBM-ANBMOT)" w:date="2026-04-20T10:59:00Z">
              <w:rPr/>
            </w:rPrChange>
          </w:rPr>
          <w:t>cao</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từ</w:t>
        </w:r>
        <w:proofErr w:type="spellEnd"/>
        <w:r>
          <w:t xml:space="preserve"> </w:t>
        </w:r>
        <w:proofErr w:type="spellStart"/>
        <w:r>
          <w:t>xa</w:t>
        </w:r>
        <w:proofErr w:type="spellEnd"/>
        <w:r>
          <w:t xml:space="preserve">) </w:t>
        </w:r>
        <w:proofErr w:type="spellStart"/>
        <w:r>
          <w:t>nhưng</w:t>
        </w:r>
        <w:proofErr w:type="spellEnd"/>
        <w:r>
          <w:t xml:space="preserve"> </w:t>
        </w:r>
        <w:proofErr w:type="spellStart"/>
        <w:r>
          <w:t>bản</w:t>
        </w:r>
        <w:proofErr w:type="spellEnd"/>
        <w:r>
          <w:t xml:space="preserve"> </w:t>
        </w:r>
        <w:proofErr w:type="spellStart"/>
        <w:r w:rsidRPr="000B4E28">
          <w:rPr>
            <w:b/>
            <w:bCs/>
            <w:rPrChange w:id="3262" w:author="Vũ Đức Thông (VinSOC-ANBM-ANBMOT)" w:date="2026-04-20T10:59:00Z">
              <w:rPr/>
            </w:rPrChange>
          </w:rPr>
          <w:t>tiêu</w:t>
        </w:r>
        <w:proofErr w:type="spellEnd"/>
        <w:r w:rsidRPr="000B4E28">
          <w:rPr>
            <w:b/>
            <w:bCs/>
            <w:rPrChange w:id="3263" w:author="Vũ Đức Thông (VinSOC-ANBM-ANBMOT)" w:date="2026-04-20T10:59:00Z">
              <w:rPr/>
            </w:rPrChange>
          </w:rPr>
          <w:t xml:space="preserve"> </w:t>
        </w:r>
        <w:proofErr w:type="spellStart"/>
        <w:r w:rsidRPr="000B4E28">
          <w:rPr>
            <w:b/>
            <w:bCs/>
            <w:rPrChange w:id="3264" w:author="Vũ Đức Thông (VinSOC-ANBM-ANBMOT)" w:date="2026-04-20T10:59:00Z">
              <w:rPr/>
            </w:rPrChange>
          </w:rPr>
          <w:t>chuẩn</w:t>
        </w:r>
        <w:proofErr w:type="spellEnd"/>
        <w:r>
          <w:t xml:space="preserve"> </w:t>
        </w:r>
        <w:proofErr w:type="spellStart"/>
        <w:r>
          <w:t>lại</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rsidRPr="000B4E28">
          <w:rPr>
            <w:b/>
            <w:bCs/>
            <w:rPrChange w:id="3265" w:author="Vũ Đức Thông (VinSOC-ANBM-ANBMOT)" w:date="2026-04-20T10:59:00Z">
              <w:rPr/>
            </w:rPrChange>
          </w:rPr>
          <w:t>không</w:t>
        </w:r>
        <w:proofErr w:type="spellEnd"/>
        <w:r w:rsidRPr="000B4E28">
          <w:rPr>
            <w:b/>
            <w:bCs/>
            <w:rPrChange w:id="3266" w:author="Vũ Đức Thông (VinSOC-ANBM-ANBMOT)" w:date="2026-04-20T10:59:00Z">
              <w:rPr/>
            </w:rPrChange>
          </w:rPr>
          <w:t xml:space="preserve"> </w:t>
        </w:r>
        <w:proofErr w:type="spellStart"/>
        <w:r w:rsidRPr="000B4E28">
          <w:rPr>
            <w:b/>
            <w:bCs/>
            <w:rPrChange w:id="3267" w:author="Vũ Đức Thông (VinSOC-ANBM-ANBMOT)" w:date="2026-04-20T10:59:00Z">
              <w:rPr/>
            </w:rPrChange>
          </w:rPr>
          <w:t>mã</w:t>
        </w:r>
        <w:proofErr w:type="spellEnd"/>
        <w:r w:rsidRPr="000B4E28">
          <w:rPr>
            <w:b/>
            <w:bCs/>
            <w:rPrChange w:id="3268" w:author="Vũ Đức Thông (VinSOC-ANBM-ANBMOT)" w:date="2026-04-20T10:59:00Z">
              <w:rPr/>
            </w:rPrChange>
          </w:rPr>
          <w:t xml:space="preserve"> </w:t>
        </w:r>
        <w:proofErr w:type="spellStart"/>
        <w:r w:rsidRPr="000B4E28">
          <w:rPr>
            <w:b/>
            <w:bCs/>
            <w:rPrChange w:id="3269" w:author="Vũ Đức Thông (VinSOC-ANBM-ANBMOT)" w:date="2026-04-20T10:59:00Z">
              <w:rPr/>
            </w:rPrChange>
          </w:rPr>
          <w:t>hóa</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kẻ</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rsidRPr="000B4E28">
          <w:rPr>
            <w:b/>
            <w:bCs/>
            <w:rPrChange w:id="3270" w:author="Vũ Đức Thông (VinSOC-ANBM-ANBMOT)" w:date="2026-04-20T10:59:00Z">
              <w:rPr/>
            </w:rPrChange>
          </w:rPr>
          <w:t>nghe</w:t>
        </w:r>
        <w:proofErr w:type="spellEnd"/>
        <w:r w:rsidRPr="000B4E28">
          <w:rPr>
            <w:b/>
            <w:bCs/>
            <w:rPrChange w:id="3271" w:author="Vũ Đức Thông (VinSOC-ANBM-ANBMOT)" w:date="2026-04-20T10:59:00Z">
              <w:rPr/>
            </w:rPrChange>
          </w:rPr>
          <w:t xml:space="preserve"> </w:t>
        </w:r>
        <w:proofErr w:type="spellStart"/>
        <w:r w:rsidRPr="000B4E28">
          <w:rPr>
            <w:b/>
            <w:bCs/>
            <w:rPrChange w:id="3272" w:author="Vũ Đức Thông (VinSOC-ANBM-ANBMOT)" w:date="2026-04-20T10:59:00Z">
              <w:rPr/>
            </w:rPrChange>
          </w:rPr>
          <w:t>lén</w:t>
        </w:r>
        <w:proofErr w:type="spellEnd"/>
        <w:r>
          <w:t xml:space="preserve"> </w:t>
        </w:r>
        <w:proofErr w:type="spellStart"/>
        <w:r>
          <w:t>thông</w:t>
        </w:r>
        <w:proofErr w:type="spellEnd"/>
        <w:r>
          <w:t xml:space="preserve"> tin </w:t>
        </w:r>
        <w:proofErr w:type="spellStart"/>
        <w:r>
          <w:t>vận</w:t>
        </w:r>
        <w:proofErr w:type="spellEnd"/>
        <w:r>
          <w:t xml:space="preserve"> </w:t>
        </w:r>
        <w:proofErr w:type="spellStart"/>
        <w:r>
          <w:t>hành</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điện</w:t>
        </w:r>
        <w:proofErr w:type="spellEnd"/>
        <w:r>
          <w:t>.</w:t>
        </w:r>
      </w:ins>
    </w:p>
    <w:p w14:paraId="12D140BD" w14:textId="77777777" w:rsidR="0022304A" w:rsidRDefault="0022304A" w:rsidP="0022304A">
      <w:pPr>
        <w:pStyle w:val="CTDT-Text"/>
        <w:rPr>
          <w:ins w:id="3273" w:author="Vũ Đức Thông (VinSOC-ANBM-ANBMOT)" w:date="2026-04-20T10:58:00Z"/>
        </w:rPr>
      </w:pPr>
      <w:proofErr w:type="spellStart"/>
      <w:ins w:id="3274" w:author="Vũ Đức Thông (VinSOC-ANBM-ANBMOT)" w:date="2026-04-20T10:58:00Z">
        <w:r w:rsidRPr="000B4E28">
          <w:rPr>
            <w:b/>
            <w:bCs/>
            <w:rPrChange w:id="3275" w:author="Vũ Đức Thông (VinSOC-ANBM-ANBMOT)" w:date="2026-04-20T10:59:00Z">
              <w:rPr/>
            </w:rPrChange>
          </w:rPr>
          <w:t>Giải</w:t>
        </w:r>
        <w:proofErr w:type="spellEnd"/>
        <w:r w:rsidRPr="000B4E28">
          <w:rPr>
            <w:b/>
            <w:bCs/>
            <w:rPrChange w:id="3276" w:author="Vũ Đức Thông (VinSOC-ANBM-ANBMOT)" w:date="2026-04-20T10:59:00Z">
              <w:rPr/>
            </w:rPrChange>
          </w:rPr>
          <w:t xml:space="preserve"> </w:t>
        </w:r>
        <w:proofErr w:type="spellStart"/>
        <w:r w:rsidRPr="000B4E28">
          <w:rPr>
            <w:b/>
            <w:bCs/>
            <w:rPrChange w:id="3277" w:author="Vũ Đức Thông (VinSOC-ANBM-ANBMOT)" w:date="2026-04-20T10:59:00Z">
              <w:rPr/>
            </w:rPrChange>
          </w:rPr>
          <w:t>pháp</w:t>
        </w:r>
        <w:proofErr w:type="spellEnd"/>
        <w:r>
          <w:t>:</w:t>
        </w:r>
      </w:ins>
    </w:p>
    <w:p w14:paraId="00AD3C2D" w14:textId="77777777" w:rsidR="0022304A" w:rsidRDefault="0022304A" w:rsidP="000B4E28">
      <w:pPr>
        <w:pStyle w:val="CTDT-Text"/>
        <w:ind w:left="454"/>
        <w:rPr>
          <w:ins w:id="3278" w:author="Vũ Đức Thông (VinSOC-ANBM-ANBMOT)" w:date="2026-04-20T10:58:00Z"/>
        </w:rPr>
        <w:pPrChange w:id="3279" w:author="Vũ Đức Thông (VinSOC-ANBM-ANBMOT)" w:date="2026-04-20T10:59:00Z">
          <w:pPr>
            <w:pStyle w:val="CTDT-Text"/>
          </w:pPr>
        </w:pPrChange>
      </w:pPr>
      <w:proofErr w:type="spellStart"/>
      <w:ins w:id="3280" w:author="Vũ Đức Thông (VinSOC-ANBM-ANBMOT)" w:date="2026-04-20T10:58:00Z">
        <w:r>
          <w:t>Sử</w:t>
        </w:r>
        <w:proofErr w:type="spellEnd"/>
        <w:r>
          <w:t xml:space="preserve"> </w:t>
        </w:r>
        <w:proofErr w:type="spellStart"/>
        <w:r>
          <w:t>dụng</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nâng</w:t>
        </w:r>
        <w:proofErr w:type="spellEnd"/>
        <w:r>
          <w:t xml:space="preserve"> </w:t>
        </w:r>
        <w:proofErr w:type="spellStart"/>
        <w:r>
          <w:t>cấp</w:t>
        </w:r>
        <w:proofErr w:type="spellEnd"/>
        <w:r>
          <w:t xml:space="preserve"> </w:t>
        </w:r>
        <w:r w:rsidRPr="000B4E28">
          <w:rPr>
            <w:b/>
            <w:bCs/>
            <w:rPrChange w:id="3281" w:author="Vũ Đức Thông (VinSOC-ANBM-ANBMOT)" w:date="2026-04-20T10:59:00Z">
              <w:rPr/>
            </w:rPrChange>
          </w:rPr>
          <w:t>Secure ICCP</w:t>
        </w:r>
        <w:r>
          <w:t>.</w:t>
        </w:r>
      </w:ins>
    </w:p>
    <w:p w14:paraId="2811515C" w14:textId="10EA2F97" w:rsidR="0022304A" w:rsidRDefault="0022304A" w:rsidP="000B4E28">
      <w:pPr>
        <w:pStyle w:val="CTDT-Text"/>
        <w:ind w:left="454"/>
        <w:rPr>
          <w:ins w:id="3282" w:author="Vũ Đức Thông (VinSOC-ANBM-ANBMOT)" w:date="2026-04-20T10:51:00Z"/>
        </w:rPr>
        <w:pPrChange w:id="3283" w:author="Vũ Đức Thông (VinSOC-ANBM-ANBMOT)" w:date="2026-04-20T10:59:00Z">
          <w:pPr>
            <w:pStyle w:val="CTDT-Text"/>
          </w:pPr>
        </w:pPrChange>
      </w:pPr>
      <w:proofErr w:type="spellStart"/>
      <w:ins w:id="3284" w:author="Vũ Đức Thông (VinSOC-ANBM-ANBMOT)" w:date="2026-04-20T10:58:00Z">
        <w:r>
          <w:t>Nếu</w:t>
        </w:r>
        <w:proofErr w:type="spellEnd"/>
        <w:r>
          <w:t xml:space="preserve"> </w:t>
        </w:r>
        <w:proofErr w:type="spellStart"/>
        <w:r>
          <w:t>vẫn</w:t>
        </w:r>
        <w:proofErr w:type="spellEnd"/>
        <w:r>
          <w:t xml:space="preserve"> </w:t>
        </w:r>
        <w:proofErr w:type="spellStart"/>
        <w:r>
          <w:t>dùng</w:t>
        </w:r>
        <w:proofErr w:type="spellEnd"/>
        <w:r>
          <w:t xml:space="preserve"> </w:t>
        </w:r>
        <w:proofErr w:type="spellStart"/>
        <w:r>
          <w:t>bản</w:t>
        </w:r>
        <w:proofErr w:type="spellEnd"/>
        <w:r>
          <w:t xml:space="preserve"> </w:t>
        </w:r>
        <w:proofErr w:type="spellStart"/>
        <w:r w:rsidRPr="000B4E28">
          <w:rPr>
            <w:b/>
            <w:bCs/>
            <w:rPrChange w:id="3285" w:author="Vũ Đức Thông (VinSOC-ANBM-ANBMOT)" w:date="2026-04-20T10:59:00Z">
              <w:rPr/>
            </w:rPrChange>
          </w:rPr>
          <w:t>tiêu</w:t>
        </w:r>
        <w:proofErr w:type="spellEnd"/>
        <w:r w:rsidRPr="000B4E28">
          <w:rPr>
            <w:b/>
            <w:bCs/>
            <w:rPrChange w:id="3286" w:author="Vũ Đức Thông (VinSOC-ANBM-ANBMOT)" w:date="2026-04-20T10:59:00Z">
              <w:rPr/>
            </w:rPrChange>
          </w:rPr>
          <w:t xml:space="preserve"> </w:t>
        </w:r>
        <w:proofErr w:type="spellStart"/>
        <w:r w:rsidRPr="000B4E28">
          <w:rPr>
            <w:b/>
            <w:bCs/>
            <w:rPrChange w:id="3287" w:author="Vũ Đức Thông (VinSOC-ANBM-ANBMOT)" w:date="2026-04-20T10:59:00Z">
              <w:rPr/>
            </w:rPrChange>
          </w:rPr>
          <w:t>chuẩn</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rsidRPr="000B4E28">
          <w:rPr>
            <w:b/>
            <w:bCs/>
            <w:rPrChange w:id="3288" w:author="Vũ Đức Thông (VinSOC-ANBM-ANBMOT)" w:date="2026-04-20T10:59:00Z">
              <w:rPr/>
            </w:rPrChange>
          </w:rPr>
          <w:t>phải</w:t>
        </w:r>
        <w:proofErr w:type="spellEnd"/>
        <w:r>
          <w:t xml:space="preserve"> </w:t>
        </w:r>
        <w:proofErr w:type="spellStart"/>
        <w:r>
          <w:t>bọc</w:t>
        </w:r>
        <w:proofErr w:type="spellEnd"/>
        <w:r>
          <w:t xml:space="preserve"> </w:t>
        </w:r>
        <w:proofErr w:type="spellStart"/>
        <w:r>
          <w:t>thêm</w:t>
        </w:r>
        <w:proofErr w:type="spellEnd"/>
        <w:r>
          <w:t xml:space="preserve"> </w:t>
        </w:r>
        <w:proofErr w:type="spellStart"/>
        <w:r>
          <w:t>các</w:t>
        </w:r>
        <w:proofErr w:type="spellEnd"/>
        <w:r>
          <w:t xml:space="preserve"> </w:t>
        </w:r>
        <w:proofErr w:type="spellStart"/>
        <w:r>
          <w:t>lớp</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mạng</w:t>
        </w:r>
        <w:proofErr w:type="spellEnd"/>
        <w:r>
          <w:t xml:space="preserve"> </w:t>
        </w:r>
        <w:proofErr w:type="spellStart"/>
        <w:r>
          <w:t>như</w:t>
        </w:r>
        <w:proofErr w:type="spellEnd"/>
        <w:r>
          <w:t xml:space="preserve"> </w:t>
        </w:r>
        <w:proofErr w:type="spellStart"/>
        <w:r w:rsidRPr="000B4E28">
          <w:rPr>
            <w:b/>
            <w:bCs/>
            <w:rPrChange w:id="3289" w:author="Vũ Đức Thông (VinSOC-ANBM-ANBMOT)" w:date="2026-04-20T10:59:00Z">
              <w:rPr/>
            </w:rPrChange>
          </w:rPr>
          <w:t>IPSec</w:t>
        </w:r>
        <w:proofErr w:type="spellEnd"/>
        <w:r w:rsidRPr="000B4E28">
          <w:rPr>
            <w:b/>
            <w:bCs/>
            <w:rPrChange w:id="3290" w:author="Vũ Đức Thông (VinSOC-ANBM-ANBMOT)" w:date="2026-04-20T10:59:00Z">
              <w:rPr/>
            </w:rPrChange>
          </w:rPr>
          <w:t xml:space="preserve"> </w:t>
        </w:r>
        <w:proofErr w:type="spellStart"/>
        <w:r w:rsidRPr="000B4E28">
          <w:rPr>
            <w:b/>
            <w:bCs/>
            <w:rPrChange w:id="3291" w:author="Vũ Đức Thông (VinSOC-ANBM-ANBMOT)" w:date="2026-04-20T10:59:00Z">
              <w:rPr/>
            </w:rPrChange>
          </w:rPr>
          <w:t>hoặc</w:t>
        </w:r>
        <w:proofErr w:type="spellEnd"/>
        <w:r w:rsidRPr="000B4E28">
          <w:rPr>
            <w:b/>
            <w:bCs/>
            <w:rPrChange w:id="3292" w:author="Vũ Đức Thông (VinSOC-ANBM-ANBMOT)" w:date="2026-04-20T10:59:00Z">
              <w:rPr/>
            </w:rPrChange>
          </w:rPr>
          <w:t xml:space="preserve"> OpenSSL</w:t>
        </w:r>
        <w:r>
          <w:t xml:space="preserve"> </w:t>
        </w:r>
        <w:proofErr w:type="spellStart"/>
        <w:r>
          <w:t>để</w:t>
        </w:r>
        <w:proofErr w:type="spellEnd"/>
        <w:r>
          <w:t xml:space="preserve"> </w:t>
        </w:r>
        <w:proofErr w:type="spellStart"/>
        <w:r>
          <w:t>mã</w:t>
        </w:r>
        <w:proofErr w:type="spellEnd"/>
        <w:r>
          <w:t xml:space="preserve"> </w:t>
        </w:r>
        <w:proofErr w:type="spellStart"/>
        <w:r>
          <w:t>hóa</w:t>
        </w:r>
        <w:proofErr w:type="spellEnd"/>
        <w:r>
          <w:t xml:space="preserve"> </w:t>
        </w:r>
        <w:proofErr w:type="spellStart"/>
        <w:r>
          <w:t>đường</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trung</w:t>
        </w:r>
        <w:proofErr w:type="spellEnd"/>
        <w:r>
          <w:t xml:space="preserve"> </w:t>
        </w:r>
        <w:proofErr w:type="spellStart"/>
        <w:r>
          <w:t>tâm</w:t>
        </w:r>
        <w:proofErr w:type="spellEnd"/>
        <w:r>
          <w:t xml:space="preserve"> </w:t>
        </w:r>
        <w:proofErr w:type="spellStart"/>
        <w:r>
          <w:t>điều</w:t>
        </w:r>
        <w:proofErr w:type="spellEnd"/>
        <w:r>
          <w:t xml:space="preserve"> </w:t>
        </w:r>
        <w:proofErr w:type="spellStart"/>
        <w:r>
          <w:t>khiển</w:t>
        </w:r>
        <w:proofErr w:type="spellEnd"/>
        <w:r>
          <w:t>.</w:t>
        </w:r>
      </w:ins>
    </w:p>
    <w:p w14:paraId="7A7AAD67" w14:textId="4F5B3E5B" w:rsidR="0022304A" w:rsidRDefault="0022304A" w:rsidP="0022304A">
      <w:pPr>
        <w:pStyle w:val="CTDT-Text"/>
        <w:rPr>
          <w:ins w:id="3293" w:author="Vũ Đức Thông (VinSOC-ANBM-ANBMOT)" w:date="2026-04-20T10:51:00Z"/>
        </w:rPr>
      </w:pPr>
    </w:p>
    <w:p w14:paraId="7A73FF4C" w14:textId="3CE325E0" w:rsidR="0022304A" w:rsidRDefault="0022304A" w:rsidP="0022304A">
      <w:pPr>
        <w:pStyle w:val="CTDT-Text"/>
        <w:rPr>
          <w:ins w:id="3294" w:author="Vũ Đức Thông (VinSOC-ANBM-ANBMOT)" w:date="2026-04-20T10:52:00Z"/>
        </w:rPr>
      </w:pPr>
      <w:ins w:id="3295" w:author="Vũ Đức Thông (VinSOC-ANBM-ANBMOT)" w:date="2026-04-20T10:52:00Z">
        <w:r w:rsidRPr="0022304A">
          <w:drawing>
            <wp:inline distT="0" distB="0" distL="0" distR="0" wp14:anchorId="2EA4C858" wp14:editId="497F8A22">
              <wp:extent cx="6012180" cy="1491615"/>
              <wp:effectExtent l="0" t="0" r="762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012180" cy="1491615"/>
                      </a:xfrm>
                      <a:prstGeom prst="rect">
                        <a:avLst/>
                      </a:prstGeom>
                    </pic:spPr>
                  </pic:pic>
                </a:graphicData>
              </a:graphic>
            </wp:inline>
          </w:drawing>
        </w:r>
      </w:ins>
    </w:p>
    <w:p w14:paraId="7130CEF3" w14:textId="25DB5C5A" w:rsidR="0022304A" w:rsidRDefault="0022304A" w:rsidP="0022304A">
      <w:pPr>
        <w:pStyle w:val="CTDT-Hinh"/>
        <w:rPr>
          <w:ins w:id="3296" w:author="Vũ Đức Thông (VinSOC-ANBM-ANBMOT)" w:date="2026-04-20T10:59:00Z"/>
        </w:rPr>
      </w:pPr>
      <w:bookmarkStart w:id="3297" w:name="_Toc227579071"/>
      <w:ins w:id="3298" w:author="Vũ Đức Thông (VinSOC-ANBM-ANBMOT)" w:date="2026-04-20T10:52:00Z">
        <w:r>
          <w:t>ICCP</w:t>
        </w:r>
      </w:ins>
      <w:bookmarkEnd w:id="3297"/>
    </w:p>
    <w:p w14:paraId="6B72A2EA" w14:textId="27E0CA05" w:rsidR="000B4E28" w:rsidRDefault="000B4E28" w:rsidP="000B4E28">
      <w:pPr>
        <w:pStyle w:val="CTDT-Text"/>
        <w:rPr>
          <w:ins w:id="3299" w:author="Vũ Đức Thông (VinSOC-ANBM-ANBMOT)" w:date="2026-04-20T10:59:00Z"/>
        </w:rPr>
      </w:pPr>
    </w:p>
    <w:p w14:paraId="75B2E194" w14:textId="6A84DAB5" w:rsidR="000B4E28" w:rsidRDefault="000B4E28" w:rsidP="000B4E28">
      <w:pPr>
        <w:pStyle w:val="CTDT-Text"/>
        <w:rPr>
          <w:ins w:id="3300" w:author="Vũ Đức Thông (VinSOC-ANBM-ANBMOT)" w:date="2026-04-20T10:59:00Z"/>
        </w:rPr>
      </w:pPr>
    </w:p>
    <w:p w14:paraId="05C739FC" w14:textId="47081F0F" w:rsidR="000B4E28" w:rsidRDefault="000B4E28" w:rsidP="000B4E28">
      <w:pPr>
        <w:pStyle w:val="CTDT-Text"/>
        <w:rPr>
          <w:ins w:id="3301" w:author="Vũ Đức Thông (VinSOC-ANBM-ANBMOT)" w:date="2026-04-20T10:59:00Z"/>
        </w:rPr>
      </w:pPr>
    </w:p>
    <w:p w14:paraId="1D9C6A3A" w14:textId="14A3FC81" w:rsidR="000B4E28" w:rsidRDefault="000B4E28" w:rsidP="000B4E28">
      <w:pPr>
        <w:pStyle w:val="CTDT-Text"/>
        <w:rPr>
          <w:ins w:id="3302" w:author="Vũ Đức Thông (VinSOC-ANBM-ANBMOT)" w:date="2026-04-20T10:59:00Z"/>
        </w:rPr>
      </w:pPr>
    </w:p>
    <w:p w14:paraId="721A94A3" w14:textId="00C51EC4" w:rsidR="000B4E28" w:rsidRDefault="000B4E28" w:rsidP="000B4E28">
      <w:pPr>
        <w:pStyle w:val="CTDT-Text"/>
        <w:rPr>
          <w:ins w:id="3303" w:author="Vũ Đức Thông (VinSOC-ANBM-ANBMOT)" w:date="2026-04-20T10:59:00Z"/>
        </w:rPr>
      </w:pPr>
    </w:p>
    <w:p w14:paraId="2539E7E6" w14:textId="398219DB" w:rsidR="000B4E28" w:rsidRDefault="000B4E28" w:rsidP="000B4E28">
      <w:pPr>
        <w:pStyle w:val="CTDT-Text"/>
        <w:rPr>
          <w:ins w:id="3304" w:author="Vũ Đức Thông (VinSOC-ANBM-ANBMOT)" w:date="2026-04-20T10:59:00Z"/>
        </w:rPr>
      </w:pPr>
    </w:p>
    <w:p w14:paraId="4F26A77C" w14:textId="565C354E" w:rsidR="000B4E28" w:rsidRDefault="000B4E28" w:rsidP="000B4E28">
      <w:pPr>
        <w:pStyle w:val="CTDT-H3"/>
        <w:rPr>
          <w:ins w:id="3305" w:author="Vũ Đức Thông (VinSOC-ANBM-ANBMOT)" w:date="2026-04-20T11:02:00Z"/>
        </w:rPr>
      </w:pPr>
      <w:bookmarkStart w:id="3306" w:name="_Toc227579035"/>
      <w:proofErr w:type="spellStart"/>
      <w:ins w:id="3307" w:author="Vũ Đức Thông (VinSOC-ANBM-ANBMOT)" w:date="2026-04-20T11:02:00Z">
        <w:r>
          <w:t>FieldBus</w:t>
        </w:r>
        <w:bookmarkEnd w:id="3306"/>
        <w:proofErr w:type="spellEnd"/>
      </w:ins>
    </w:p>
    <w:p w14:paraId="2A75D25F" w14:textId="0514429C" w:rsidR="000B4E28" w:rsidRDefault="000B4E28" w:rsidP="000B4E28">
      <w:pPr>
        <w:pStyle w:val="CTDT-Text"/>
        <w:rPr>
          <w:ins w:id="3308" w:author="Vũ Đức Thông (VinSOC-ANBM-ANBMOT)" w:date="2026-04-20T11:02:00Z"/>
        </w:rPr>
      </w:pPr>
    </w:p>
    <w:p w14:paraId="2E9C15C8" w14:textId="77777777" w:rsidR="000B4E28" w:rsidRDefault="000B4E28" w:rsidP="000B4E28">
      <w:pPr>
        <w:pStyle w:val="CTDT-Text"/>
        <w:rPr>
          <w:ins w:id="3309" w:author="Vũ Đức Thông (VinSOC-ANBM-ANBMOT)" w:date="2026-04-20T11:03:00Z"/>
        </w:rPr>
      </w:pPr>
      <w:proofErr w:type="spellStart"/>
      <w:ins w:id="3310" w:author="Vũ Đức Thông (VinSOC-ANBM-ANBMOT)" w:date="2026-04-20T11:03:00Z">
        <w:r w:rsidRPr="000B4E28">
          <w:rPr>
            <w:b/>
            <w:bCs/>
            <w:rPrChange w:id="3311" w:author="Vũ Đức Thông (VinSOC-ANBM-ANBMOT)" w:date="2026-04-20T11:03:00Z">
              <w:rPr/>
            </w:rPrChange>
          </w:rPr>
          <w:t>Vai</w:t>
        </w:r>
        <w:proofErr w:type="spellEnd"/>
        <w:r w:rsidRPr="000B4E28">
          <w:rPr>
            <w:b/>
            <w:bCs/>
            <w:rPrChange w:id="3312" w:author="Vũ Đức Thông (VinSOC-ANBM-ANBMOT)" w:date="2026-04-20T11:03:00Z">
              <w:rPr/>
            </w:rPrChange>
          </w:rPr>
          <w:t xml:space="preserve"> </w:t>
        </w:r>
        <w:proofErr w:type="spellStart"/>
        <w:r w:rsidRPr="000B4E28">
          <w:rPr>
            <w:b/>
            <w:bCs/>
            <w:rPrChange w:id="3313" w:author="Vũ Đức Thông (VinSOC-ANBM-ANBMOT)" w:date="2026-04-20T11:03:00Z">
              <w:rPr/>
            </w:rPrChange>
          </w:rPr>
          <w:t>trò</w:t>
        </w:r>
        <w:proofErr w:type="spellEnd"/>
        <w:r>
          <w:t xml:space="preserve">: </w:t>
        </w:r>
        <w:proofErr w:type="spellStart"/>
        <w:r>
          <w:t>Là</w:t>
        </w:r>
        <w:proofErr w:type="spellEnd"/>
        <w:r>
          <w:t xml:space="preserve"> </w:t>
        </w:r>
        <w:proofErr w:type="spellStart"/>
        <w:r w:rsidRPr="000B4E28">
          <w:rPr>
            <w:b/>
            <w:bCs/>
            <w:rPrChange w:id="3314" w:author="Vũ Đức Thông (VinSOC-ANBM-ANBMOT)" w:date="2026-04-20T11:03:00Z">
              <w:rPr/>
            </w:rPrChange>
          </w:rPr>
          <w:t>giải</w:t>
        </w:r>
        <w:proofErr w:type="spellEnd"/>
        <w:r w:rsidRPr="000B4E28">
          <w:rPr>
            <w:b/>
            <w:bCs/>
            <w:rPrChange w:id="3315" w:author="Vũ Đức Thông (VinSOC-ANBM-ANBMOT)" w:date="2026-04-20T11:03:00Z">
              <w:rPr/>
            </w:rPrChange>
          </w:rPr>
          <w:t xml:space="preserve"> </w:t>
        </w:r>
        <w:proofErr w:type="spellStart"/>
        <w:r w:rsidRPr="000B4E28">
          <w:rPr>
            <w:b/>
            <w:bCs/>
            <w:rPrChange w:id="3316" w:author="Vũ Đức Thông (VinSOC-ANBM-ANBMOT)" w:date="2026-04-20T11:03:00Z">
              <w:rPr/>
            </w:rPrChange>
          </w:rPr>
          <w:t>pháp</w:t>
        </w:r>
        <w:proofErr w:type="spellEnd"/>
        <w:r w:rsidRPr="000B4E28">
          <w:rPr>
            <w:b/>
            <w:bCs/>
            <w:rPrChange w:id="3317" w:author="Vũ Đức Thông (VinSOC-ANBM-ANBMOT)" w:date="2026-04-20T11:03:00Z">
              <w:rPr/>
            </w:rPrChange>
          </w:rPr>
          <w:t xml:space="preserve"> </w:t>
        </w:r>
        <w:proofErr w:type="spellStart"/>
        <w:r w:rsidRPr="000B4E28">
          <w:rPr>
            <w:b/>
            <w:bCs/>
            <w:rPrChange w:id="3318" w:author="Vũ Đức Thông (VinSOC-ANBM-ANBMOT)" w:date="2026-04-20T11:03:00Z">
              <w:rPr/>
            </w:rPrChange>
          </w:rPr>
          <w:t>mạng</w:t>
        </w:r>
        <w:proofErr w:type="spellEnd"/>
        <w:r w:rsidRPr="000B4E28">
          <w:rPr>
            <w:b/>
            <w:bCs/>
            <w:rPrChange w:id="3319" w:author="Vũ Đức Thông (VinSOC-ANBM-ANBMOT)" w:date="2026-04-20T11:03:00Z">
              <w:rPr/>
            </w:rPrChange>
          </w:rPr>
          <w:t xml:space="preserve"> LAN</w:t>
        </w:r>
        <w:r>
          <w:t xml:space="preserve"> </w:t>
        </w:r>
        <w:proofErr w:type="spellStart"/>
        <w:r w:rsidRPr="000B4E28">
          <w:rPr>
            <w:b/>
            <w:bCs/>
            <w:rPrChange w:id="3320" w:author="Vũ Đức Thông (VinSOC-ANBM-ANBMOT)" w:date="2026-04-20T11:03:00Z">
              <w:rPr/>
            </w:rPrChange>
          </w:rPr>
          <w:t>công</w:t>
        </w:r>
        <w:proofErr w:type="spellEnd"/>
        <w:r w:rsidRPr="000B4E28">
          <w:rPr>
            <w:b/>
            <w:bCs/>
            <w:rPrChange w:id="3321" w:author="Vũ Đức Thông (VinSOC-ANBM-ANBMOT)" w:date="2026-04-20T11:03:00Z">
              <w:rPr/>
            </w:rPrChange>
          </w:rPr>
          <w:t xml:space="preserve"> </w:t>
        </w:r>
        <w:proofErr w:type="spellStart"/>
        <w:r w:rsidRPr="000B4E28">
          <w:rPr>
            <w:b/>
            <w:bCs/>
            <w:rPrChange w:id="3322" w:author="Vũ Đức Thông (VinSOC-ANBM-ANBMOT)" w:date="2026-04-20T11:03:00Z">
              <w:rPr/>
            </w:rPrChange>
          </w:rPr>
          <w:t>nghiệp</w:t>
        </w:r>
        <w:proofErr w:type="spellEnd"/>
        <w:r>
          <w:t xml:space="preserve"> </w:t>
        </w:r>
        <w:proofErr w:type="spellStart"/>
        <w:r>
          <w:t>giúp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rsidRPr="000B4E28">
          <w:rPr>
            <w:b/>
            <w:bCs/>
            <w:rPrChange w:id="3323" w:author="Vũ Đức Thông (VinSOC-ANBM-ANBMOT)" w:date="2026-04-20T11:04:00Z">
              <w:rPr/>
            </w:rPrChange>
          </w:rPr>
          <w:t>động</w:t>
        </w:r>
        <w:proofErr w:type="spellEnd"/>
        <w:r w:rsidRPr="000B4E28">
          <w:rPr>
            <w:b/>
            <w:bCs/>
            <w:rPrChange w:id="3324" w:author="Vũ Đức Thông (VinSOC-ANBM-ANBMOT)" w:date="2026-04-20T11:04:00Z">
              <w:rPr/>
            </w:rPrChange>
          </w:rPr>
          <w:t xml:space="preserve"> </w:t>
        </w:r>
        <w:proofErr w:type="spellStart"/>
        <w:r w:rsidRPr="000B4E28">
          <w:rPr>
            <w:b/>
            <w:bCs/>
            <w:rPrChange w:id="3325" w:author="Vũ Đức Thông (VinSOC-ANBM-ANBMOT)" w:date="2026-04-20T11:04:00Z">
              <w:rPr/>
            </w:rPrChange>
          </w:rPr>
          <w:t>cơ</w:t>
        </w:r>
        <w:proofErr w:type="spellEnd"/>
        <w:r w:rsidRPr="000B4E28">
          <w:rPr>
            <w:b/>
            <w:bCs/>
            <w:rPrChange w:id="3326" w:author="Vũ Đức Thông (VinSOC-ANBM-ANBMOT)" w:date="2026-04-20T11:04:00Z">
              <w:rPr/>
            </w:rPrChange>
          </w:rPr>
          <w:t xml:space="preserve">, </w:t>
        </w:r>
        <w:proofErr w:type="spellStart"/>
        <w:r w:rsidRPr="000B4E28">
          <w:rPr>
            <w:b/>
            <w:bCs/>
            <w:rPrChange w:id="3327" w:author="Vũ Đức Thông (VinSOC-ANBM-ANBMOT)" w:date="2026-04-20T11:04:00Z">
              <w:rPr/>
            </w:rPrChange>
          </w:rPr>
          <w:t>bộ</w:t>
        </w:r>
        <w:proofErr w:type="spellEnd"/>
        <w:r w:rsidRPr="000B4E28">
          <w:rPr>
            <w:b/>
            <w:bCs/>
            <w:rPrChange w:id="3328" w:author="Vũ Đức Thông (VinSOC-ANBM-ANBMOT)" w:date="2026-04-20T11:04:00Z">
              <w:rPr/>
            </w:rPrChange>
          </w:rPr>
          <w:t xml:space="preserve"> </w:t>
        </w:r>
        <w:proofErr w:type="spellStart"/>
        <w:r w:rsidRPr="000B4E28">
          <w:rPr>
            <w:b/>
            <w:bCs/>
            <w:rPrChange w:id="3329" w:author="Vũ Đức Thông (VinSOC-ANBM-ANBMOT)" w:date="2026-04-20T11:04:00Z">
              <w:rPr/>
            </w:rPrChange>
          </w:rPr>
          <w:t>điều</w:t>
        </w:r>
        <w:proofErr w:type="spellEnd"/>
        <w:r w:rsidRPr="000B4E28">
          <w:rPr>
            <w:b/>
            <w:bCs/>
            <w:rPrChange w:id="3330" w:author="Vũ Đức Thông (VinSOC-ANBM-ANBMOT)" w:date="2026-04-20T11:04:00Z">
              <w:rPr/>
            </w:rPrChange>
          </w:rPr>
          <w:t xml:space="preserve"> </w:t>
        </w:r>
        <w:proofErr w:type="spellStart"/>
        <w:r w:rsidRPr="000B4E28">
          <w:rPr>
            <w:b/>
            <w:bCs/>
            <w:rPrChange w:id="3331" w:author="Vũ Đức Thông (VinSOC-ANBM-ANBMOT)" w:date="2026-04-20T11:04:00Z">
              <w:rPr/>
            </w:rPrChange>
          </w:rPr>
          <w:t>khiển</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nhau</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thông</w:t>
        </w:r>
        <w:proofErr w:type="spellEnd"/>
        <w:r>
          <w:t xml:space="preserve"> </w:t>
        </w:r>
        <w:proofErr w:type="spellStart"/>
        <w:r>
          <w:t>minh</w:t>
        </w:r>
        <w:proofErr w:type="spellEnd"/>
        <w:r>
          <w:t>.</w:t>
        </w:r>
      </w:ins>
    </w:p>
    <w:p w14:paraId="34FC5407" w14:textId="77777777" w:rsidR="000B4E28" w:rsidRDefault="000B4E28" w:rsidP="000B4E28">
      <w:pPr>
        <w:pStyle w:val="CTDT-Text"/>
        <w:rPr>
          <w:ins w:id="3332" w:author="Vũ Đức Thông (VinSOC-ANBM-ANBMOT)" w:date="2026-04-20T11:03:00Z"/>
        </w:rPr>
      </w:pPr>
      <w:proofErr w:type="spellStart"/>
      <w:ins w:id="3333" w:author="Vũ Đức Thông (VinSOC-ANBM-ANBMOT)" w:date="2026-04-20T11:03:00Z">
        <w:r w:rsidRPr="000B4E28">
          <w:rPr>
            <w:b/>
            <w:bCs/>
            <w:rPrChange w:id="3334" w:author="Vũ Đức Thông (VinSOC-ANBM-ANBMOT)" w:date="2026-04-20T11:04:00Z">
              <w:rPr/>
            </w:rPrChange>
          </w:rPr>
          <w:t>Cải</w:t>
        </w:r>
        <w:proofErr w:type="spellEnd"/>
        <w:r w:rsidRPr="000B4E28">
          <w:rPr>
            <w:b/>
            <w:bCs/>
            <w:rPrChange w:id="3335" w:author="Vũ Đức Thông (VinSOC-ANBM-ANBMOT)" w:date="2026-04-20T11:04:00Z">
              <w:rPr/>
            </w:rPrChange>
          </w:rPr>
          <w:t xml:space="preserve"> </w:t>
        </w:r>
        <w:proofErr w:type="spellStart"/>
        <w:r w:rsidRPr="000B4E28">
          <w:rPr>
            <w:b/>
            <w:bCs/>
            <w:rPrChange w:id="3336" w:author="Vũ Đức Thông (VinSOC-ANBM-ANBMOT)" w:date="2026-04-20T11:04:00Z">
              <w:rPr/>
            </w:rPrChange>
          </w:rPr>
          <w:t>tiến</w:t>
        </w:r>
        <w:proofErr w:type="spellEnd"/>
        <w:r w:rsidRPr="000B4E28">
          <w:rPr>
            <w:b/>
            <w:bCs/>
            <w:rPrChange w:id="3337" w:author="Vũ Đức Thông (VinSOC-ANBM-ANBMOT)" w:date="2026-04-20T11:04:00Z">
              <w:rPr/>
            </w:rPrChange>
          </w:rPr>
          <w:t xml:space="preserve">: </w:t>
        </w:r>
        <w:proofErr w:type="spellStart"/>
        <w:r w:rsidRPr="000B4E28">
          <w:rPr>
            <w:b/>
            <w:bCs/>
            <w:rPrChange w:id="3338" w:author="Vũ Đức Thông (VinSOC-ANBM-ANBMOT)" w:date="2026-04-20T11:04:00Z">
              <w:rPr/>
            </w:rPrChange>
          </w:rPr>
          <w:t>Loại</w:t>
        </w:r>
        <w:proofErr w:type="spellEnd"/>
        <w:r w:rsidRPr="000B4E28">
          <w:rPr>
            <w:b/>
            <w:bCs/>
            <w:rPrChange w:id="3339" w:author="Vũ Đức Thông (VinSOC-ANBM-ANBMOT)" w:date="2026-04-20T11:04:00Z">
              <w:rPr/>
            </w:rPrChange>
          </w:rPr>
          <w:t xml:space="preserve"> </w:t>
        </w:r>
        <w:proofErr w:type="spellStart"/>
        <w:r w:rsidRPr="000B4E28">
          <w:rPr>
            <w:b/>
            <w:bCs/>
            <w:rPrChange w:id="3340" w:author="Vũ Đức Thông (VinSOC-ANBM-ANBMOT)" w:date="2026-04-20T11:04:00Z">
              <w:rPr/>
            </w:rPrChange>
          </w:rPr>
          <w:t>bỏ</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đi</w:t>
        </w:r>
        <w:proofErr w:type="spellEnd"/>
        <w:r>
          <w:t xml:space="preserve"> </w:t>
        </w:r>
        <w:proofErr w:type="spellStart"/>
        <w:r w:rsidRPr="000B4E28">
          <w:rPr>
            <w:b/>
            <w:bCs/>
            <w:rPrChange w:id="3341" w:author="Vũ Đức Thông (VinSOC-ANBM-ANBMOT)" w:date="2026-04-20T11:04:00Z">
              <w:rPr/>
            </w:rPrChange>
          </w:rPr>
          <w:t>dây</w:t>
        </w:r>
        <w:proofErr w:type="spellEnd"/>
        <w:r w:rsidRPr="000B4E28">
          <w:rPr>
            <w:b/>
            <w:bCs/>
            <w:rPrChange w:id="3342" w:author="Vũ Đức Thông (VinSOC-ANBM-ANBMOT)" w:date="2026-04-20T11:04:00Z">
              <w:rPr/>
            </w:rPrChange>
          </w:rPr>
          <w:t xml:space="preserve"> </w:t>
        </w:r>
        <w:proofErr w:type="spellStart"/>
        <w:r w:rsidRPr="000B4E28">
          <w:rPr>
            <w:b/>
            <w:bCs/>
            <w:rPrChange w:id="3343" w:author="Vũ Đức Thông (VinSOC-ANBM-ANBMOT)" w:date="2026-04-20T11:04:00Z">
              <w:rPr/>
            </w:rPrChange>
          </w:rPr>
          <w:t>phức</w:t>
        </w:r>
        <w:proofErr w:type="spellEnd"/>
        <w:r w:rsidRPr="000B4E28">
          <w:rPr>
            <w:b/>
            <w:bCs/>
            <w:rPrChange w:id="3344" w:author="Vũ Đức Thông (VinSOC-ANBM-ANBMOT)" w:date="2026-04-20T11:04:00Z">
              <w:rPr/>
            </w:rPrChange>
          </w:rPr>
          <w:t xml:space="preserve"> </w:t>
        </w:r>
        <w:proofErr w:type="spellStart"/>
        <w:r w:rsidRPr="000B4E28">
          <w:rPr>
            <w:b/>
            <w:bCs/>
            <w:rPrChange w:id="3345" w:author="Vũ Đức Thông (VinSOC-ANBM-ANBMOT)" w:date="2026-04-20T11:04:00Z">
              <w:rPr/>
            </w:rPrChange>
          </w:rPr>
          <w:t>tạp</w:t>
        </w:r>
        <w:proofErr w:type="spellEnd"/>
        <w:r>
          <w:t xml:space="preserve"> </w:t>
        </w:r>
        <w:r w:rsidRPr="000B4E28">
          <w:rPr>
            <w:b/>
            <w:bCs/>
            <w:rPrChange w:id="3346" w:author="Vũ Đức Thông (VinSOC-ANBM-ANBMOT)" w:date="2026-04-20T11:04:00Z">
              <w:rPr/>
            </w:rPrChange>
          </w:rPr>
          <w:t>(</w:t>
        </w:r>
        <w:proofErr w:type="spellStart"/>
        <w:r w:rsidRPr="000B4E28">
          <w:rPr>
            <w:b/>
            <w:bCs/>
            <w:rPrChange w:id="3347" w:author="Vũ Đức Thông (VinSOC-ANBM-ANBMOT)" w:date="2026-04-20T11:04:00Z">
              <w:rPr/>
            </w:rPrChange>
          </w:rPr>
          <w:t>điểm-điểm</w:t>
        </w:r>
        <w:proofErr w:type="spellEnd"/>
        <w:r>
          <w:t xml:space="preserve">) </w:t>
        </w:r>
        <w:proofErr w:type="spellStart"/>
        <w:r>
          <w:t>và</w:t>
        </w:r>
        <w:proofErr w:type="spellEnd"/>
        <w:r>
          <w:t xml:space="preserve"> </w:t>
        </w:r>
        <w:proofErr w:type="spellStart"/>
        <w:r>
          <w:t>giúp</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rsidRPr="000B4E28">
          <w:rPr>
            <w:b/>
            <w:bCs/>
            <w:rPrChange w:id="3348" w:author="Vũ Đức Thông (VinSOC-ANBM-ANBMOT)" w:date="2026-04-20T11:04:00Z">
              <w:rPr/>
            </w:rPrChange>
          </w:rPr>
          <w:t>từ</w:t>
        </w:r>
        <w:proofErr w:type="spellEnd"/>
        <w:r w:rsidRPr="000B4E28">
          <w:rPr>
            <w:b/>
            <w:bCs/>
            <w:rPrChange w:id="3349" w:author="Vũ Đức Thông (VinSOC-ANBM-ANBMOT)" w:date="2026-04-20T11:04:00Z">
              <w:rPr/>
            </w:rPrChange>
          </w:rPr>
          <w:t xml:space="preserve"> </w:t>
        </w:r>
        <w:proofErr w:type="spellStart"/>
        <w:r w:rsidRPr="000B4E28">
          <w:rPr>
            <w:b/>
            <w:bCs/>
            <w:rPrChange w:id="3350" w:author="Vũ Đức Thông (VinSOC-ANBM-ANBMOT)" w:date="2026-04-20T11:04:00Z">
              <w:rPr/>
            </w:rPrChange>
          </w:rPr>
          <w:t>điều</w:t>
        </w:r>
        <w:proofErr w:type="spellEnd"/>
        <w:r w:rsidRPr="000B4E28">
          <w:rPr>
            <w:b/>
            <w:bCs/>
            <w:rPrChange w:id="3351" w:author="Vũ Đức Thông (VinSOC-ANBM-ANBMOT)" w:date="2026-04-20T11:04:00Z">
              <w:rPr/>
            </w:rPrChange>
          </w:rPr>
          <w:t xml:space="preserve"> </w:t>
        </w:r>
        <w:proofErr w:type="spellStart"/>
        <w:r w:rsidRPr="000B4E28">
          <w:rPr>
            <w:b/>
            <w:bCs/>
            <w:rPrChange w:id="3352" w:author="Vũ Đức Thông (VinSOC-ANBM-ANBMOT)" w:date="2026-04-20T11:04:00Z">
              <w:rPr/>
            </w:rPrChange>
          </w:rPr>
          <w:t>khiển</w:t>
        </w:r>
        <w:proofErr w:type="spellEnd"/>
        <w:r w:rsidRPr="000B4E28">
          <w:rPr>
            <w:b/>
            <w:bCs/>
            <w:rPrChange w:id="3353" w:author="Vũ Đức Thông (VinSOC-ANBM-ANBMOT)" w:date="2026-04-20T11:04:00Z">
              <w:rPr/>
            </w:rPrChange>
          </w:rPr>
          <w:t xml:space="preserve"> </w:t>
        </w:r>
        <w:proofErr w:type="spellStart"/>
        <w:r w:rsidRPr="000B4E28">
          <w:rPr>
            <w:b/>
            <w:bCs/>
            <w:rPrChange w:id="3354" w:author="Vũ Đức Thông (VinSOC-ANBM-ANBMOT)" w:date="2026-04-20T11:04:00Z">
              <w:rPr/>
            </w:rPrChange>
          </w:rPr>
          <w:t>tập</w:t>
        </w:r>
        <w:proofErr w:type="spellEnd"/>
        <w:r w:rsidRPr="000B4E28">
          <w:rPr>
            <w:b/>
            <w:bCs/>
            <w:rPrChange w:id="3355" w:author="Vũ Đức Thông (VinSOC-ANBM-ANBMOT)" w:date="2026-04-20T11:04:00Z">
              <w:rPr/>
            </w:rPrChange>
          </w:rPr>
          <w:t xml:space="preserve"> </w:t>
        </w:r>
        <w:proofErr w:type="spellStart"/>
        <w:r w:rsidRPr="000B4E28">
          <w:rPr>
            <w:b/>
            <w:bCs/>
            <w:rPrChange w:id="3356" w:author="Vũ Đức Thông (VinSOC-ANBM-ANBMOT)" w:date="2026-04-20T11:04:00Z">
              <w:rPr/>
            </w:rPrChange>
          </w:rPr>
          <w:t>trung</w:t>
        </w:r>
        <w:proofErr w:type="spellEnd"/>
        <w:r>
          <w:t xml:space="preserve"> sang </w:t>
        </w:r>
        <w:proofErr w:type="spellStart"/>
        <w:r>
          <w:t>điều</w:t>
        </w:r>
        <w:proofErr w:type="spellEnd"/>
        <w:r>
          <w:t xml:space="preserve"> </w:t>
        </w:r>
        <w:proofErr w:type="spellStart"/>
        <w:r>
          <w:t>khiển</w:t>
        </w:r>
        <w:proofErr w:type="spellEnd"/>
        <w:r>
          <w:t xml:space="preserve"> </w:t>
        </w:r>
        <w:proofErr w:type="spellStart"/>
        <w:r w:rsidRPr="000B4E28">
          <w:rPr>
            <w:b/>
            <w:bCs/>
            <w:rPrChange w:id="3357" w:author="Vũ Đức Thông (VinSOC-ANBM-ANBMOT)" w:date="2026-04-20T11:04:00Z">
              <w:rPr/>
            </w:rPrChange>
          </w:rPr>
          <w:t>phân</w:t>
        </w:r>
        <w:proofErr w:type="spellEnd"/>
        <w:r w:rsidRPr="000B4E28">
          <w:rPr>
            <w:b/>
            <w:bCs/>
            <w:rPrChange w:id="3358" w:author="Vũ Đức Thông (VinSOC-ANBM-ANBMOT)" w:date="2026-04-20T11:04:00Z">
              <w:rPr/>
            </w:rPrChange>
          </w:rPr>
          <w:t xml:space="preserve"> </w:t>
        </w:r>
        <w:proofErr w:type="spellStart"/>
        <w:r w:rsidRPr="000B4E28">
          <w:rPr>
            <w:b/>
            <w:bCs/>
            <w:rPrChange w:id="3359" w:author="Vũ Đức Thông (VinSOC-ANBM-ANBMOT)" w:date="2026-04-20T11:04:00Z">
              <w:rPr/>
            </w:rPrChange>
          </w:rPr>
          <w:t>tán</w:t>
        </w:r>
        <w:proofErr w:type="spellEnd"/>
        <w:r>
          <w:t>.</w:t>
        </w:r>
      </w:ins>
    </w:p>
    <w:p w14:paraId="4F305720" w14:textId="77777777" w:rsidR="000B4E28" w:rsidRDefault="000B4E28" w:rsidP="000B4E28">
      <w:pPr>
        <w:pStyle w:val="CTDT-Text"/>
        <w:rPr>
          <w:ins w:id="3360" w:author="Vũ Đức Thông (VinSOC-ANBM-ANBMOT)" w:date="2026-04-20T11:03:00Z"/>
        </w:rPr>
      </w:pPr>
      <w:proofErr w:type="spellStart"/>
      <w:ins w:id="3361" w:author="Vũ Đức Thông (VinSOC-ANBM-ANBMOT)" w:date="2026-04-20T11:03:00Z">
        <w:r w:rsidRPr="000B4E28">
          <w:rPr>
            <w:b/>
            <w:bCs/>
            <w:rPrChange w:id="3362" w:author="Vũ Đức Thông (VinSOC-ANBM-ANBMOT)" w:date="2026-04-20T11:04:00Z">
              <w:rPr/>
            </w:rPrChange>
          </w:rPr>
          <w:t>Tính</w:t>
        </w:r>
        <w:proofErr w:type="spellEnd"/>
        <w:r w:rsidRPr="000B4E28">
          <w:rPr>
            <w:b/>
            <w:bCs/>
            <w:rPrChange w:id="3363" w:author="Vũ Đức Thông (VinSOC-ANBM-ANBMOT)" w:date="2026-04-20T11:04:00Z">
              <w:rPr/>
            </w:rPrChange>
          </w:rPr>
          <w:t xml:space="preserve"> </w:t>
        </w:r>
        <w:proofErr w:type="spellStart"/>
        <w:r w:rsidRPr="000B4E28">
          <w:rPr>
            <w:b/>
            <w:bCs/>
            <w:rPrChange w:id="3364" w:author="Vũ Đức Thông (VinSOC-ANBM-ANBMOT)" w:date="2026-04-20T11:04:00Z">
              <w:rPr/>
            </w:rPrChange>
          </w:rPr>
          <w:t>linh</w:t>
        </w:r>
        <w:proofErr w:type="spellEnd"/>
        <w:r w:rsidRPr="000B4E28">
          <w:rPr>
            <w:b/>
            <w:bCs/>
            <w:rPrChange w:id="3365" w:author="Vũ Đức Thông (VinSOC-ANBM-ANBMOT)" w:date="2026-04-20T11:04:00Z">
              <w:rPr/>
            </w:rPrChange>
          </w:rPr>
          <w:t xml:space="preserve"> </w:t>
        </w:r>
        <w:proofErr w:type="spellStart"/>
        <w:r w:rsidRPr="000B4E28">
          <w:rPr>
            <w:b/>
            <w:bCs/>
            <w:rPrChange w:id="3366" w:author="Vũ Đức Thông (VinSOC-ANBM-ANBMOT)" w:date="2026-04-20T11:04:00Z">
              <w:rPr/>
            </w:rPrChange>
          </w:rPr>
          <w:t>hoạt</w:t>
        </w:r>
        <w:proofErr w:type="spellEnd"/>
        <w:r>
          <w:t xml:space="preserve">: </w:t>
        </w:r>
        <w:proofErr w:type="spellStart"/>
        <w:r w:rsidRPr="000B4E28">
          <w:rPr>
            <w:b/>
            <w:bCs/>
            <w:rPrChange w:id="3367" w:author="Vũ Đức Thông (VinSOC-ANBM-ANBMOT)" w:date="2026-04-20T11:04:00Z">
              <w:rPr/>
            </w:rPrChange>
          </w:rPr>
          <w:t>Hỗ</w:t>
        </w:r>
        <w:proofErr w:type="spellEnd"/>
        <w:r w:rsidRPr="000B4E28">
          <w:rPr>
            <w:b/>
            <w:bCs/>
            <w:rPrChange w:id="3368" w:author="Vũ Đức Thông (VinSOC-ANBM-ANBMOT)" w:date="2026-04-20T11:04:00Z">
              <w:rPr/>
            </w:rPrChange>
          </w:rPr>
          <w:t xml:space="preserve"> </w:t>
        </w:r>
        <w:proofErr w:type="spellStart"/>
        <w:r w:rsidRPr="000B4E28">
          <w:rPr>
            <w:b/>
            <w:bCs/>
            <w:rPrChange w:id="3369" w:author="Vũ Đức Thông (VinSOC-ANBM-ANBMOT)" w:date="2026-04-20T11:04:00Z">
              <w:rPr/>
            </w:rPrChange>
          </w:rPr>
          <w:t>trợ</w:t>
        </w:r>
        <w:proofErr w:type="spellEnd"/>
        <w:r>
          <w:t xml:space="preserve">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mạng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rsidRPr="000B4E28">
          <w:rPr>
            <w:b/>
            <w:bCs/>
            <w:rPrChange w:id="3370" w:author="Vũ Đức Thông (VinSOC-ANBM-ANBMOT)" w:date="2026-04-20T11:04:00Z">
              <w:rPr/>
            </w:rPrChange>
          </w:rPr>
          <w:t>vòng</w:t>
        </w:r>
        <w:proofErr w:type="spellEnd"/>
        <w:r w:rsidRPr="000B4E28">
          <w:rPr>
            <w:b/>
            <w:bCs/>
            <w:rPrChange w:id="3371" w:author="Vũ Đức Thông (VinSOC-ANBM-ANBMOT)" w:date="2026-04-20T11:04:00Z">
              <w:rPr/>
            </w:rPrChange>
          </w:rPr>
          <w:t xml:space="preserve">, </w:t>
        </w:r>
        <w:proofErr w:type="spellStart"/>
        <w:r w:rsidRPr="000B4E28">
          <w:rPr>
            <w:b/>
            <w:bCs/>
            <w:rPrChange w:id="3372" w:author="Vũ Đức Thông (VinSOC-ANBM-ANBMOT)" w:date="2026-04-20T11:04:00Z">
              <w:rPr/>
            </w:rPrChange>
          </w:rPr>
          <w:t>sao</w:t>
        </w:r>
        <w:proofErr w:type="spellEnd"/>
        <w:r w:rsidRPr="000B4E28">
          <w:rPr>
            <w:b/>
            <w:bCs/>
            <w:rPrChange w:id="3373" w:author="Vũ Đức Thông (VinSOC-ANBM-ANBMOT)" w:date="2026-04-20T11:04:00Z">
              <w:rPr/>
            </w:rPrChange>
          </w:rPr>
          <w:t xml:space="preserve">, </w:t>
        </w:r>
        <w:proofErr w:type="spellStart"/>
        <w:r w:rsidRPr="000B4E28">
          <w:rPr>
            <w:b/>
            <w:bCs/>
            <w:rPrChange w:id="3374" w:author="Vũ Đức Thông (VinSOC-ANBM-ANBMOT)" w:date="2026-04-20T11:04:00Z">
              <w:rPr/>
            </w:rPrChange>
          </w:rPr>
          <w:t>cây</w:t>
        </w:r>
        <w:proofErr w:type="spellEnd"/>
        <w:r>
          <w:t xml:space="preserve">...) </w:t>
        </w:r>
        <w:proofErr w:type="spellStart"/>
        <w:r>
          <w:t>và</w:t>
        </w:r>
        <w:proofErr w:type="spellEnd"/>
        <w:r>
          <w:t xml:space="preserve"> </w:t>
        </w:r>
        <w:proofErr w:type="spellStart"/>
        <w:r>
          <w:t>cho</w:t>
        </w:r>
        <w:proofErr w:type="spellEnd"/>
        <w:r>
          <w:t xml:space="preserve"> </w:t>
        </w:r>
        <w:proofErr w:type="spellStart"/>
        <w:r>
          <w:t>phép</w:t>
        </w:r>
        <w:proofErr w:type="spellEnd"/>
        <w:r>
          <w:t xml:space="preserve"> </w:t>
        </w:r>
        <w:proofErr w:type="spellStart"/>
        <w:r w:rsidRPr="000B4E28">
          <w:rPr>
            <w:b/>
            <w:bCs/>
            <w:rPrChange w:id="3375" w:author="Vũ Đức Thông (VinSOC-ANBM-ANBMOT)" w:date="2026-04-20T11:04:00Z">
              <w:rPr/>
            </w:rPrChange>
          </w:rPr>
          <w:t>nhiều</w:t>
        </w:r>
        <w:proofErr w:type="spellEnd"/>
        <w:r w:rsidRPr="000B4E28">
          <w:rPr>
            <w:b/>
            <w:bCs/>
            <w:rPrChange w:id="3376" w:author="Vũ Đức Thông (VinSOC-ANBM-ANBMOT)" w:date="2026-04-20T11:04:00Z">
              <w:rPr/>
            </w:rPrChange>
          </w:rPr>
          <w:t xml:space="preserve"> </w:t>
        </w:r>
        <w:proofErr w:type="spellStart"/>
        <w:r w:rsidRPr="000B4E28">
          <w:rPr>
            <w:b/>
            <w:bCs/>
            <w:rPrChange w:id="3377" w:author="Vũ Đức Thông (VinSOC-ANBM-ANBMOT)" w:date="2026-04-20T11:04:00Z">
              <w:rPr/>
            </w:rPrChange>
          </w:rPr>
          <w:t>thiết</w:t>
        </w:r>
        <w:proofErr w:type="spellEnd"/>
        <w:r w:rsidRPr="000B4E28">
          <w:rPr>
            <w:b/>
            <w:bCs/>
            <w:rPrChange w:id="3378" w:author="Vũ Đức Thông (VinSOC-ANBM-ANBMOT)" w:date="2026-04-20T11:04:00Z">
              <w:rPr/>
            </w:rPrChange>
          </w:rPr>
          <w:t xml:space="preserve"> </w:t>
        </w:r>
        <w:proofErr w:type="spellStart"/>
        <w:r w:rsidRPr="000B4E28">
          <w:rPr>
            <w:b/>
            <w:bCs/>
            <w:rPrChange w:id="3379" w:author="Vũ Đức Thông (VinSOC-ANBM-ANBMOT)" w:date="2026-04-20T11:04:00Z">
              <w:rPr/>
            </w:rPrChange>
          </w:rPr>
          <w:t>bị</w:t>
        </w:r>
        <w:proofErr w:type="spellEnd"/>
        <w:r>
          <w:t xml:space="preserve"> </w:t>
        </w:r>
        <w:proofErr w:type="spellStart"/>
        <w:r>
          <w:t>cùng</w:t>
        </w:r>
        <w:proofErr w:type="spellEnd"/>
        <w:r>
          <w:t xml:space="preserve"> chia </w:t>
        </w:r>
        <w:proofErr w:type="spellStart"/>
        <w:r>
          <w:t>sẻ</w:t>
        </w:r>
        <w:proofErr w:type="spellEnd"/>
        <w:r>
          <w:t xml:space="preserve"> </w:t>
        </w:r>
        <w:proofErr w:type="spellStart"/>
        <w:r w:rsidRPr="000B4E28">
          <w:rPr>
            <w:b/>
            <w:bCs/>
            <w:rPrChange w:id="3380" w:author="Vũ Đức Thông (VinSOC-ANBM-ANBMOT)" w:date="2026-04-20T11:05:00Z">
              <w:rPr/>
            </w:rPrChange>
          </w:rPr>
          <w:t>một</w:t>
        </w:r>
        <w:proofErr w:type="spellEnd"/>
        <w:r w:rsidRPr="000B4E28">
          <w:rPr>
            <w:b/>
            <w:bCs/>
            <w:rPrChange w:id="3381" w:author="Vũ Đức Thông (VinSOC-ANBM-ANBMOT)" w:date="2026-04-20T11:05:00Z">
              <w:rPr/>
            </w:rPrChange>
          </w:rPr>
          <w:t xml:space="preserve"> </w:t>
        </w:r>
        <w:proofErr w:type="spellStart"/>
        <w:r w:rsidRPr="000B4E28">
          <w:rPr>
            <w:b/>
            <w:bCs/>
            <w:rPrChange w:id="3382" w:author="Vũ Đức Thông (VinSOC-ANBM-ANBMOT)" w:date="2026-04-20T11:05:00Z">
              <w:rPr/>
            </w:rPrChange>
          </w:rPr>
          <w:t>đường</w:t>
        </w:r>
        <w:proofErr w:type="spellEnd"/>
        <w:r w:rsidRPr="000B4E28">
          <w:rPr>
            <w:b/>
            <w:bCs/>
            <w:rPrChange w:id="3383" w:author="Vũ Đức Thông (VinSOC-ANBM-ANBMOT)" w:date="2026-04-20T11:05:00Z">
              <w:rPr/>
            </w:rPrChange>
          </w:rPr>
          <w:t xml:space="preserve"> </w:t>
        </w:r>
        <w:proofErr w:type="spellStart"/>
        <w:r w:rsidRPr="000B4E28">
          <w:rPr>
            <w:b/>
            <w:bCs/>
            <w:rPrChange w:id="3384" w:author="Vũ Đức Thông (VinSOC-ANBM-ANBMOT)" w:date="2026-04-20T11:05:00Z">
              <w:rPr/>
            </w:rPrChange>
          </w:rPr>
          <w:t>truyền</w:t>
        </w:r>
        <w:proofErr w:type="spellEnd"/>
        <w:r>
          <w:t xml:space="preserve"> (multi-drop).</w:t>
        </w:r>
      </w:ins>
    </w:p>
    <w:p w14:paraId="754C01B5" w14:textId="0C8B4483" w:rsidR="000B4E28" w:rsidRDefault="000B4E28" w:rsidP="000B4E28">
      <w:pPr>
        <w:pStyle w:val="CTDT-Text"/>
        <w:rPr>
          <w:ins w:id="3385" w:author="Vũ Đức Thông (VinSOC-ANBM-ANBMOT)" w:date="2026-04-20T11:02:00Z"/>
        </w:rPr>
      </w:pPr>
      <w:proofErr w:type="spellStart"/>
      <w:ins w:id="3386" w:author="Vũ Đức Thông (VinSOC-ANBM-ANBMOT)" w:date="2026-04-20T11:03:00Z">
        <w:r w:rsidRPr="000B4E28">
          <w:rPr>
            <w:b/>
            <w:bCs/>
            <w:rPrChange w:id="3387" w:author="Vũ Đức Thông (VinSOC-ANBM-ANBMOT)" w:date="2026-04-20T11:05:00Z">
              <w:rPr/>
            </w:rPrChange>
          </w:rPr>
          <w:lastRenderedPageBreak/>
          <w:t>Hiệu</w:t>
        </w:r>
        <w:proofErr w:type="spellEnd"/>
        <w:r w:rsidRPr="000B4E28">
          <w:rPr>
            <w:b/>
            <w:bCs/>
            <w:rPrChange w:id="3388" w:author="Vũ Đức Thông (VinSOC-ANBM-ANBMOT)" w:date="2026-04-20T11:05:00Z">
              <w:rPr/>
            </w:rPrChange>
          </w:rPr>
          <w:t xml:space="preserve"> </w:t>
        </w:r>
        <w:proofErr w:type="spellStart"/>
        <w:r w:rsidRPr="000B4E28">
          <w:rPr>
            <w:b/>
            <w:bCs/>
            <w:rPrChange w:id="3389" w:author="Vũ Đức Thông (VinSOC-ANBM-ANBMOT)" w:date="2026-04-20T11:05:00Z">
              <w:rPr/>
            </w:rPrChange>
          </w:rPr>
          <w:t>suất</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hai</w:t>
        </w:r>
        <w:proofErr w:type="spellEnd"/>
        <w:r>
          <w:t xml:space="preserve"> </w:t>
        </w:r>
        <w:proofErr w:type="spellStart"/>
        <w:r>
          <w:t>chiều</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thông</w:t>
        </w:r>
        <w:proofErr w:type="spellEnd"/>
        <w:r>
          <w:t xml:space="preserve"> tin </w:t>
        </w:r>
        <w:proofErr w:type="spellStart"/>
        <w:r>
          <w:t>giữa</w:t>
        </w:r>
        <w:proofErr w:type="spellEnd"/>
        <w:r>
          <w:t xml:space="preserve"> </w:t>
        </w:r>
        <w:proofErr w:type="spellStart"/>
        <w:r>
          <w:t>cấp</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luôn</w:t>
        </w:r>
        <w:proofErr w:type="spellEnd"/>
        <w:r>
          <w:t xml:space="preserve"> </w:t>
        </w:r>
        <w:proofErr w:type="spellStart"/>
        <w:r>
          <w:t>thông</w:t>
        </w:r>
        <w:proofErr w:type="spellEnd"/>
        <w:r>
          <w:t xml:space="preserve"> </w:t>
        </w:r>
        <w:proofErr w:type="spellStart"/>
        <w:r>
          <w:t>suốt</w:t>
        </w:r>
        <w:proofErr w:type="spellEnd"/>
        <w:r>
          <w:t>.</w:t>
        </w:r>
      </w:ins>
    </w:p>
    <w:p w14:paraId="5FAF0CDC" w14:textId="10CB0851" w:rsidR="000B4E28" w:rsidRDefault="000B4E28" w:rsidP="000B4E28">
      <w:pPr>
        <w:pStyle w:val="CTDT-Text"/>
        <w:rPr>
          <w:ins w:id="3390" w:author="Vũ Đức Thông (VinSOC-ANBM-ANBMOT)" w:date="2026-04-20T11:02:00Z"/>
        </w:rPr>
      </w:pPr>
      <w:ins w:id="3391" w:author="Vũ Đức Thông (VinSOC-ANBM-ANBMOT)" w:date="2026-04-20T11:02:00Z">
        <w:r w:rsidRPr="000B4E28">
          <w:drawing>
            <wp:inline distT="0" distB="0" distL="0" distR="0" wp14:anchorId="1A9CE012" wp14:editId="0F4CCFC2">
              <wp:extent cx="5753903" cy="350568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53903" cy="3505689"/>
                      </a:xfrm>
                      <a:prstGeom prst="rect">
                        <a:avLst/>
                      </a:prstGeom>
                    </pic:spPr>
                  </pic:pic>
                </a:graphicData>
              </a:graphic>
            </wp:inline>
          </w:drawing>
        </w:r>
      </w:ins>
    </w:p>
    <w:p w14:paraId="580ABFCD" w14:textId="55D01FEB" w:rsidR="000B4E28" w:rsidRDefault="000B4E28" w:rsidP="000B4E28">
      <w:pPr>
        <w:pStyle w:val="CTDT-Hinh"/>
        <w:rPr>
          <w:ins w:id="3392" w:author="Vũ Đức Thông (VinSOC-ANBM-ANBMOT)" w:date="2026-04-20T11:05:00Z"/>
        </w:rPr>
      </w:pPr>
      <w:bookmarkStart w:id="3393" w:name="_Toc227579072"/>
      <w:proofErr w:type="spellStart"/>
      <w:ins w:id="3394" w:author="Vũ Đức Thông (VinSOC-ANBM-ANBMOT)" w:date="2026-04-20T11:02:00Z">
        <w:r>
          <w:t>FieldBus</w:t>
        </w:r>
      </w:ins>
      <w:bookmarkEnd w:id="3393"/>
      <w:proofErr w:type="spellEnd"/>
    </w:p>
    <w:p w14:paraId="2C655B68" w14:textId="477060E0" w:rsidR="000B4E28" w:rsidRDefault="000B4E28" w:rsidP="000B4E28">
      <w:pPr>
        <w:pStyle w:val="CTDT-Text"/>
        <w:rPr>
          <w:ins w:id="3395" w:author="Vũ Đức Thông (VinSOC-ANBM-ANBMOT)" w:date="2026-04-20T11:05:00Z"/>
        </w:rPr>
      </w:pPr>
    </w:p>
    <w:p w14:paraId="3D413EC7" w14:textId="0B122420" w:rsidR="000B4E28" w:rsidRDefault="000B4E28" w:rsidP="000B4E28">
      <w:pPr>
        <w:pStyle w:val="CTDT-Text"/>
        <w:rPr>
          <w:ins w:id="3396" w:author="Vũ Đức Thông (VinSOC-ANBM-ANBMOT)" w:date="2026-04-20T11:05:00Z"/>
        </w:rPr>
      </w:pPr>
    </w:p>
    <w:p w14:paraId="7E948810" w14:textId="6357B79A" w:rsidR="000B4E28" w:rsidRDefault="000B4E28" w:rsidP="000B4E28">
      <w:pPr>
        <w:pStyle w:val="CTDT-H4"/>
        <w:rPr>
          <w:ins w:id="3397" w:author="Vũ Đức Thông (VinSOC-ANBM-ANBMOT)" w:date="2026-04-20T11:07:00Z"/>
        </w:rPr>
      </w:pPr>
      <w:proofErr w:type="spellStart"/>
      <w:ins w:id="3398" w:author="Vũ Đức Thông (VinSOC-ANBM-ANBMOT)" w:date="2026-04-20T11:07:00Z">
        <w:r>
          <w:t>Các</w:t>
        </w:r>
        <w:proofErr w:type="spellEnd"/>
        <w:r>
          <w:t xml:space="preserve"> </w:t>
        </w:r>
        <w:proofErr w:type="spellStart"/>
        <w:r>
          <w:t>cấp</w:t>
        </w:r>
        <w:proofErr w:type="spellEnd"/>
        <w:r>
          <w:t xml:space="preserve"> </w:t>
        </w:r>
        <w:proofErr w:type="spellStart"/>
        <w:r>
          <w:t>độ</w:t>
        </w:r>
        <w:proofErr w:type="spellEnd"/>
        <w:r>
          <w:t xml:space="preserve"> </w:t>
        </w:r>
        <w:proofErr w:type="spellStart"/>
        <w:r>
          <w:t>của</w:t>
        </w:r>
        <w:proofErr w:type="spellEnd"/>
        <w:r>
          <w:t xml:space="preserve"> Field Bus</w:t>
        </w:r>
      </w:ins>
    </w:p>
    <w:p w14:paraId="58433679" w14:textId="77777777" w:rsidR="000B4E28" w:rsidRDefault="000B4E28" w:rsidP="000B4E28">
      <w:pPr>
        <w:pStyle w:val="CTDT-Text"/>
        <w:rPr>
          <w:ins w:id="3399" w:author="Vũ Đức Thông (VinSOC-ANBM-ANBMOT)" w:date="2026-04-20T11:09:00Z"/>
        </w:rPr>
      </w:pPr>
      <w:proofErr w:type="spellStart"/>
      <w:ins w:id="3400" w:author="Vũ Đức Thông (VinSOC-ANBM-ANBMOT)" w:date="2026-04-20T11:09:00Z">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phân</w:t>
        </w:r>
        <w:proofErr w:type="spellEnd"/>
        <w:r>
          <w:t xml:space="preserve"> chia </w:t>
        </w:r>
        <w:proofErr w:type="spellStart"/>
        <w:r>
          <w:t>theo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w:t>
        </w:r>
        <w:proofErr w:type="spellStart"/>
        <w:r w:rsidRPr="00E534B1">
          <w:rPr>
            <w:b/>
            <w:bCs/>
            <w:rPrChange w:id="3401" w:author="Vũ Đức Thông (VinSOC-ANBM-ANBMOT)" w:date="2026-04-20T11:09:00Z">
              <w:rPr/>
            </w:rPrChange>
          </w:rPr>
          <w:t>từ</w:t>
        </w:r>
        <w:proofErr w:type="spellEnd"/>
        <w:r w:rsidRPr="00E534B1">
          <w:rPr>
            <w:b/>
            <w:bCs/>
            <w:rPrChange w:id="3402" w:author="Vũ Đức Thông (VinSOC-ANBM-ANBMOT)" w:date="2026-04-20T11:09:00Z">
              <w:rPr/>
            </w:rPrChange>
          </w:rPr>
          <w:t xml:space="preserve"> </w:t>
        </w:r>
        <w:proofErr w:type="spellStart"/>
        <w:r w:rsidRPr="00E534B1">
          <w:rPr>
            <w:b/>
            <w:bCs/>
            <w:rPrChange w:id="3403" w:author="Vũ Đức Thông (VinSOC-ANBM-ANBMOT)" w:date="2026-04-20T11:09:00Z">
              <w:rPr/>
            </w:rPrChange>
          </w:rPr>
          <w:t>thiết</w:t>
        </w:r>
        <w:proofErr w:type="spellEnd"/>
        <w:r w:rsidRPr="00E534B1">
          <w:rPr>
            <w:b/>
            <w:bCs/>
            <w:rPrChange w:id="3404" w:author="Vũ Đức Thông (VinSOC-ANBM-ANBMOT)" w:date="2026-04-20T11:09:00Z">
              <w:rPr/>
            </w:rPrChange>
          </w:rPr>
          <w:t xml:space="preserve"> </w:t>
        </w:r>
        <w:proofErr w:type="spellStart"/>
        <w:r w:rsidRPr="00E534B1">
          <w:rPr>
            <w:b/>
            <w:bCs/>
            <w:rPrChange w:id="3405" w:author="Vũ Đức Thông (VinSOC-ANBM-ANBMOT)" w:date="2026-04-20T11:09:00Z">
              <w:rPr/>
            </w:rPrChange>
          </w:rPr>
          <w:t>bị</w:t>
        </w:r>
        <w:proofErr w:type="spellEnd"/>
        <w:r w:rsidRPr="00E534B1">
          <w:rPr>
            <w:b/>
            <w:bCs/>
            <w:rPrChange w:id="3406" w:author="Vũ Đức Thông (VinSOC-ANBM-ANBMOT)" w:date="2026-04-20T11:09:00Z">
              <w:rPr/>
            </w:rPrChange>
          </w:rPr>
          <w:t xml:space="preserve"> </w:t>
        </w:r>
        <w:proofErr w:type="spellStart"/>
        <w:r w:rsidRPr="00E534B1">
          <w:rPr>
            <w:b/>
            <w:bCs/>
            <w:rPrChange w:id="3407" w:author="Vũ Đức Thông (VinSOC-ANBM-ANBMOT)" w:date="2026-04-20T11:09:00Z">
              <w:rPr/>
            </w:rPrChange>
          </w:rPr>
          <w:t>thô</w:t>
        </w:r>
        <w:proofErr w:type="spellEnd"/>
        <w:r>
          <w:t xml:space="preserve"> </w:t>
        </w:r>
        <w:proofErr w:type="spellStart"/>
        <w:r w:rsidRPr="00E534B1">
          <w:rPr>
            <w:b/>
            <w:bCs/>
            <w:rPrChange w:id="3408" w:author="Vũ Đức Thông (VinSOC-ANBM-ANBMOT)" w:date="2026-04-20T11:09:00Z">
              <w:rPr/>
            </w:rPrChange>
          </w:rPr>
          <w:t>đến</w:t>
        </w:r>
        <w:proofErr w:type="spellEnd"/>
        <w:r w:rsidRPr="00E534B1">
          <w:rPr>
            <w:b/>
            <w:bCs/>
            <w:rPrChange w:id="3409" w:author="Vũ Đức Thông (VinSOC-ANBM-ANBMOT)" w:date="2026-04-20T11:09:00Z">
              <w:rPr/>
            </w:rPrChange>
          </w:rPr>
          <w:t xml:space="preserve"> </w:t>
        </w:r>
        <w:proofErr w:type="spellStart"/>
        <w:r w:rsidRPr="00E534B1">
          <w:rPr>
            <w:b/>
            <w:bCs/>
            <w:rPrChange w:id="3410" w:author="Vũ Đức Thông (VinSOC-ANBM-ANBMOT)" w:date="2026-04-20T11:09:00Z">
              <w:rPr/>
            </w:rPrChange>
          </w:rPr>
          <w:t>quản</w:t>
        </w:r>
        <w:proofErr w:type="spellEnd"/>
        <w:r w:rsidRPr="00E534B1">
          <w:rPr>
            <w:b/>
            <w:bCs/>
            <w:rPrChange w:id="3411" w:author="Vũ Đức Thông (VinSOC-ANBM-ANBMOT)" w:date="2026-04-20T11:09:00Z">
              <w:rPr/>
            </w:rPrChange>
          </w:rPr>
          <w:t xml:space="preserve"> </w:t>
        </w:r>
        <w:proofErr w:type="spellStart"/>
        <w:r w:rsidRPr="00E534B1">
          <w:rPr>
            <w:b/>
            <w:bCs/>
            <w:rPrChange w:id="3412" w:author="Vũ Đức Thông (VinSOC-ANBM-ANBMOT)" w:date="2026-04-20T11:09:00Z">
              <w:rPr/>
            </w:rPrChange>
          </w:rPr>
          <w:t>lý</w:t>
        </w:r>
        <w:proofErr w:type="spellEnd"/>
        <w:r w:rsidRPr="00E534B1">
          <w:rPr>
            <w:b/>
            <w:bCs/>
            <w:rPrChange w:id="3413" w:author="Vũ Đức Thông (VinSOC-ANBM-ANBMOT)" w:date="2026-04-20T11:09:00Z">
              <w:rPr/>
            </w:rPrChange>
          </w:rPr>
          <w:t xml:space="preserve"> </w:t>
        </w:r>
        <w:proofErr w:type="spellStart"/>
        <w:r w:rsidRPr="00E534B1">
          <w:rPr>
            <w:b/>
            <w:bCs/>
            <w:rPrChange w:id="3414" w:author="Vũ Đức Thông (VinSOC-ANBM-ANBMOT)" w:date="2026-04-20T11:09:00Z">
              <w:rPr/>
            </w:rPrChange>
          </w:rPr>
          <w:t>tổng</w:t>
        </w:r>
        <w:proofErr w:type="spellEnd"/>
        <w:r w:rsidRPr="00E534B1">
          <w:rPr>
            <w:b/>
            <w:bCs/>
            <w:rPrChange w:id="3415" w:author="Vũ Đức Thông (VinSOC-ANBM-ANBMOT)" w:date="2026-04-20T11:09:00Z">
              <w:rPr/>
            </w:rPrChange>
          </w:rPr>
          <w:t xml:space="preserve"> </w:t>
        </w:r>
        <w:proofErr w:type="spellStart"/>
        <w:r w:rsidRPr="00E534B1">
          <w:rPr>
            <w:b/>
            <w:bCs/>
            <w:rPrChange w:id="3416" w:author="Vũ Đức Thông (VinSOC-ANBM-ANBMOT)" w:date="2026-04-20T11:09:00Z">
              <w:rPr/>
            </w:rPrChange>
          </w:rPr>
          <w:t>thể</w:t>
        </w:r>
        <w:proofErr w:type="spellEnd"/>
        <w:r>
          <w:t>:</w:t>
        </w:r>
      </w:ins>
    </w:p>
    <w:p w14:paraId="258D9E85" w14:textId="77777777" w:rsidR="000B4E28" w:rsidRDefault="000B4E28" w:rsidP="000B4E28">
      <w:pPr>
        <w:pStyle w:val="CTDT-Text"/>
        <w:rPr>
          <w:ins w:id="3417" w:author="Vũ Đức Thông (VinSOC-ANBM-ANBMOT)" w:date="2026-04-20T11:09:00Z"/>
        </w:rPr>
      </w:pPr>
    </w:p>
    <w:p w14:paraId="450710A2" w14:textId="77777777" w:rsidR="000B4E28" w:rsidRPr="00E534B1" w:rsidRDefault="000B4E28" w:rsidP="000B4E28">
      <w:pPr>
        <w:pStyle w:val="CTDT-Text"/>
        <w:rPr>
          <w:ins w:id="3418" w:author="Vũ Đức Thông (VinSOC-ANBM-ANBMOT)" w:date="2026-04-20T11:09:00Z"/>
          <w:b/>
          <w:bCs/>
          <w:rPrChange w:id="3419" w:author="Vũ Đức Thông (VinSOC-ANBM-ANBMOT)" w:date="2026-04-20T11:09:00Z">
            <w:rPr>
              <w:ins w:id="3420" w:author="Vũ Đức Thông (VinSOC-ANBM-ANBMOT)" w:date="2026-04-20T11:09:00Z"/>
            </w:rPr>
          </w:rPrChange>
        </w:rPr>
      </w:pPr>
      <w:proofErr w:type="spellStart"/>
      <w:ins w:id="3421" w:author="Vũ Đức Thông (VinSOC-ANBM-ANBMOT)" w:date="2026-04-20T11:09:00Z">
        <w:r w:rsidRPr="00E534B1">
          <w:rPr>
            <w:b/>
            <w:bCs/>
            <w:rPrChange w:id="3422" w:author="Vũ Đức Thông (VinSOC-ANBM-ANBMOT)" w:date="2026-04-20T11:09:00Z">
              <w:rPr/>
            </w:rPrChange>
          </w:rPr>
          <w:t>Cấp</w:t>
        </w:r>
        <w:proofErr w:type="spellEnd"/>
        <w:r w:rsidRPr="00E534B1">
          <w:rPr>
            <w:b/>
            <w:bCs/>
            <w:rPrChange w:id="3423" w:author="Vũ Đức Thông (VinSOC-ANBM-ANBMOT)" w:date="2026-04-20T11:09:00Z">
              <w:rPr/>
            </w:rPrChange>
          </w:rPr>
          <w:t xml:space="preserve"> 1 (</w:t>
        </w:r>
        <w:proofErr w:type="spellStart"/>
        <w:r w:rsidRPr="00E534B1">
          <w:rPr>
            <w:b/>
            <w:bCs/>
            <w:rPrChange w:id="3424" w:author="Vũ Đức Thông (VinSOC-ANBM-ANBMOT)" w:date="2026-04-20T11:09:00Z">
              <w:rPr/>
            </w:rPrChange>
          </w:rPr>
          <w:t>Hiện</w:t>
        </w:r>
        <w:proofErr w:type="spellEnd"/>
        <w:r w:rsidRPr="00E534B1">
          <w:rPr>
            <w:b/>
            <w:bCs/>
            <w:rPrChange w:id="3425" w:author="Vũ Đức Thông (VinSOC-ANBM-ANBMOT)" w:date="2026-04-20T11:09:00Z">
              <w:rPr/>
            </w:rPrChange>
          </w:rPr>
          <w:t xml:space="preserve"> </w:t>
        </w:r>
        <w:proofErr w:type="spellStart"/>
        <w:r w:rsidRPr="00E534B1">
          <w:rPr>
            <w:b/>
            <w:bCs/>
            <w:rPrChange w:id="3426" w:author="Vũ Đức Thông (VinSOC-ANBM-ANBMOT)" w:date="2026-04-20T11:09:00Z">
              <w:rPr/>
            </w:rPrChange>
          </w:rPr>
          <w:t>trường</w:t>
        </w:r>
        <w:proofErr w:type="spellEnd"/>
        <w:r>
          <w:t xml:space="preserve">): </w:t>
        </w:r>
        <w:proofErr w:type="spellStart"/>
        <w:r>
          <w:t>Tầng</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rsidRPr="00E534B1">
          <w:rPr>
            <w:b/>
            <w:bCs/>
            <w:rPrChange w:id="3427" w:author="Vũ Đức Thông (VinSOC-ANBM-ANBMOT)" w:date="2026-04-20T11:09:00Z">
              <w:rPr/>
            </w:rPrChange>
          </w:rPr>
          <w:t>gồm</w:t>
        </w:r>
        <w:proofErr w:type="spellEnd"/>
        <w:r w:rsidRPr="00E534B1">
          <w:rPr>
            <w:b/>
            <w:bCs/>
            <w:rPrChange w:id="3428" w:author="Vũ Đức Thông (VinSOC-ANBM-ANBMOT)" w:date="2026-04-20T11:09:00Z">
              <w:rPr/>
            </w:rPrChange>
          </w:rPr>
          <w:t xml:space="preserve"> </w:t>
        </w:r>
        <w:proofErr w:type="spellStart"/>
        <w:r w:rsidRPr="00E534B1">
          <w:rPr>
            <w:b/>
            <w:bCs/>
            <w:rPrChange w:id="3429" w:author="Vũ Đức Thông (VinSOC-ANBM-ANBMOT)" w:date="2026-04-20T11:09:00Z">
              <w:rPr/>
            </w:rPrChange>
          </w:rPr>
          <w:t>các</w:t>
        </w:r>
        <w:proofErr w:type="spellEnd"/>
        <w:r w:rsidRPr="00E534B1">
          <w:rPr>
            <w:b/>
            <w:bCs/>
            <w:rPrChange w:id="3430" w:author="Vũ Đức Thông (VinSOC-ANBM-ANBMOT)" w:date="2026-04-20T11:09:00Z">
              <w:rPr/>
            </w:rPrChange>
          </w:rPr>
          <w:t xml:space="preserve"> </w:t>
        </w:r>
        <w:proofErr w:type="spellStart"/>
        <w:r w:rsidRPr="00E534B1">
          <w:rPr>
            <w:b/>
            <w:bCs/>
            <w:rPrChange w:id="3431" w:author="Vũ Đức Thông (VinSOC-ANBM-ANBMOT)" w:date="2026-04-20T11:09:00Z">
              <w:rPr/>
            </w:rPrChange>
          </w:rPr>
          <w:t>thiết</w:t>
        </w:r>
        <w:proofErr w:type="spellEnd"/>
        <w:r w:rsidRPr="00E534B1">
          <w:rPr>
            <w:b/>
            <w:bCs/>
            <w:rPrChange w:id="3432" w:author="Vũ Đức Thông (VinSOC-ANBM-ANBMOT)" w:date="2026-04-20T11:09:00Z">
              <w:rPr/>
            </w:rPrChange>
          </w:rPr>
          <w:t xml:space="preserve"> </w:t>
        </w:r>
        <w:proofErr w:type="spellStart"/>
        <w:r w:rsidRPr="00E534B1">
          <w:rPr>
            <w:b/>
            <w:bCs/>
            <w:rPrChange w:id="3433" w:author="Vũ Đức Thông (VinSOC-ANBM-ANBMOT)" w:date="2026-04-20T11:09:00Z">
              <w:rPr/>
            </w:rPrChange>
          </w:rPr>
          <w:t>bị</w:t>
        </w:r>
        <w:proofErr w:type="spellEnd"/>
        <w:r w:rsidRPr="00E534B1">
          <w:rPr>
            <w:b/>
            <w:bCs/>
            <w:rPrChange w:id="3434" w:author="Vũ Đức Thông (VinSOC-ANBM-ANBMOT)" w:date="2026-04-20T11:09:00Z">
              <w:rPr/>
            </w:rPrChange>
          </w:rPr>
          <w:t xml:space="preserve"> </w:t>
        </w:r>
        <w:proofErr w:type="spellStart"/>
        <w:r w:rsidRPr="00E534B1">
          <w:rPr>
            <w:b/>
            <w:bCs/>
            <w:rPrChange w:id="3435" w:author="Vũ Đức Thông (VinSOC-ANBM-ANBMOT)" w:date="2026-04-20T11:09:00Z">
              <w:rPr/>
            </w:rPrChange>
          </w:rPr>
          <w:t>cảm</w:t>
        </w:r>
        <w:proofErr w:type="spellEnd"/>
        <w:r w:rsidRPr="00E534B1">
          <w:rPr>
            <w:b/>
            <w:bCs/>
            <w:rPrChange w:id="3436" w:author="Vũ Đức Thông (VinSOC-ANBM-ANBMOT)" w:date="2026-04-20T11:09:00Z">
              <w:rPr/>
            </w:rPrChange>
          </w:rPr>
          <w:t xml:space="preserve"> </w:t>
        </w:r>
        <w:proofErr w:type="spellStart"/>
        <w:r w:rsidRPr="00E534B1">
          <w:rPr>
            <w:b/>
            <w:bCs/>
            <w:rPrChange w:id="3437" w:author="Vũ Đức Thông (VinSOC-ANBM-ANBMOT)" w:date="2026-04-20T11:09:00Z">
              <w:rPr/>
            </w:rPrChange>
          </w:rPr>
          <w:t>biến</w:t>
        </w:r>
        <w:proofErr w:type="spellEnd"/>
        <w:r>
          <w:t xml:space="preserve"> </w:t>
        </w:r>
        <w:proofErr w:type="spellStart"/>
        <w:r>
          <w:t>và</w:t>
        </w:r>
        <w:proofErr w:type="spellEnd"/>
        <w:r>
          <w:t xml:space="preserve"> </w:t>
        </w:r>
        <w:proofErr w:type="spellStart"/>
        <w:r>
          <w:t>chấp</w:t>
        </w:r>
        <w:proofErr w:type="spellEnd"/>
        <w:r>
          <w:t xml:space="preserve"> </w:t>
        </w:r>
        <w:proofErr w:type="spellStart"/>
        <w:r>
          <w:t>hành</w:t>
        </w:r>
        <w:proofErr w:type="spellEnd"/>
        <w:r>
          <w:t xml:space="preserve"> </w:t>
        </w:r>
        <w:proofErr w:type="spellStart"/>
        <w:r w:rsidRPr="00E534B1">
          <w:rPr>
            <w:b/>
            <w:bCs/>
            <w:rPrChange w:id="3438" w:author="Vũ Đức Thông (VinSOC-ANBM-ANBMOT)" w:date="2026-04-20T11:09:00Z">
              <w:rPr/>
            </w:rPrChange>
          </w:rPr>
          <w:t>đơn</w:t>
        </w:r>
        <w:proofErr w:type="spellEnd"/>
        <w:r w:rsidRPr="00E534B1">
          <w:rPr>
            <w:b/>
            <w:bCs/>
            <w:rPrChange w:id="3439" w:author="Vũ Đức Thông (VinSOC-ANBM-ANBMOT)" w:date="2026-04-20T11:09:00Z">
              <w:rPr/>
            </w:rPrChange>
          </w:rPr>
          <w:t xml:space="preserve"> </w:t>
        </w:r>
        <w:proofErr w:type="spellStart"/>
        <w:r w:rsidRPr="00E534B1">
          <w:rPr>
            <w:b/>
            <w:bCs/>
            <w:rPrChange w:id="3440" w:author="Vũ Đức Thông (VinSOC-ANBM-ANBMOT)" w:date="2026-04-20T11:09:00Z">
              <w:rPr/>
            </w:rPrChange>
          </w:rPr>
          <w:t>lẻ</w:t>
        </w:r>
        <w:proofErr w:type="spellEnd"/>
        <w:r w:rsidRPr="00E534B1">
          <w:rPr>
            <w:b/>
            <w:bCs/>
            <w:rPrChange w:id="3441" w:author="Vũ Đức Thông (VinSOC-ANBM-ANBMOT)" w:date="2026-04-20T11:09:00Z">
              <w:rPr/>
            </w:rPrChange>
          </w:rPr>
          <w:t>.</w:t>
        </w:r>
      </w:ins>
    </w:p>
    <w:p w14:paraId="3B15F928" w14:textId="77777777" w:rsidR="000B4E28" w:rsidRDefault="000B4E28" w:rsidP="000B4E28">
      <w:pPr>
        <w:pStyle w:val="CTDT-Text"/>
        <w:rPr>
          <w:ins w:id="3442" w:author="Vũ Đức Thông (VinSOC-ANBM-ANBMOT)" w:date="2026-04-20T11:09:00Z"/>
        </w:rPr>
      </w:pPr>
      <w:proofErr w:type="spellStart"/>
      <w:ins w:id="3443" w:author="Vũ Đức Thông (VinSOC-ANBM-ANBMOT)" w:date="2026-04-20T11:09:00Z">
        <w:r w:rsidRPr="00E534B1">
          <w:rPr>
            <w:b/>
            <w:bCs/>
            <w:rPrChange w:id="3444" w:author="Vũ Đức Thông (VinSOC-ANBM-ANBMOT)" w:date="2026-04-20T11:09:00Z">
              <w:rPr/>
            </w:rPrChange>
          </w:rPr>
          <w:t>Cấp</w:t>
        </w:r>
        <w:proofErr w:type="spellEnd"/>
        <w:r w:rsidRPr="00E534B1">
          <w:rPr>
            <w:b/>
            <w:bCs/>
            <w:rPrChange w:id="3445" w:author="Vũ Đức Thông (VinSOC-ANBM-ANBMOT)" w:date="2026-04-20T11:09:00Z">
              <w:rPr/>
            </w:rPrChange>
          </w:rPr>
          <w:t xml:space="preserve"> 2 (</w:t>
        </w:r>
        <w:proofErr w:type="spellStart"/>
        <w:r w:rsidRPr="00E534B1">
          <w:rPr>
            <w:b/>
            <w:bCs/>
            <w:rPrChange w:id="3446" w:author="Vũ Đức Thông (VinSOC-ANBM-ANBMOT)" w:date="2026-04-20T11:09:00Z">
              <w:rPr/>
            </w:rPrChange>
          </w:rPr>
          <w:t>Điều</w:t>
        </w:r>
        <w:proofErr w:type="spellEnd"/>
        <w:r w:rsidRPr="00E534B1">
          <w:rPr>
            <w:b/>
            <w:bCs/>
            <w:rPrChange w:id="3447" w:author="Vũ Đức Thông (VinSOC-ANBM-ANBMOT)" w:date="2026-04-20T11:09:00Z">
              <w:rPr/>
            </w:rPrChange>
          </w:rPr>
          <w:t xml:space="preserve"> </w:t>
        </w:r>
        <w:proofErr w:type="spellStart"/>
        <w:r w:rsidRPr="00E534B1">
          <w:rPr>
            <w:b/>
            <w:bCs/>
            <w:rPrChange w:id="3448" w:author="Vũ Đức Thông (VinSOC-ANBM-ANBMOT)" w:date="2026-04-20T11:09:00Z">
              <w:rPr/>
            </w:rPrChange>
          </w:rPr>
          <w:t>khiển</w:t>
        </w:r>
        <w:proofErr w:type="spellEnd"/>
        <w:r w:rsidRPr="00E534B1">
          <w:rPr>
            <w:b/>
            <w:bCs/>
            <w:rPrChange w:id="3449" w:author="Vũ Đức Thông (VinSOC-ANBM-ANBMOT)" w:date="2026-04-20T11:09:00Z">
              <w:rPr/>
            </w:rPrChange>
          </w:rPr>
          <w:t xml:space="preserve"> chi </w:t>
        </w:r>
        <w:proofErr w:type="spellStart"/>
        <w:r w:rsidRPr="00E534B1">
          <w:rPr>
            <w:b/>
            <w:bCs/>
            <w:rPrChange w:id="3450" w:author="Vũ Đức Thông (VinSOC-ANBM-ANBMOT)" w:date="2026-04-20T11:09:00Z">
              <w:rPr/>
            </w:rPrChange>
          </w:rPr>
          <w:t>tiết</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w:t>
        </w:r>
        <w:proofErr w:type="spellStart"/>
        <w:r w:rsidRPr="00E534B1">
          <w:rPr>
            <w:b/>
            <w:bCs/>
            <w:rPrChange w:id="3451" w:author="Vũ Đức Thông (VinSOC-ANBM-ANBMOT)" w:date="2026-04-20T11:10:00Z">
              <w:rPr/>
            </w:rPrChange>
          </w:rPr>
          <w:t>nhóm</w:t>
        </w:r>
        <w:proofErr w:type="spellEnd"/>
        <w:r w:rsidRPr="00E534B1">
          <w:rPr>
            <w:b/>
            <w:bCs/>
            <w:rPrChange w:id="3452" w:author="Vũ Đức Thông (VinSOC-ANBM-ANBMOT)" w:date="2026-04-20T11:10:00Z">
              <w:rPr/>
            </w:rPrChange>
          </w:rPr>
          <w:t xml:space="preserve"> </w:t>
        </w:r>
        <w:proofErr w:type="spellStart"/>
        <w:r w:rsidRPr="00E534B1">
          <w:rPr>
            <w:b/>
            <w:bCs/>
            <w:rPrChange w:id="3453" w:author="Vũ Đức Thông (VinSOC-ANBM-ANBMOT)" w:date="2026-04-20T11:10:00Z">
              <w:rPr/>
            </w:rPrChange>
          </w:rPr>
          <w:t>cảm</w:t>
        </w:r>
        <w:proofErr w:type="spellEnd"/>
        <w:r w:rsidRPr="00E534B1">
          <w:rPr>
            <w:b/>
            <w:bCs/>
            <w:rPrChange w:id="3454" w:author="Vũ Đức Thông (VinSOC-ANBM-ANBMOT)" w:date="2026-04-20T11:10:00Z">
              <w:rPr/>
            </w:rPrChange>
          </w:rPr>
          <w:t xml:space="preserve"> </w:t>
        </w:r>
        <w:proofErr w:type="spellStart"/>
        <w:r w:rsidRPr="00E534B1">
          <w:rPr>
            <w:b/>
            <w:bCs/>
            <w:rPrChange w:id="3455" w:author="Vũ Đức Thông (VinSOC-ANBM-ANBMOT)" w:date="2026-04-20T11:10:00Z">
              <w:rPr/>
            </w:rPrChange>
          </w:rPr>
          <w:t>biến</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và</w:t>
        </w:r>
        <w:proofErr w:type="spellEnd"/>
        <w:r>
          <w:t xml:space="preserve"> </w:t>
        </w:r>
        <w:proofErr w:type="spellStart"/>
        <w:r>
          <w:t>các</w:t>
        </w:r>
        <w:proofErr w:type="spellEnd"/>
        <w:r>
          <w:t xml:space="preserve"> </w:t>
        </w:r>
        <w:proofErr w:type="spellStart"/>
        <w:r w:rsidRPr="00E534B1">
          <w:rPr>
            <w:b/>
            <w:bCs/>
            <w:rPrChange w:id="3456" w:author="Vũ Đức Thông (VinSOC-ANBM-ANBMOT)" w:date="2026-04-20T11:10:00Z">
              <w:rPr/>
            </w:rPrChange>
          </w:rPr>
          <w:t>bộ</w:t>
        </w:r>
        <w:proofErr w:type="spellEnd"/>
        <w:r w:rsidRPr="00E534B1">
          <w:rPr>
            <w:b/>
            <w:bCs/>
            <w:rPrChange w:id="3457" w:author="Vũ Đức Thông (VinSOC-ANBM-ANBMOT)" w:date="2026-04-20T11:10:00Z">
              <w:rPr/>
            </w:rPrChange>
          </w:rPr>
          <w:t xml:space="preserve"> </w:t>
        </w:r>
        <w:proofErr w:type="spellStart"/>
        <w:r w:rsidRPr="00E534B1">
          <w:rPr>
            <w:b/>
            <w:bCs/>
            <w:rPrChange w:id="3458" w:author="Vũ Đức Thông (VinSOC-ANBM-ANBMOT)" w:date="2026-04-20T11:10:00Z">
              <w:rPr/>
            </w:rPrChange>
          </w:rPr>
          <w:t>biến</w:t>
        </w:r>
        <w:proofErr w:type="spellEnd"/>
        <w:r w:rsidRPr="00E534B1">
          <w:rPr>
            <w:b/>
            <w:bCs/>
            <w:rPrChange w:id="3459" w:author="Vũ Đức Thông (VinSOC-ANBM-ANBMOT)" w:date="2026-04-20T11:10:00Z">
              <w:rPr/>
            </w:rPrChange>
          </w:rPr>
          <w:t xml:space="preserve"> </w:t>
        </w:r>
        <w:proofErr w:type="spellStart"/>
        <w:r w:rsidRPr="00E534B1">
          <w:rPr>
            <w:b/>
            <w:bCs/>
            <w:rPrChange w:id="3460" w:author="Vũ Đức Thông (VinSOC-ANBM-ANBMOT)" w:date="2026-04-20T11:10:00Z">
              <w:rPr/>
            </w:rPrChange>
          </w:rPr>
          <w:t>tần</w:t>
        </w:r>
        <w:proofErr w:type="spellEnd"/>
        <w:r w:rsidRPr="00E534B1">
          <w:rPr>
            <w:b/>
            <w:bCs/>
            <w:rPrChange w:id="3461" w:author="Vũ Đức Thông (VinSOC-ANBM-ANBMOT)" w:date="2026-04-20T11:10:00Z">
              <w:rPr/>
            </w:rPrChange>
          </w:rPr>
          <w:t xml:space="preserve"> </w:t>
        </w:r>
        <w:proofErr w:type="spellStart"/>
        <w:r w:rsidRPr="00E534B1">
          <w:rPr>
            <w:b/>
            <w:bCs/>
            <w:rPrChange w:id="3462" w:author="Vũ Đức Thông (VinSOC-ANBM-ANBMOT)" w:date="2026-04-20T11:10:00Z">
              <w:rPr/>
            </w:rPrChange>
          </w:rPr>
          <w:t>để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cụ</w:t>
        </w:r>
        <w:proofErr w:type="spellEnd"/>
        <w:r>
          <w:t xml:space="preserve"> </w:t>
        </w:r>
        <w:proofErr w:type="spellStart"/>
        <w:r>
          <w:t>thể</w:t>
        </w:r>
        <w:proofErr w:type="spellEnd"/>
        <w:r>
          <w:t>.</w:t>
        </w:r>
      </w:ins>
    </w:p>
    <w:p w14:paraId="5504595C" w14:textId="77777777" w:rsidR="000B4E28" w:rsidRDefault="000B4E28" w:rsidP="000B4E28">
      <w:pPr>
        <w:pStyle w:val="CTDT-Text"/>
        <w:rPr>
          <w:ins w:id="3463" w:author="Vũ Đức Thông (VinSOC-ANBM-ANBMOT)" w:date="2026-04-20T11:09:00Z"/>
        </w:rPr>
      </w:pPr>
      <w:proofErr w:type="spellStart"/>
      <w:ins w:id="3464" w:author="Vũ Đức Thông (VinSOC-ANBM-ANBMOT)" w:date="2026-04-20T11:09:00Z">
        <w:r w:rsidRPr="00E534B1">
          <w:rPr>
            <w:b/>
            <w:bCs/>
            <w:rPrChange w:id="3465" w:author="Vũ Đức Thông (VinSOC-ANBM-ANBMOT)" w:date="2026-04-20T11:10:00Z">
              <w:rPr/>
            </w:rPrChange>
          </w:rPr>
          <w:t>Cấp</w:t>
        </w:r>
        <w:proofErr w:type="spellEnd"/>
        <w:r w:rsidRPr="00E534B1">
          <w:rPr>
            <w:b/>
            <w:bCs/>
            <w:rPrChange w:id="3466" w:author="Vũ Đức Thông (VinSOC-ANBM-ANBMOT)" w:date="2026-04-20T11:10:00Z">
              <w:rPr/>
            </w:rPrChange>
          </w:rPr>
          <w:t xml:space="preserve"> 3 (</w:t>
        </w:r>
        <w:proofErr w:type="spellStart"/>
        <w:r w:rsidRPr="00E534B1">
          <w:rPr>
            <w:b/>
            <w:bCs/>
            <w:rPrChange w:id="3467" w:author="Vũ Đức Thông (VinSOC-ANBM-ANBMOT)" w:date="2026-04-20T11:10:00Z">
              <w:rPr/>
            </w:rPrChange>
          </w:rPr>
          <w:t>Giám</w:t>
        </w:r>
        <w:proofErr w:type="spellEnd"/>
        <w:r w:rsidRPr="00E534B1">
          <w:rPr>
            <w:b/>
            <w:bCs/>
            <w:rPrChange w:id="3468" w:author="Vũ Đức Thông (VinSOC-ANBM-ANBMOT)" w:date="2026-04-20T11:10:00Z">
              <w:rPr/>
            </w:rPrChange>
          </w:rPr>
          <w:t xml:space="preserve"> </w:t>
        </w:r>
        <w:proofErr w:type="spellStart"/>
        <w:r w:rsidRPr="00E534B1">
          <w:rPr>
            <w:b/>
            <w:bCs/>
            <w:rPrChange w:id="3469" w:author="Vũ Đức Thông (VinSOC-ANBM-ANBMOT)" w:date="2026-04-20T11:10:00Z">
              <w:rPr/>
            </w:rPrChange>
          </w:rPr>
          <w:t>sát</w:t>
        </w:r>
        <w:proofErr w:type="spellEnd"/>
        <w:r w:rsidRPr="00E534B1">
          <w:rPr>
            <w:b/>
            <w:bCs/>
            <w:rPrChange w:id="3470" w:author="Vũ Đức Thông (VinSOC-ANBM-ANBMOT)" w:date="2026-04-20T11:10:00Z">
              <w:rPr/>
            </w:rPrChange>
          </w:rPr>
          <w:t xml:space="preserve"> </w:t>
        </w:r>
        <w:proofErr w:type="spellStart"/>
        <w:r w:rsidRPr="00E534B1">
          <w:rPr>
            <w:b/>
            <w:bCs/>
            <w:rPrChange w:id="3471" w:author="Vũ Đức Thông (VinSOC-ANBM-ANBMOT)" w:date="2026-04-20T11:10:00Z">
              <w:rPr/>
            </w:rPrChange>
          </w:rPr>
          <w:t>hệ</w:t>
        </w:r>
        <w:proofErr w:type="spellEnd"/>
        <w:r w:rsidRPr="00E534B1">
          <w:rPr>
            <w:b/>
            <w:bCs/>
            <w:rPrChange w:id="3472" w:author="Vũ Đức Thông (VinSOC-ANBM-ANBMOT)" w:date="2026-04-20T11:10:00Z">
              <w:rPr/>
            </w:rPrChange>
          </w:rPr>
          <w:t xml:space="preserve"> </w:t>
        </w:r>
        <w:proofErr w:type="spellStart"/>
        <w:r w:rsidRPr="00E534B1">
          <w:rPr>
            <w:b/>
            <w:bCs/>
            <w:rPrChange w:id="3473" w:author="Vũ Đức Thông (VinSOC-ANBM-ANBMOT)" w:date="2026-04-20T11:10:00Z">
              <w:rPr/>
            </w:rPrChange>
          </w:rPr>
          <w:t>thống</w:t>
        </w:r>
        <w:proofErr w:type="spellEnd"/>
        <w:r>
          <w:t xml:space="preserve">): </w:t>
        </w:r>
        <w:proofErr w:type="spellStart"/>
        <w:r w:rsidRPr="00E534B1">
          <w:rPr>
            <w:b/>
            <w:bCs/>
            <w:rPrChange w:id="3474" w:author="Vũ Đức Thông (VinSOC-ANBM-ANBMOT)" w:date="2026-04-20T11:10:00Z">
              <w:rPr/>
            </w:rPrChange>
          </w:rPr>
          <w:t>Liên</w:t>
        </w:r>
        <w:proofErr w:type="spellEnd"/>
        <w:r w:rsidRPr="00E534B1">
          <w:rPr>
            <w:b/>
            <w:bCs/>
            <w:rPrChange w:id="3475" w:author="Vũ Đức Thông (VinSOC-ANBM-ANBMOT)" w:date="2026-04-20T11:10:00Z">
              <w:rPr/>
            </w:rPrChange>
          </w:rPr>
          <w:t xml:space="preserve"> </w:t>
        </w:r>
        <w:proofErr w:type="spellStart"/>
        <w:r w:rsidRPr="00E534B1">
          <w:rPr>
            <w:b/>
            <w:bCs/>
            <w:rPrChange w:id="3476" w:author="Vũ Đức Thông (VinSOC-ANBM-ANBMOT)" w:date="2026-04-20T11:10:00Z">
              <w:rPr/>
            </w:rPrChange>
          </w:rPr>
          <w:t>kết</w:t>
        </w:r>
        <w:proofErr w:type="spellEnd"/>
        <w:r w:rsidRPr="00E534B1">
          <w:rPr>
            <w:b/>
            <w:bCs/>
            <w:rPrChange w:id="3477" w:author="Vũ Đức Thông (VinSOC-ANBM-ANBMOT)" w:date="2026-04-20T11:10:00Z">
              <w:rPr/>
            </w:rPrChange>
          </w:rPr>
          <w:t xml:space="preserve"> </w:t>
        </w:r>
        <w:proofErr w:type="spellStart"/>
        <w:r w:rsidRPr="00E534B1">
          <w:rPr>
            <w:b/>
            <w:bCs/>
            <w:rPrChange w:id="3478" w:author="Vũ Đức Thông (VinSOC-ANBM-ANBMOT)" w:date="2026-04-20T11:10:00Z">
              <w:rPr/>
            </w:rPrChange>
          </w:rPr>
          <w:t>các</w:t>
        </w:r>
        <w:proofErr w:type="spellEnd"/>
        <w:r>
          <w:t xml:space="preserve"> </w:t>
        </w:r>
        <w:proofErr w:type="spellStart"/>
        <w:r>
          <w:t>bộ</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trung</w:t>
        </w:r>
        <w:proofErr w:type="spellEnd"/>
        <w:r>
          <w:t xml:space="preserve"> </w:t>
        </w:r>
        <w:proofErr w:type="spellStart"/>
        <w:r>
          <w:t>tâm</w:t>
        </w:r>
        <w:proofErr w:type="spellEnd"/>
        <w:r>
          <w:t xml:space="preserve"> </w:t>
        </w:r>
        <w:r w:rsidRPr="00E534B1">
          <w:rPr>
            <w:b/>
            <w:bCs/>
            <w:rPrChange w:id="3479" w:author="Vũ Đức Thông (VinSOC-ANBM-ANBMOT)" w:date="2026-04-20T11:10:00Z">
              <w:rPr/>
            </w:rPrChange>
          </w:rPr>
          <w:t>(PLC)</w:t>
        </w:r>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 </w:t>
        </w:r>
        <w:proofErr w:type="spellStart"/>
        <w:r>
          <w:t>máy</w:t>
        </w:r>
        <w:proofErr w:type="spellEnd"/>
        <w:r>
          <w:t xml:space="preserve"> </w:t>
        </w:r>
        <w:r w:rsidRPr="00E534B1">
          <w:rPr>
            <w:b/>
            <w:bCs/>
            <w:rPrChange w:id="3480" w:author="Vũ Đức Thông (VinSOC-ANBM-ANBMOT)" w:date="2026-04-20T11:10:00Z">
              <w:rPr/>
            </w:rPrChange>
          </w:rPr>
          <w:t>(HMI)</w:t>
        </w:r>
        <w:r>
          <w:t xml:space="preserve"> </w:t>
        </w:r>
        <w:proofErr w:type="spellStart"/>
        <w:r>
          <w:t>để</w:t>
        </w:r>
        <w:proofErr w:type="spellEnd"/>
        <w:r>
          <w:t xml:space="preserve"> </w:t>
        </w:r>
        <w:proofErr w:type="spellStart"/>
        <w:r>
          <w:t>điều</w:t>
        </w:r>
        <w:proofErr w:type="spellEnd"/>
        <w:r>
          <w:t xml:space="preserve"> </w:t>
        </w:r>
        <w:proofErr w:type="spellStart"/>
        <w:r w:rsidRPr="00E534B1">
          <w:rPr>
            <w:b/>
            <w:bCs/>
            <w:rPrChange w:id="3481" w:author="Vũ Đức Thông (VinSOC-ANBM-ANBMOT)" w:date="2026-04-20T11:10:00Z">
              <w:rPr/>
            </w:rPrChange>
          </w:rPr>
          <w:t>phối</w:t>
        </w:r>
        <w:proofErr w:type="spellEnd"/>
        <w:r w:rsidRPr="00E534B1">
          <w:rPr>
            <w:b/>
            <w:bCs/>
            <w:rPrChange w:id="3482" w:author="Vũ Đức Thông (VinSOC-ANBM-ANBMOT)" w:date="2026-04-20T11:10:00Z">
              <w:rPr/>
            </w:rPrChange>
          </w:rPr>
          <w:t xml:space="preserve"> </w:t>
        </w:r>
        <w:proofErr w:type="spellStart"/>
        <w:r w:rsidRPr="00E534B1">
          <w:rPr>
            <w:b/>
            <w:bCs/>
            <w:rPrChange w:id="3483" w:author="Vũ Đức Thông (VinSOC-ANBM-ANBMOT)" w:date="2026-04-20T11:10:00Z">
              <w:rPr/>
            </w:rPrChange>
          </w:rPr>
          <w:t>toàn</w:t>
        </w:r>
        <w:proofErr w:type="spellEnd"/>
        <w:r w:rsidRPr="00E534B1">
          <w:rPr>
            <w:b/>
            <w:bCs/>
            <w:rPrChange w:id="3484" w:author="Vũ Đức Thông (VinSOC-ANBM-ANBMOT)" w:date="2026-04-20T11:10:00Z">
              <w:rPr/>
            </w:rPrChange>
          </w:rPr>
          <w:t xml:space="preserve"> </w:t>
        </w:r>
        <w:proofErr w:type="spellStart"/>
        <w:r w:rsidRPr="00E534B1">
          <w:rPr>
            <w:b/>
            <w:bCs/>
            <w:rPrChange w:id="3485" w:author="Vũ Đức Thông (VinSOC-ANBM-ANBMOT)" w:date="2026-04-20T11:10:00Z">
              <w:rPr/>
            </w:rPrChange>
          </w:rPr>
          <w:t>bộ</w:t>
        </w:r>
        <w:proofErr w:type="spellEnd"/>
        <w:r w:rsidRPr="00E534B1">
          <w:rPr>
            <w:b/>
            <w:bCs/>
            <w:rPrChange w:id="3486" w:author="Vũ Đức Thông (VinSOC-ANBM-ANBMOT)" w:date="2026-04-20T11:10:00Z">
              <w:rPr/>
            </w:rPrChange>
          </w:rPr>
          <w:t xml:space="preserve"> </w:t>
        </w:r>
        <w:proofErr w:type="spellStart"/>
        <w:r w:rsidRPr="00E534B1">
          <w:rPr>
            <w:b/>
            <w:bCs/>
            <w:rPrChange w:id="3487" w:author="Vũ Đức Thông (VinSOC-ANBM-ANBMOT)" w:date="2026-04-20T11:10:00Z">
              <w:rPr/>
            </w:rPrChange>
          </w:rPr>
          <w:t>mạng</w:t>
        </w:r>
        <w:proofErr w:type="spellEnd"/>
        <w:r w:rsidRPr="00E534B1">
          <w:rPr>
            <w:b/>
            <w:bCs/>
            <w:rPrChange w:id="3488" w:author="Vũ Đức Thông (VinSOC-ANBM-ANBMOT)" w:date="2026-04-20T11:10:00Z">
              <w:rPr/>
            </w:rPrChange>
          </w:rPr>
          <w:t xml:space="preserve"> </w:t>
        </w:r>
        <w:proofErr w:type="spellStart"/>
        <w:r w:rsidRPr="00E534B1">
          <w:rPr>
            <w:b/>
            <w:bCs/>
            <w:rPrChange w:id="3489" w:author="Vũ Đức Thông (VinSOC-ANBM-ANBMOT)" w:date="2026-04-20T11:10:00Z">
              <w:rPr/>
            </w:rPrChange>
          </w:rPr>
          <w:t>lưới</w:t>
        </w:r>
        <w:proofErr w:type="spellEnd"/>
        <w:r>
          <w:t xml:space="preserve"> </w:t>
        </w:r>
        <w:proofErr w:type="spellStart"/>
        <w:r>
          <w:t>vận</w:t>
        </w:r>
        <w:proofErr w:type="spellEnd"/>
        <w:r>
          <w:t xml:space="preserve"> </w:t>
        </w:r>
        <w:proofErr w:type="spellStart"/>
        <w:r>
          <w:t>hành</w:t>
        </w:r>
        <w:proofErr w:type="spellEnd"/>
        <w:r>
          <w:t>.</w:t>
        </w:r>
      </w:ins>
    </w:p>
    <w:p w14:paraId="2BAA71E5" w14:textId="44379DF8" w:rsidR="000B4E28" w:rsidRDefault="000B4E28" w:rsidP="000B4E28">
      <w:pPr>
        <w:pStyle w:val="CTDT-Text"/>
        <w:rPr>
          <w:ins w:id="3490" w:author="Vũ Đức Thông (VinSOC-ANBM-ANBMOT)" w:date="2026-04-20T11:09:00Z"/>
        </w:rPr>
      </w:pPr>
      <w:proofErr w:type="spellStart"/>
      <w:ins w:id="3491" w:author="Vũ Đức Thông (VinSOC-ANBM-ANBMOT)" w:date="2026-04-20T11:09:00Z">
        <w:r w:rsidRPr="00E534B1">
          <w:rPr>
            <w:b/>
            <w:bCs/>
            <w:rPrChange w:id="3492" w:author="Vũ Đức Thông (VinSOC-ANBM-ANBMOT)" w:date="2026-04-20T11:10:00Z">
              <w:rPr/>
            </w:rPrChange>
          </w:rPr>
          <w:t>Cấp</w:t>
        </w:r>
        <w:proofErr w:type="spellEnd"/>
        <w:r w:rsidRPr="00E534B1">
          <w:rPr>
            <w:b/>
            <w:bCs/>
            <w:rPrChange w:id="3493" w:author="Vũ Đức Thông (VinSOC-ANBM-ANBMOT)" w:date="2026-04-20T11:10:00Z">
              <w:rPr/>
            </w:rPrChange>
          </w:rPr>
          <w:t xml:space="preserve"> 4 (</w:t>
        </w:r>
        <w:proofErr w:type="spellStart"/>
        <w:r w:rsidRPr="00E534B1">
          <w:rPr>
            <w:b/>
            <w:bCs/>
            <w:rPrChange w:id="3494" w:author="Vũ Đức Thông (VinSOC-ANBM-ANBMOT)" w:date="2026-04-20T11:10:00Z">
              <w:rPr/>
            </w:rPrChange>
          </w:rPr>
          <w:t>Quản</w:t>
        </w:r>
        <w:proofErr w:type="spellEnd"/>
        <w:r w:rsidRPr="00E534B1">
          <w:rPr>
            <w:b/>
            <w:bCs/>
            <w:rPrChange w:id="3495" w:author="Vũ Đức Thông (VinSOC-ANBM-ANBMOT)" w:date="2026-04-20T11:10:00Z">
              <w:rPr/>
            </w:rPrChange>
          </w:rPr>
          <w:t xml:space="preserve"> </w:t>
        </w:r>
        <w:proofErr w:type="spellStart"/>
        <w:r w:rsidRPr="00E534B1">
          <w:rPr>
            <w:b/>
            <w:bCs/>
            <w:rPrChange w:id="3496" w:author="Vũ Đức Thông (VinSOC-ANBM-ANBMOT)" w:date="2026-04-20T11:10:00Z">
              <w:rPr/>
            </w:rPrChange>
          </w:rPr>
          <w:t>lý</w:t>
        </w:r>
        <w:proofErr w:type="spellEnd"/>
        <w:r w:rsidRPr="00E534B1">
          <w:rPr>
            <w:b/>
            <w:bCs/>
            <w:rPrChange w:id="3497" w:author="Vũ Đức Thông (VinSOC-ANBM-ANBMOT)" w:date="2026-04-20T11:10:00Z">
              <w:rPr/>
            </w:rPrChange>
          </w:rPr>
          <w:t xml:space="preserve"> </w:t>
        </w:r>
        <w:proofErr w:type="spellStart"/>
        <w:r w:rsidRPr="00E534B1">
          <w:rPr>
            <w:b/>
            <w:bCs/>
            <w:rPrChange w:id="3498" w:author="Vũ Đức Thông (VinSOC-ANBM-ANBMOT)" w:date="2026-04-20T11:10:00Z">
              <w:rPr/>
            </w:rPrChange>
          </w:rPr>
          <w:t>doanh</w:t>
        </w:r>
        <w:proofErr w:type="spellEnd"/>
        <w:r w:rsidRPr="00E534B1">
          <w:rPr>
            <w:b/>
            <w:bCs/>
            <w:rPrChange w:id="3499" w:author="Vũ Đức Thông (VinSOC-ANBM-ANBMOT)" w:date="2026-04-20T11:10:00Z">
              <w:rPr/>
            </w:rPrChange>
          </w:rPr>
          <w:t xml:space="preserve"> </w:t>
        </w:r>
        <w:proofErr w:type="spellStart"/>
        <w:r w:rsidRPr="00E534B1">
          <w:rPr>
            <w:b/>
            <w:bCs/>
            <w:rPrChange w:id="3500" w:author="Vũ Đức Thông (VinSOC-ANBM-ANBMOT)" w:date="2026-04-20T11:10:00Z">
              <w:rPr/>
            </w:rPrChange>
          </w:rPr>
          <w:t>nghiệp</w:t>
        </w:r>
        <w:proofErr w:type="spellEnd"/>
        <w:r w:rsidRPr="00E534B1">
          <w:rPr>
            <w:b/>
            <w:bCs/>
            <w:rPrChange w:id="3501" w:author="Vũ Đức Thông (VinSOC-ANBM-ANBMOT)" w:date="2026-04-20T11:10:00Z">
              <w:rPr/>
            </w:rPrChange>
          </w:rPr>
          <w:t>):</w:t>
        </w:r>
        <w:r>
          <w:t xml:space="preserve"> </w:t>
        </w:r>
        <w:proofErr w:type="spellStart"/>
        <w:r>
          <w:t>Tầng</w:t>
        </w:r>
        <w:proofErr w:type="spellEnd"/>
        <w:r>
          <w:t xml:space="preserve"> </w:t>
        </w:r>
        <w:proofErr w:type="spellStart"/>
        <w:r>
          <w:t>cao</w:t>
        </w:r>
        <w:proofErr w:type="spellEnd"/>
        <w:r>
          <w:t xml:space="preserve"> </w:t>
        </w:r>
        <w:proofErr w:type="spellStart"/>
        <w:r>
          <w:t>nhất</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để</w:t>
        </w:r>
        <w:proofErr w:type="spellEnd"/>
        <w:r>
          <w:t xml:space="preserve"> </w:t>
        </w:r>
        <w:proofErr w:type="spellStart"/>
        <w:r w:rsidRPr="00E534B1">
          <w:rPr>
            <w:b/>
            <w:bCs/>
            <w:rPrChange w:id="3502" w:author="Vũ Đức Thông (VinSOC-ANBM-ANBMOT)" w:date="2026-04-20T11:11:00Z">
              <w:rPr/>
            </w:rPrChange>
          </w:rPr>
          <w:t>quản</w:t>
        </w:r>
        <w:proofErr w:type="spellEnd"/>
        <w:r w:rsidRPr="00E534B1">
          <w:rPr>
            <w:b/>
            <w:bCs/>
            <w:rPrChange w:id="3503" w:author="Vũ Đức Thông (VinSOC-ANBM-ANBMOT)" w:date="2026-04-20T11:11:00Z">
              <w:rPr/>
            </w:rPrChange>
          </w:rPr>
          <w:t xml:space="preserve"> </w:t>
        </w:r>
        <w:proofErr w:type="spellStart"/>
        <w:r w:rsidRPr="00E534B1">
          <w:rPr>
            <w:b/>
            <w:bCs/>
            <w:rPrChange w:id="3504" w:author="Vũ Đức Thông (VinSOC-ANBM-ANBMOT)" w:date="2026-04-20T11:11:00Z">
              <w:rPr/>
            </w:rPrChange>
          </w:rPr>
          <w:t>lý</w:t>
        </w:r>
        <w:proofErr w:type="spellEnd"/>
        <w:r w:rsidRPr="00E534B1">
          <w:rPr>
            <w:b/>
            <w:bCs/>
            <w:rPrChange w:id="3505" w:author="Vũ Đức Thông (VinSOC-ANBM-ANBMOT)" w:date="2026-04-20T11:11:00Z">
              <w:rPr/>
            </w:rPrChange>
          </w:rPr>
          <w:t xml:space="preserve"> </w:t>
        </w:r>
        <w:proofErr w:type="spellStart"/>
        <w:r w:rsidRPr="00E534B1">
          <w:rPr>
            <w:b/>
            <w:bCs/>
            <w:rPrChange w:id="3506" w:author="Vũ Đức Thông (VinSOC-ANBM-ANBMOT)" w:date="2026-04-20T11:11:00Z">
              <w:rPr/>
            </w:rPrChange>
          </w:rPr>
          <w:t>dữ</w:t>
        </w:r>
        <w:proofErr w:type="spellEnd"/>
        <w:r w:rsidRPr="00E534B1">
          <w:rPr>
            <w:b/>
            <w:bCs/>
            <w:rPrChange w:id="3507" w:author="Vũ Đức Thông (VinSOC-ANBM-ANBMOT)" w:date="2026-04-20T11:11:00Z">
              <w:rPr/>
            </w:rPrChange>
          </w:rPr>
          <w:t xml:space="preserve"> </w:t>
        </w:r>
        <w:proofErr w:type="spellStart"/>
        <w:r w:rsidRPr="00E534B1">
          <w:rPr>
            <w:b/>
            <w:bCs/>
            <w:rPrChange w:id="3508" w:author="Vũ Đức Thông (VinSOC-ANBM-ANBMOT)" w:date="2026-04-20T11:11:00Z">
              <w:rPr/>
            </w:rPrChange>
          </w:rPr>
          <w:t>liệu</w:t>
        </w:r>
        <w:proofErr w:type="spellEnd"/>
        <w:r>
          <w:t xml:space="preserve">, </w:t>
        </w:r>
        <w:proofErr w:type="spellStart"/>
        <w:r>
          <w:t>hồ</w:t>
        </w:r>
        <w:proofErr w:type="spellEnd"/>
        <w:r>
          <w:t xml:space="preserve"> </w:t>
        </w:r>
        <w:proofErr w:type="spellStart"/>
        <w:r>
          <w:t>sơ</w:t>
        </w:r>
        <w:proofErr w:type="spellEnd"/>
        <w:r>
          <w:t xml:space="preserve"> </w:t>
        </w:r>
        <w:proofErr w:type="spellStart"/>
        <w:r>
          <w:t>và</w:t>
        </w:r>
        <w:proofErr w:type="spellEnd"/>
        <w:r>
          <w:t xml:space="preserve"> </w:t>
        </w:r>
        <w:proofErr w:type="spellStart"/>
        <w:r w:rsidRPr="00E534B1">
          <w:rPr>
            <w:b/>
            <w:bCs/>
            <w:rPrChange w:id="3509" w:author="Vũ Đức Thông (VinSOC-ANBM-ANBMOT)" w:date="2026-04-20T11:11:00Z">
              <w:rPr/>
            </w:rPrChange>
          </w:rPr>
          <w:t>kết</w:t>
        </w:r>
        <w:proofErr w:type="spellEnd"/>
        <w:r w:rsidRPr="00E534B1">
          <w:rPr>
            <w:b/>
            <w:bCs/>
            <w:rPrChange w:id="3510" w:author="Vũ Đức Thông (VinSOC-ANBM-ANBMOT)" w:date="2026-04-20T11:11:00Z">
              <w:rPr/>
            </w:rPrChange>
          </w:rPr>
          <w:t xml:space="preserve"> </w:t>
        </w:r>
        <w:proofErr w:type="spellStart"/>
        <w:r w:rsidRPr="00E534B1">
          <w:rPr>
            <w:b/>
            <w:bCs/>
            <w:rPrChange w:id="3511" w:author="Vũ Đức Thông (VinSOC-ANBM-ANBMOT)" w:date="2026-04-20T11:11:00Z">
              <w:rPr/>
            </w:rPrChange>
          </w:rPr>
          <w:t>nối</w:t>
        </w:r>
        <w:proofErr w:type="spellEnd"/>
        <w:r w:rsidRPr="00E534B1">
          <w:rPr>
            <w:b/>
            <w:bCs/>
            <w:rPrChange w:id="3512" w:author="Vũ Đức Thông (VinSOC-ANBM-ANBMOT)" w:date="2026-04-20T11:11:00Z">
              <w:rPr/>
            </w:rPrChange>
          </w:rPr>
          <w:t xml:space="preserve"> </w:t>
        </w:r>
        <w:proofErr w:type="spellStart"/>
        <w:r w:rsidRPr="00E534B1">
          <w:rPr>
            <w:b/>
            <w:bCs/>
            <w:rPrChange w:id="3513" w:author="Vũ Đức Thông (VinSOC-ANBM-ANBMOT)" w:date="2026-04-20T11:11:00Z">
              <w:rPr/>
            </w:rPrChange>
          </w:rPr>
          <w:t>các</w:t>
        </w:r>
        <w:proofErr w:type="spellEnd"/>
        <w:r w:rsidRPr="00E534B1">
          <w:rPr>
            <w:b/>
            <w:bCs/>
            <w:rPrChange w:id="3514" w:author="Vũ Đức Thông (VinSOC-ANBM-ANBMOT)" w:date="2026-04-20T11:11:00Z">
              <w:rPr/>
            </w:rPrChange>
          </w:rPr>
          <w:t xml:space="preserve"> </w:t>
        </w:r>
        <w:proofErr w:type="spellStart"/>
        <w:r w:rsidRPr="00E534B1">
          <w:rPr>
            <w:b/>
            <w:bCs/>
            <w:rPrChange w:id="3515" w:author="Vũ Đức Thông (VinSOC-ANBM-ANBMOT)" w:date="2026-04-20T11:11:00Z">
              <w:rPr/>
            </w:rPrChange>
          </w:rPr>
          <w:t>phòng</w:t>
        </w:r>
        <w:proofErr w:type="spellEnd"/>
        <w:r w:rsidRPr="00E534B1">
          <w:rPr>
            <w:b/>
            <w:bCs/>
            <w:rPrChange w:id="3516" w:author="Vũ Đức Thông (VinSOC-ANBM-ANBMOT)" w:date="2026-04-20T11:11:00Z">
              <w:rPr/>
            </w:rPrChange>
          </w:rPr>
          <w:t xml:space="preserve"> ban</w:t>
        </w:r>
        <w:r>
          <w:t xml:space="preserve"> ở </w:t>
        </w:r>
        <w:proofErr w:type="spellStart"/>
        <w:r>
          <w:t>quy</w:t>
        </w:r>
        <w:proofErr w:type="spellEnd"/>
        <w:r>
          <w:t xml:space="preserve"> </w:t>
        </w:r>
        <w:proofErr w:type="spellStart"/>
        <w:r>
          <w:t>mô</w:t>
        </w:r>
        <w:proofErr w:type="spellEnd"/>
        <w:r>
          <w:t xml:space="preserve"> </w:t>
        </w:r>
        <w:proofErr w:type="spellStart"/>
        <w:r>
          <w:t>toàn</w:t>
        </w:r>
        <w:proofErr w:type="spellEnd"/>
        <w:r>
          <w:t xml:space="preserve"> </w:t>
        </w:r>
        <w:proofErr w:type="spellStart"/>
        <w:r>
          <w:t>công</w:t>
        </w:r>
        <w:proofErr w:type="spellEnd"/>
        <w:r>
          <w:t xml:space="preserve"> ty.</w:t>
        </w:r>
      </w:ins>
    </w:p>
    <w:p w14:paraId="24B416E6" w14:textId="2BDF4D4C" w:rsidR="000B4E28" w:rsidRDefault="000B4E28" w:rsidP="000B4E28">
      <w:pPr>
        <w:pStyle w:val="CTDT-Text"/>
        <w:rPr>
          <w:ins w:id="3517" w:author="Vũ Đức Thông (VinSOC-ANBM-ANBMOT)" w:date="2026-04-20T11:09:00Z"/>
        </w:rPr>
      </w:pPr>
    </w:p>
    <w:p w14:paraId="30A52AFC" w14:textId="4B6EDF3C" w:rsidR="000B4E28" w:rsidRDefault="000B4E28" w:rsidP="000B4E28">
      <w:pPr>
        <w:pStyle w:val="CTDT-Text"/>
        <w:rPr>
          <w:ins w:id="3518" w:author="Vũ Đức Thông (VinSOC-ANBM-ANBMOT)" w:date="2026-04-20T11:09:00Z"/>
        </w:rPr>
      </w:pPr>
    </w:p>
    <w:p w14:paraId="7776EAE4" w14:textId="187FFD93" w:rsidR="000B4E28" w:rsidRDefault="000B4E28" w:rsidP="000B4E28">
      <w:pPr>
        <w:pStyle w:val="CTDT-Text"/>
        <w:rPr>
          <w:ins w:id="3519" w:author="Vũ Đức Thông (VinSOC-ANBM-ANBMOT)" w:date="2026-04-20T11:09:00Z"/>
        </w:rPr>
      </w:pPr>
      <w:ins w:id="3520" w:author="Vũ Đức Thông (VinSOC-ANBM-ANBMOT)" w:date="2026-04-20T11:09:00Z">
        <w:r>
          <w:rPr>
            <w:noProof/>
          </w:rPr>
          <w:lastRenderedPageBreak/>
          <w:drawing>
            <wp:inline distT="0" distB="0" distL="0" distR="0" wp14:anchorId="6F98DE5A" wp14:editId="569708D2">
              <wp:extent cx="4447619" cy="2895238"/>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47619" cy="2895238"/>
                      </a:xfrm>
                      <a:prstGeom prst="rect">
                        <a:avLst/>
                      </a:prstGeom>
                    </pic:spPr>
                  </pic:pic>
                </a:graphicData>
              </a:graphic>
            </wp:inline>
          </w:drawing>
        </w:r>
      </w:ins>
    </w:p>
    <w:p w14:paraId="012FA202" w14:textId="2D7081B3" w:rsidR="000B4E28" w:rsidRDefault="000B4E28" w:rsidP="000B4E28">
      <w:pPr>
        <w:pStyle w:val="CTDT-Hinh"/>
        <w:rPr>
          <w:ins w:id="3521" w:author="Vũ Đức Thông (VinSOC-ANBM-ANBMOT)" w:date="2026-04-20T11:11:00Z"/>
        </w:rPr>
      </w:pPr>
      <w:bookmarkStart w:id="3522" w:name="_Toc227579073"/>
      <w:proofErr w:type="spellStart"/>
      <w:ins w:id="3523" w:author="Vũ Đức Thông (VinSOC-ANBM-ANBMOT)" w:date="2026-04-20T11:09:00Z">
        <w:r>
          <w:t>Các</w:t>
        </w:r>
        <w:proofErr w:type="spellEnd"/>
        <w:r>
          <w:t xml:space="preserve"> level </w:t>
        </w:r>
        <w:proofErr w:type="spellStart"/>
        <w:r>
          <w:t>của</w:t>
        </w:r>
        <w:proofErr w:type="spellEnd"/>
        <w:r>
          <w:t xml:space="preserve"> Field Bus</w:t>
        </w:r>
      </w:ins>
      <w:bookmarkEnd w:id="3522"/>
    </w:p>
    <w:p w14:paraId="502C7316" w14:textId="5A76591C" w:rsidR="00E534B1" w:rsidRDefault="00E534B1" w:rsidP="00E534B1">
      <w:pPr>
        <w:pStyle w:val="CTDT-H4"/>
        <w:rPr>
          <w:ins w:id="3524" w:author="Vũ Đức Thông (VinSOC-ANBM-ANBMOT)" w:date="2026-04-20T11:12:00Z"/>
        </w:rPr>
      </w:pPr>
      <w:ins w:id="3525" w:author="Vũ Đức Thông (VinSOC-ANBM-ANBMOT)" w:date="2026-04-20T11:11:00Z">
        <w:r>
          <w:t xml:space="preserve">Field Bus – OSI vs </w:t>
        </w:r>
        <w:proofErr w:type="spellStart"/>
        <w:r>
          <w:t>FieldBu</w:t>
        </w:r>
      </w:ins>
      <w:ins w:id="3526" w:author="Vũ Đức Thông (VinSOC-ANBM-ANBMOT)" w:date="2026-04-20T11:12:00Z">
        <w:r>
          <w:t>s</w:t>
        </w:r>
        <w:proofErr w:type="spellEnd"/>
        <w:r>
          <w:t xml:space="preserve"> Model</w:t>
        </w:r>
      </w:ins>
    </w:p>
    <w:p w14:paraId="09455B2C" w14:textId="44C74BD9" w:rsidR="00E534B1" w:rsidRDefault="00E534B1" w:rsidP="00E534B1">
      <w:pPr>
        <w:pStyle w:val="CTDT-Text"/>
        <w:rPr>
          <w:ins w:id="3527" w:author="Vũ Đức Thông (VinSOC-ANBM-ANBMOT)" w:date="2026-04-20T11:12:00Z"/>
        </w:rPr>
      </w:pPr>
    </w:p>
    <w:p w14:paraId="7BDD1DD9" w14:textId="77777777" w:rsidR="00E534B1" w:rsidRPr="00E534B1" w:rsidRDefault="00E534B1" w:rsidP="00E534B1">
      <w:pPr>
        <w:pStyle w:val="CTDT-Text"/>
        <w:rPr>
          <w:ins w:id="3528" w:author="Vũ Đức Thông (VinSOC-ANBM-ANBMOT)" w:date="2026-04-20T11:14:00Z"/>
          <w:b/>
          <w:bCs/>
          <w:rPrChange w:id="3529" w:author="Vũ Đức Thông (VinSOC-ANBM-ANBMOT)" w:date="2026-04-20T11:14:00Z">
            <w:rPr>
              <w:ins w:id="3530" w:author="Vũ Đức Thông (VinSOC-ANBM-ANBMOT)" w:date="2026-04-20T11:14:00Z"/>
            </w:rPr>
          </w:rPrChange>
        </w:rPr>
      </w:pPr>
      <w:proofErr w:type="spellStart"/>
      <w:ins w:id="3531" w:author="Vũ Đức Thông (VinSOC-ANBM-ANBMOT)" w:date="2026-04-20T11:14:00Z">
        <w:r w:rsidRPr="00E534B1">
          <w:rPr>
            <w:b/>
            <w:bCs/>
            <w:rPrChange w:id="3532" w:author="Vũ Đức Thông (VinSOC-ANBM-ANBMOT)" w:date="2026-04-20T11:14:00Z">
              <w:rPr/>
            </w:rPrChange>
          </w:rPr>
          <w:t>Thành</w:t>
        </w:r>
        <w:proofErr w:type="spellEnd"/>
        <w:r w:rsidRPr="00E534B1">
          <w:rPr>
            <w:b/>
            <w:bCs/>
            <w:rPrChange w:id="3533" w:author="Vũ Đức Thông (VinSOC-ANBM-ANBMOT)" w:date="2026-04-20T11:14:00Z">
              <w:rPr/>
            </w:rPrChange>
          </w:rPr>
          <w:t xml:space="preserve"> </w:t>
        </w:r>
        <w:proofErr w:type="spellStart"/>
        <w:r w:rsidRPr="00E534B1">
          <w:rPr>
            <w:b/>
            <w:bCs/>
            <w:rPrChange w:id="3534" w:author="Vũ Đức Thông (VinSOC-ANBM-ANBMOT)" w:date="2026-04-20T11:14:00Z">
              <w:rPr/>
            </w:rPrChange>
          </w:rPr>
          <w:t>phần</w:t>
        </w:r>
        <w:proofErr w:type="spellEnd"/>
        <w:r w:rsidRPr="00E534B1">
          <w:rPr>
            <w:b/>
            <w:bCs/>
            <w:rPrChange w:id="3535" w:author="Vũ Đức Thông (VinSOC-ANBM-ANBMOT)" w:date="2026-04-20T11:14:00Z">
              <w:rPr/>
            </w:rPrChange>
          </w:rPr>
          <w:t xml:space="preserve"> </w:t>
        </w:r>
        <w:proofErr w:type="spellStart"/>
        <w:r w:rsidRPr="00E534B1">
          <w:rPr>
            <w:b/>
            <w:bCs/>
            <w:rPrChange w:id="3536" w:author="Vũ Đức Thông (VinSOC-ANBM-ANBMOT)" w:date="2026-04-20T11:14:00Z">
              <w:rPr/>
            </w:rPrChange>
          </w:rPr>
          <w:t>chín</w:t>
        </w:r>
        <w:r>
          <w:t>h</w:t>
        </w:r>
        <w:proofErr w:type="spellEnd"/>
        <w:r>
          <w:t xml:space="preserve">: Fieldbus bao </w:t>
        </w:r>
        <w:proofErr w:type="spellStart"/>
        <w:r>
          <w:t>gồm</w:t>
        </w:r>
        <w:proofErr w:type="spellEnd"/>
        <w:r>
          <w:t xml:space="preserve"> </w:t>
        </w:r>
        <w:proofErr w:type="spellStart"/>
        <w:r w:rsidRPr="00E534B1">
          <w:rPr>
            <w:b/>
            <w:bCs/>
            <w:rPrChange w:id="3537" w:author="Vũ Đức Thông (VinSOC-ANBM-ANBMOT)" w:date="2026-04-20T11:14:00Z">
              <w:rPr/>
            </w:rPrChange>
          </w:rPr>
          <w:t>giao</w:t>
        </w:r>
        <w:proofErr w:type="spellEnd"/>
        <w:r w:rsidRPr="00E534B1">
          <w:rPr>
            <w:b/>
            <w:bCs/>
            <w:rPrChange w:id="3538" w:author="Vũ Đức Thông (VinSOC-ANBM-ANBMOT)" w:date="2026-04-20T11:14:00Z">
              <w:rPr/>
            </w:rPrChange>
          </w:rPr>
          <w:t xml:space="preserve"> </w:t>
        </w:r>
        <w:proofErr w:type="spellStart"/>
        <w:r w:rsidRPr="00E534B1">
          <w:rPr>
            <w:b/>
            <w:bCs/>
            <w:rPrChange w:id="3539" w:author="Vũ Đức Thông (VinSOC-ANBM-ANBMOT)" w:date="2026-04-20T11:14:00Z">
              <w:rPr/>
            </w:rPrChange>
          </w:rPr>
          <w:t>thức</w:t>
        </w:r>
        <w:proofErr w:type="spellEnd"/>
        <w:r w:rsidRPr="00E534B1">
          <w:rPr>
            <w:b/>
            <w:bCs/>
            <w:rPrChange w:id="3540" w:author="Vũ Đức Thông (VinSOC-ANBM-ANBMOT)" w:date="2026-04-20T11:14:00Z">
              <w:rPr/>
            </w:rPrChange>
          </w:rPr>
          <w:t xml:space="preserve"> </w:t>
        </w:r>
        <w:proofErr w:type="spellStart"/>
        <w:r w:rsidRPr="00E534B1">
          <w:rPr>
            <w:b/>
            <w:bCs/>
            <w:rPrChange w:id="3541" w:author="Vũ Đức Thông (VinSOC-ANBM-ANBMOT)" w:date="2026-04-20T11:14:00Z">
              <w:rPr/>
            </w:rPrChange>
          </w:rPr>
          <w:t>truyền</w:t>
        </w:r>
        <w:proofErr w:type="spellEnd"/>
        <w:r w:rsidRPr="00E534B1">
          <w:rPr>
            <w:b/>
            <w:bCs/>
            <w:rPrChange w:id="3542" w:author="Vũ Đức Thông (VinSOC-ANBM-ANBMOT)" w:date="2026-04-20T11:14:00Z">
              <w:rPr/>
            </w:rPrChange>
          </w:rPr>
          <w:t xml:space="preserve"> tin (</w:t>
        </w:r>
        <w:proofErr w:type="spellStart"/>
        <w:r w:rsidRPr="00E534B1">
          <w:rPr>
            <w:b/>
            <w:bCs/>
            <w:rPrChange w:id="3543" w:author="Vũ Đức Thông (VinSOC-ANBM-ANBMOT)" w:date="2026-04-20T11:14:00Z">
              <w:rPr/>
            </w:rPrChange>
          </w:rPr>
          <w:t>cách</w:t>
        </w:r>
        <w:proofErr w:type="spellEnd"/>
        <w:r w:rsidRPr="00E534B1">
          <w:rPr>
            <w:b/>
            <w:bCs/>
            <w:rPrChange w:id="3544" w:author="Vũ Đức Thông (VinSOC-ANBM-ANBMOT)" w:date="2026-04-20T11:14:00Z">
              <w:rPr/>
            </w:rPrChange>
          </w:rPr>
          <w:t xml:space="preserve"> </w:t>
        </w:r>
        <w:proofErr w:type="spellStart"/>
        <w:r w:rsidRPr="00E534B1">
          <w:rPr>
            <w:b/>
            <w:bCs/>
            <w:rPrChange w:id="3545" w:author="Vũ Đức Thông (VinSOC-ANBM-ANBMOT)" w:date="2026-04-20T11:14:00Z">
              <w:rPr/>
            </w:rPrChange>
          </w:rPr>
          <w:t>dữ</w:t>
        </w:r>
        <w:proofErr w:type="spellEnd"/>
        <w:r w:rsidRPr="00E534B1">
          <w:rPr>
            <w:b/>
            <w:bCs/>
            <w:rPrChange w:id="3546" w:author="Vũ Đức Thông (VinSOC-ANBM-ANBMOT)" w:date="2026-04-20T11:14:00Z">
              <w:rPr/>
            </w:rPrChange>
          </w:rPr>
          <w:t xml:space="preserve"> </w:t>
        </w:r>
        <w:proofErr w:type="spellStart"/>
        <w:r w:rsidRPr="00E534B1">
          <w:rPr>
            <w:b/>
            <w:bCs/>
            <w:rPrChange w:id="3547" w:author="Vũ Đức Thông (VinSOC-ANBM-ANBMOT)" w:date="2026-04-20T11:14:00Z">
              <w:rPr/>
            </w:rPrChange>
          </w:rPr>
          <w:t>liệu</w:t>
        </w:r>
        <w:proofErr w:type="spellEnd"/>
        <w:r w:rsidRPr="00E534B1">
          <w:rPr>
            <w:b/>
            <w:bCs/>
            <w:rPrChange w:id="3548" w:author="Vũ Đức Thông (VinSOC-ANBM-ANBMOT)" w:date="2026-04-20T11:14:00Z">
              <w:rPr/>
            </w:rPrChange>
          </w:rPr>
          <w:t xml:space="preserve"> </w:t>
        </w:r>
        <w:proofErr w:type="spellStart"/>
        <w:r w:rsidRPr="00E534B1">
          <w:rPr>
            <w:b/>
            <w:bCs/>
            <w:rPrChange w:id="3549" w:author="Vũ Đức Thông (VinSOC-ANBM-ANBMOT)" w:date="2026-04-20T11:14:00Z">
              <w:rPr/>
            </w:rPrChange>
          </w:rPr>
          <w:t>đi</w:t>
        </w:r>
        <w:proofErr w:type="spellEnd"/>
        <w:r w:rsidRPr="00E534B1">
          <w:rPr>
            <w:b/>
            <w:bCs/>
            <w:rPrChange w:id="3550" w:author="Vũ Đức Thông (VinSOC-ANBM-ANBMOT)" w:date="2026-04-20T11:14:00Z">
              <w:rPr/>
            </w:rPrChange>
          </w:rPr>
          <w:t>)</w:t>
        </w:r>
        <w:r>
          <w:t xml:space="preserve"> </w:t>
        </w:r>
        <w:proofErr w:type="spellStart"/>
        <w:r>
          <w:t>và</w:t>
        </w:r>
        <w:proofErr w:type="spellEnd"/>
        <w:r>
          <w:t xml:space="preserve"> </w:t>
        </w:r>
        <w:proofErr w:type="spellStart"/>
        <w:r w:rsidRPr="00E534B1">
          <w:rPr>
            <w:b/>
            <w:bCs/>
            <w:rPrChange w:id="3551" w:author="Vũ Đức Thông (VinSOC-ANBM-ANBMOT)" w:date="2026-04-20T11:14:00Z">
              <w:rPr/>
            </w:rPrChange>
          </w:rPr>
          <w:t>chức</w:t>
        </w:r>
        <w:proofErr w:type="spellEnd"/>
        <w:r w:rsidRPr="00E534B1">
          <w:rPr>
            <w:b/>
            <w:bCs/>
            <w:rPrChange w:id="3552" w:author="Vũ Đức Thông (VinSOC-ANBM-ANBMOT)" w:date="2026-04-20T11:14:00Z">
              <w:rPr/>
            </w:rPrChange>
          </w:rPr>
          <w:t xml:space="preserve"> </w:t>
        </w:r>
        <w:proofErr w:type="spellStart"/>
        <w:r w:rsidRPr="00E534B1">
          <w:rPr>
            <w:b/>
            <w:bCs/>
            <w:rPrChange w:id="3553" w:author="Vũ Đức Thông (VinSOC-ANBM-ANBMOT)" w:date="2026-04-20T11:14:00Z">
              <w:rPr/>
            </w:rPrChange>
          </w:rPr>
          <w:t>năng</w:t>
        </w:r>
        <w:proofErr w:type="spellEnd"/>
        <w:r w:rsidRPr="00E534B1">
          <w:rPr>
            <w:b/>
            <w:bCs/>
            <w:rPrChange w:id="3554" w:author="Vũ Đức Thông (VinSOC-ANBM-ANBMOT)" w:date="2026-04-20T11:14:00Z">
              <w:rPr/>
            </w:rPrChange>
          </w:rPr>
          <w:t xml:space="preserve"> </w:t>
        </w:r>
        <w:proofErr w:type="spellStart"/>
        <w:r w:rsidRPr="00E534B1">
          <w:rPr>
            <w:b/>
            <w:bCs/>
            <w:rPrChange w:id="3555" w:author="Vũ Đức Thông (VinSOC-ANBM-ANBMOT)" w:date="2026-04-20T11:14:00Z">
              <w:rPr/>
            </w:rPrChange>
          </w:rPr>
          <w:t>tự</w:t>
        </w:r>
        <w:proofErr w:type="spellEnd"/>
        <w:r w:rsidRPr="00E534B1">
          <w:rPr>
            <w:b/>
            <w:bCs/>
            <w:rPrChange w:id="3556" w:author="Vũ Đức Thông (VinSOC-ANBM-ANBMOT)" w:date="2026-04-20T11:14:00Z">
              <w:rPr/>
            </w:rPrChange>
          </w:rPr>
          <w:t xml:space="preserve"> </w:t>
        </w:r>
        <w:proofErr w:type="spellStart"/>
        <w:r w:rsidRPr="00E534B1">
          <w:rPr>
            <w:b/>
            <w:bCs/>
            <w:rPrChange w:id="3557" w:author="Vũ Đức Thông (VinSOC-ANBM-ANBMOT)" w:date="2026-04-20T11:14:00Z">
              <w:rPr/>
            </w:rPrChange>
          </w:rPr>
          <w:t>động</w:t>
        </w:r>
        <w:proofErr w:type="spellEnd"/>
        <w:r w:rsidRPr="00E534B1">
          <w:rPr>
            <w:b/>
            <w:bCs/>
            <w:rPrChange w:id="3558" w:author="Vũ Đức Thông (VinSOC-ANBM-ANBMOT)" w:date="2026-04-20T11:14:00Z">
              <w:rPr/>
            </w:rPrChange>
          </w:rPr>
          <w:t xml:space="preserve"> </w:t>
        </w:r>
        <w:proofErr w:type="spellStart"/>
        <w:r w:rsidRPr="00E534B1">
          <w:rPr>
            <w:b/>
            <w:bCs/>
            <w:rPrChange w:id="3559" w:author="Vũ Đức Thông (VinSOC-ANBM-ANBMOT)" w:date="2026-04-20T11:14:00Z">
              <w:rPr/>
            </w:rPrChange>
          </w:rPr>
          <w:t>hóa</w:t>
        </w:r>
        <w:proofErr w:type="spellEnd"/>
        <w:r w:rsidRPr="00E534B1">
          <w:rPr>
            <w:b/>
            <w:bCs/>
            <w:rPrChange w:id="3560" w:author="Vũ Đức Thông (VinSOC-ANBM-ANBMOT)" w:date="2026-04-20T11:14:00Z">
              <w:rPr/>
            </w:rPrChange>
          </w:rPr>
          <w:t xml:space="preserve"> (</w:t>
        </w:r>
        <w:proofErr w:type="spellStart"/>
        <w:r w:rsidRPr="00E534B1">
          <w:rPr>
            <w:b/>
            <w:bCs/>
            <w:rPrChange w:id="3561" w:author="Vũ Đức Thông (VinSOC-ANBM-ANBMOT)" w:date="2026-04-20T11:14:00Z">
              <w:rPr/>
            </w:rPrChange>
          </w:rPr>
          <w:t>nhiệm</w:t>
        </w:r>
        <w:proofErr w:type="spellEnd"/>
        <w:r w:rsidRPr="00E534B1">
          <w:rPr>
            <w:b/>
            <w:bCs/>
            <w:rPrChange w:id="3562" w:author="Vũ Đức Thông (VinSOC-ANBM-ANBMOT)" w:date="2026-04-20T11:14:00Z">
              <w:rPr/>
            </w:rPrChange>
          </w:rPr>
          <w:t xml:space="preserve"> </w:t>
        </w:r>
        <w:proofErr w:type="spellStart"/>
        <w:r w:rsidRPr="00E534B1">
          <w:rPr>
            <w:b/>
            <w:bCs/>
            <w:rPrChange w:id="3563" w:author="Vũ Đức Thông (VinSOC-ANBM-ANBMOT)" w:date="2026-04-20T11:14:00Z">
              <w:rPr/>
            </w:rPrChange>
          </w:rPr>
          <w:t>vụ</w:t>
        </w:r>
        <w:proofErr w:type="spellEnd"/>
        <w:r w:rsidRPr="00E534B1">
          <w:rPr>
            <w:b/>
            <w:bCs/>
            <w:rPrChange w:id="3564" w:author="Vũ Đức Thông (VinSOC-ANBM-ANBMOT)" w:date="2026-04-20T11:14:00Z">
              <w:rPr/>
            </w:rPrChange>
          </w:rPr>
          <w:t xml:space="preserve"> </w:t>
        </w:r>
        <w:proofErr w:type="spellStart"/>
        <w:r w:rsidRPr="00E534B1">
          <w:rPr>
            <w:b/>
            <w:bCs/>
            <w:rPrChange w:id="3565" w:author="Vũ Đức Thông (VinSOC-ANBM-ANBMOT)" w:date="2026-04-20T11:14:00Z">
              <w:rPr/>
            </w:rPrChange>
          </w:rPr>
          <w:t>thực</w:t>
        </w:r>
        <w:proofErr w:type="spellEnd"/>
        <w:r w:rsidRPr="00E534B1">
          <w:rPr>
            <w:b/>
            <w:bCs/>
            <w:rPrChange w:id="3566" w:author="Vũ Đức Thông (VinSOC-ANBM-ANBMOT)" w:date="2026-04-20T11:14:00Z">
              <w:rPr/>
            </w:rPrChange>
          </w:rPr>
          <w:t xml:space="preserve"> </w:t>
        </w:r>
        <w:proofErr w:type="spellStart"/>
        <w:r w:rsidRPr="00E534B1">
          <w:rPr>
            <w:b/>
            <w:bCs/>
            <w:rPrChange w:id="3567" w:author="Vũ Đức Thông (VinSOC-ANBM-ANBMOT)" w:date="2026-04-20T11:14:00Z">
              <w:rPr/>
            </w:rPrChange>
          </w:rPr>
          <w:t>tế</w:t>
        </w:r>
        <w:proofErr w:type="spellEnd"/>
        <w:r w:rsidRPr="00E534B1">
          <w:rPr>
            <w:b/>
            <w:bCs/>
            <w:rPrChange w:id="3568" w:author="Vũ Đức Thông (VinSOC-ANBM-ANBMOT)" w:date="2026-04-20T11:14:00Z">
              <w:rPr/>
            </w:rPrChange>
          </w:rPr>
          <w:t>).</w:t>
        </w:r>
      </w:ins>
    </w:p>
    <w:p w14:paraId="6CCF166D" w14:textId="77777777" w:rsidR="00E534B1" w:rsidRDefault="00E534B1" w:rsidP="00E534B1">
      <w:pPr>
        <w:pStyle w:val="CTDT-Text"/>
        <w:rPr>
          <w:ins w:id="3569" w:author="Vũ Đức Thông (VinSOC-ANBM-ANBMOT)" w:date="2026-04-20T11:14:00Z"/>
        </w:rPr>
      </w:pPr>
      <w:proofErr w:type="spellStart"/>
      <w:ins w:id="3570" w:author="Vũ Đức Thông (VinSOC-ANBM-ANBMOT)" w:date="2026-04-20T11:14:00Z">
        <w:r w:rsidRPr="00E534B1">
          <w:rPr>
            <w:b/>
            <w:bCs/>
            <w:rPrChange w:id="3571" w:author="Vũ Đức Thông (VinSOC-ANBM-ANBMOT)" w:date="2026-04-20T11:14:00Z">
              <w:rPr/>
            </w:rPrChange>
          </w:rPr>
          <w:t>Đơn</w:t>
        </w:r>
        <w:proofErr w:type="spellEnd"/>
        <w:r w:rsidRPr="00E534B1">
          <w:rPr>
            <w:b/>
            <w:bCs/>
            <w:rPrChange w:id="3572" w:author="Vũ Đức Thông (VinSOC-ANBM-ANBMOT)" w:date="2026-04-20T11:14:00Z">
              <w:rPr/>
            </w:rPrChange>
          </w:rPr>
          <w:t xml:space="preserve"> </w:t>
        </w:r>
        <w:proofErr w:type="spellStart"/>
        <w:r w:rsidRPr="00E534B1">
          <w:rPr>
            <w:b/>
            <w:bCs/>
            <w:rPrChange w:id="3573" w:author="Vũ Đức Thông (VinSOC-ANBM-ANBMOT)" w:date="2026-04-20T11:14:00Z">
              <w:rPr/>
            </w:rPrChange>
          </w:rPr>
          <w:t>giản</w:t>
        </w:r>
        <w:proofErr w:type="spellEnd"/>
        <w:r w:rsidRPr="00E534B1">
          <w:rPr>
            <w:b/>
            <w:bCs/>
            <w:rPrChange w:id="3574" w:author="Vũ Đức Thông (VinSOC-ANBM-ANBMOT)" w:date="2026-04-20T11:14:00Z">
              <w:rPr/>
            </w:rPrChange>
          </w:rPr>
          <w:t xml:space="preserve"> </w:t>
        </w:r>
        <w:proofErr w:type="spellStart"/>
        <w:r w:rsidRPr="00E534B1">
          <w:rPr>
            <w:b/>
            <w:bCs/>
            <w:rPrChange w:id="3575" w:author="Vũ Đức Thông (VinSOC-ANBM-ANBMOT)" w:date="2026-04-20T11:14:00Z">
              <w:rPr/>
            </w:rPrChange>
          </w:rPr>
          <w:t>hóa</w:t>
        </w:r>
        <w:proofErr w:type="spellEnd"/>
        <w:r w:rsidRPr="00E534B1">
          <w:rPr>
            <w:b/>
            <w:bCs/>
            <w:rPrChange w:id="3576" w:author="Vũ Đức Thông (VinSOC-ANBM-ANBMOT)" w:date="2026-04-20T11:14:00Z">
              <w:rPr/>
            </w:rPrChange>
          </w:rPr>
          <w:t xml:space="preserve"> </w:t>
        </w:r>
        <w:proofErr w:type="spellStart"/>
        <w:r w:rsidRPr="00E534B1">
          <w:rPr>
            <w:b/>
            <w:bCs/>
            <w:rPrChange w:id="3577" w:author="Vũ Đức Thông (VinSOC-ANBM-ANBMOT)" w:date="2026-04-20T11:14:00Z">
              <w:rPr/>
            </w:rPrChange>
          </w:rPr>
          <w:t>mô</w:t>
        </w:r>
        <w:proofErr w:type="spellEnd"/>
        <w:r w:rsidRPr="00E534B1">
          <w:rPr>
            <w:b/>
            <w:bCs/>
            <w:rPrChange w:id="3578" w:author="Vũ Đức Thông (VinSOC-ANBM-ANBMOT)" w:date="2026-04-20T11:14:00Z">
              <w:rPr/>
            </w:rPrChange>
          </w:rPr>
          <w:t xml:space="preserve"> </w:t>
        </w:r>
        <w:proofErr w:type="spellStart"/>
        <w:r w:rsidRPr="00E534B1">
          <w:rPr>
            <w:b/>
            <w:bCs/>
            <w:rPrChange w:id="3579" w:author="Vũ Đức Thông (VinSOC-ANBM-ANBMOT)" w:date="2026-04-20T11:14:00Z">
              <w:rPr/>
            </w:rPrChange>
          </w:rPr>
          <w:t>hình</w:t>
        </w:r>
        <w:proofErr w:type="spellEnd"/>
        <w:r w:rsidRPr="00E534B1">
          <w:rPr>
            <w:b/>
            <w:bCs/>
            <w:rPrChange w:id="3580" w:author="Vũ Đức Thông (VinSOC-ANBM-ANBMOT)" w:date="2026-04-20T11:14:00Z">
              <w:rPr/>
            </w:rPrChange>
          </w:rPr>
          <w:t xml:space="preserve"> OSI</w:t>
        </w:r>
        <w:r>
          <w:t xml:space="preserve">: </w:t>
        </w:r>
        <w:proofErr w:type="spellStart"/>
        <w:r>
          <w:t>Thay</w:t>
        </w:r>
        <w:proofErr w:type="spellEnd"/>
        <w:r>
          <w:t xml:space="preserve"> </w:t>
        </w:r>
        <w:proofErr w:type="spellStart"/>
        <w:r>
          <w:t>vì</w:t>
        </w:r>
        <w:proofErr w:type="spellEnd"/>
        <w:r>
          <w:t xml:space="preserve"> </w:t>
        </w:r>
        <w:proofErr w:type="spellStart"/>
        <w:r>
          <w:t>dùng</w:t>
        </w:r>
        <w:proofErr w:type="spellEnd"/>
        <w:r>
          <w:t xml:space="preserve"> </w:t>
        </w:r>
        <w:proofErr w:type="spellStart"/>
        <w:r>
          <w:t>đủ</w:t>
        </w:r>
        <w:proofErr w:type="spellEnd"/>
        <w:r>
          <w:t xml:space="preserve"> </w:t>
        </w:r>
        <w:r w:rsidRPr="00E534B1">
          <w:rPr>
            <w:b/>
            <w:bCs/>
            <w:rPrChange w:id="3581" w:author="Vũ Đức Thông (VinSOC-ANBM-ANBMOT)" w:date="2026-04-20T11:14:00Z">
              <w:rPr/>
            </w:rPrChange>
          </w:rPr>
          <w:t xml:space="preserve">7 </w:t>
        </w:r>
        <w:proofErr w:type="spellStart"/>
        <w:r w:rsidRPr="00E534B1">
          <w:rPr>
            <w:b/>
            <w:bCs/>
            <w:rPrChange w:id="3582" w:author="Vũ Đức Thông (VinSOC-ANBM-ANBMOT)" w:date="2026-04-20T11:14:00Z">
              <w:rPr/>
            </w:rPrChange>
          </w:rPr>
          <w:t>tầng</w:t>
        </w:r>
        <w:proofErr w:type="spellEnd"/>
        <w:r>
          <w:t xml:space="preserve"> </w:t>
        </w:r>
        <w:proofErr w:type="spellStart"/>
        <w:r>
          <w:t>như</w:t>
        </w:r>
        <w:proofErr w:type="spellEnd"/>
        <w:r>
          <w:t xml:space="preserve"> </w:t>
        </w:r>
        <w:proofErr w:type="spellStart"/>
        <w:r>
          <w:t>mạng</w:t>
        </w:r>
        <w:proofErr w:type="spellEnd"/>
        <w:r>
          <w:t xml:space="preserve"> IT, Fieldbus </w:t>
        </w:r>
        <w:proofErr w:type="spellStart"/>
        <w:r>
          <w:t>rút</w:t>
        </w:r>
        <w:proofErr w:type="spellEnd"/>
        <w:r>
          <w:t xml:space="preserve"> </w:t>
        </w:r>
        <w:proofErr w:type="spellStart"/>
        <w:r>
          <w:t>gọn</w:t>
        </w:r>
        <w:proofErr w:type="spellEnd"/>
        <w:r>
          <w:t xml:space="preserve"> </w:t>
        </w:r>
        <w:proofErr w:type="spellStart"/>
        <w:r>
          <w:t>chỉ</w:t>
        </w:r>
        <w:proofErr w:type="spellEnd"/>
        <w:r>
          <w:t xml:space="preserve"> </w:t>
        </w:r>
        <w:proofErr w:type="spellStart"/>
        <w:r>
          <w:t>còn</w:t>
        </w:r>
        <w:proofErr w:type="spellEnd"/>
        <w:r>
          <w:t xml:space="preserve"> </w:t>
        </w:r>
        <w:proofErr w:type="spellStart"/>
        <w:r>
          <w:t>các</w:t>
        </w:r>
        <w:proofErr w:type="spellEnd"/>
        <w:r>
          <w:t xml:space="preserve"> </w:t>
        </w:r>
        <w:proofErr w:type="spellStart"/>
        <w:r>
          <w:t>tầng</w:t>
        </w:r>
        <w:proofErr w:type="spellEnd"/>
        <w:r>
          <w:t xml:space="preserve"> </w:t>
        </w:r>
        <w:proofErr w:type="spellStart"/>
        <w:r>
          <w:t>thiết</w:t>
        </w:r>
        <w:proofErr w:type="spellEnd"/>
        <w:r>
          <w:t xml:space="preserve"> </w:t>
        </w:r>
        <w:proofErr w:type="spellStart"/>
        <w:r>
          <w:t>yếu</w:t>
        </w:r>
        <w:proofErr w:type="spellEnd"/>
        <w:r>
          <w:t xml:space="preserve">, </w:t>
        </w:r>
        <w:proofErr w:type="spellStart"/>
        <w:r w:rsidRPr="00E534B1">
          <w:rPr>
            <w:b/>
            <w:bCs/>
            <w:rPrChange w:id="3583" w:author="Vũ Đức Thông (VinSOC-ANBM-ANBMOT)" w:date="2026-04-20T11:15:00Z">
              <w:rPr/>
            </w:rPrChange>
          </w:rPr>
          <w:t>lược</w:t>
        </w:r>
        <w:proofErr w:type="spellEnd"/>
        <w:r w:rsidRPr="00E534B1">
          <w:rPr>
            <w:b/>
            <w:bCs/>
            <w:rPrChange w:id="3584" w:author="Vũ Đức Thông (VinSOC-ANBM-ANBMOT)" w:date="2026-04-20T11:15:00Z">
              <w:rPr/>
            </w:rPrChange>
          </w:rPr>
          <w:t xml:space="preserve"> </w:t>
        </w:r>
        <w:proofErr w:type="spellStart"/>
        <w:r w:rsidRPr="00E534B1">
          <w:rPr>
            <w:b/>
            <w:bCs/>
            <w:rPrChange w:id="3585" w:author="Vũ Đức Thông (VinSOC-ANBM-ANBMOT)" w:date="2026-04-20T11:15:00Z">
              <w:rPr/>
            </w:rPrChange>
          </w:rPr>
          <w:t>bỏ</w:t>
        </w:r>
        <w:proofErr w:type="spellEnd"/>
        <w:r w:rsidRPr="00E534B1">
          <w:rPr>
            <w:b/>
            <w:bCs/>
            <w:rPrChange w:id="3586" w:author="Vũ Đức Thông (VinSOC-ANBM-ANBMOT)" w:date="2026-04-20T11:15:00Z">
              <w:rPr/>
            </w:rPrChange>
          </w:rPr>
          <w:t xml:space="preserve"> </w:t>
        </w:r>
        <w:proofErr w:type="spellStart"/>
        <w:r w:rsidRPr="00E534B1">
          <w:rPr>
            <w:b/>
            <w:bCs/>
            <w:rPrChange w:id="3587" w:author="Vũ Đức Thông (VinSOC-ANBM-ANBMOT)" w:date="2026-04-20T11:15:00Z">
              <w:rPr/>
            </w:rPrChange>
          </w:rPr>
          <w:t>tầng</w:t>
        </w:r>
        <w:proofErr w:type="spellEnd"/>
        <w:r w:rsidRPr="00E534B1">
          <w:rPr>
            <w:b/>
            <w:bCs/>
            <w:rPrChange w:id="3588" w:author="Vũ Đức Thông (VinSOC-ANBM-ANBMOT)" w:date="2026-04-20T11:15:00Z">
              <w:rPr/>
            </w:rPrChange>
          </w:rPr>
          <w:t xml:space="preserve"> 3, 4, 5 </w:t>
        </w:r>
        <w:proofErr w:type="spellStart"/>
        <w:r w:rsidRPr="00E534B1">
          <w:rPr>
            <w:b/>
            <w:bCs/>
            <w:rPrChange w:id="3589" w:author="Vũ Đức Thông (VinSOC-ANBM-ANBMOT)" w:date="2026-04-20T11:15:00Z">
              <w:rPr/>
            </w:rPrChange>
          </w:rPr>
          <w:t>và</w:t>
        </w:r>
        <w:proofErr w:type="spellEnd"/>
        <w:r w:rsidRPr="00E534B1">
          <w:rPr>
            <w:b/>
            <w:bCs/>
            <w:rPrChange w:id="3590" w:author="Vũ Đức Thông (VinSOC-ANBM-ANBMOT)" w:date="2026-04-20T11:15:00Z">
              <w:rPr/>
            </w:rPrChange>
          </w:rPr>
          <w:t xml:space="preserve"> 6</w:t>
        </w:r>
        <w:r>
          <w:t>.</w:t>
        </w:r>
      </w:ins>
    </w:p>
    <w:p w14:paraId="5F9C3288" w14:textId="77777777" w:rsidR="00E534B1" w:rsidRDefault="00E534B1" w:rsidP="00E534B1">
      <w:pPr>
        <w:pStyle w:val="CTDT-Text"/>
        <w:rPr>
          <w:ins w:id="3591" w:author="Vũ Đức Thông (VinSOC-ANBM-ANBMOT)" w:date="2026-04-20T11:14:00Z"/>
        </w:rPr>
      </w:pPr>
      <w:proofErr w:type="spellStart"/>
      <w:ins w:id="3592" w:author="Vũ Đức Thông (VinSOC-ANBM-ANBMOT)" w:date="2026-04-20T11:14:00Z">
        <w:r w:rsidRPr="00E534B1">
          <w:rPr>
            <w:b/>
            <w:bCs/>
            <w:rPrChange w:id="3593" w:author="Vũ Đức Thông (VinSOC-ANBM-ANBMOT)" w:date="2026-04-20T11:15:00Z">
              <w:rPr/>
            </w:rPrChange>
          </w:rPr>
          <w:t>Lợi</w:t>
        </w:r>
        <w:proofErr w:type="spellEnd"/>
        <w:r w:rsidRPr="00E534B1">
          <w:rPr>
            <w:b/>
            <w:bCs/>
            <w:rPrChange w:id="3594" w:author="Vũ Đức Thông (VinSOC-ANBM-ANBMOT)" w:date="2026-04-20T11:15:00Z">
              <w:rPr/>
            </w:rPrChange>
          </w:rPr>
          <w:t xml:space="preserve"> </w:t>
        </w:r>
        <w:proofErr w:type="spellStart"/>
        <w:r w:rsidRPr="00E534B1">
          <w:rPr>
            <w:b/>
            <w:bCs/>
            <w:rPrChange w:id="3595" w:author="Vũ Đức Thông (VinSOC-ANBM-ANBMOT)" w:date="2026-04-20T11:15:00Z">
              <w:rPr/>
            </w:rPrChange>
          </w:rPr>
          <w:t>ích</w:t>
        </w:r>
        <w:proofErr w:type="spellEnd"/>
        <w:r>
          <w:t>:</w:t>
        </w:r>
      </w:ins>
    </w:p>
    <w:p w14:paraId="064B6AA5" w14:textId="77777777" w:rsidR="00E534B1" w:rsidRDefault="00E534B1" w:rsidP="00E534B1">
      <w:pPr>
        <w:pStyle w:val="CTDT-Text"/>
        <w:ind w:left="454"/>
        <w:rPr>
          <w:ins w:id="3596" w:author="Vũ Đức Thông (VinSOC-ANBM-ANBMOT)" w:date="2026-04-20T11:14:00Z"/>
        </w:rPr>
        <w:pPrChange w:id="3597" w:author="Vũ Đức Thông (VinSOC-ANBM-ANBMOT)" w:date="2026-04-20T11:15:00Z">
          <w:pPr>
            <w:pStyle w:val="CTDT-Text"/>
          </w:pPr>
        </w:pPrChange>
      </w:pPr>
      <w:proofErr w:type="spellStart"/>
      <w:ins w:id="3598" w:author="Vũ Đức Thông (VinSOC-ANBM-ANBMOT)" w:date="2026-04-20T11:14:00Z">
        <w:r w:rsidRPr="00E534B1">
          <w:rPr>
            <w:b/>
            <w:bCs/>
            <w:rPrChange w:id="3599" w:author="Vũ Đức Thông (VinSOC-ANBM-ANBMOT)" w:date="2026-04-20T11:15:00Z">
              <w:rPr/>
            </w:rPrChange>
          </w:rPr>
          <w:t>Tối</w:t>
        </w:r>
        <w:proofErr w:type="spellEnd"/>
        <w:r w:rsidRPr="00E534B1">
          <w:rPr>
            <w:b/>
            <w:bCs/>
            <w:rPrChange w:id="3600" w:author="Vũ Đức Thông (VinSOC-ANBM-ANBMOT)" w:date="2026-04-20T11:15:00Z">
              <w:rPr/>
            </w:rPrChange>
          </w:rPr>
          <w:t xml:space="preserve"> </w:t>
        </w:r>
        <w:proofErr w:type="spellStart"/>
        <w:r w:rsidRPr="00E534B1">
          <w:rPr>
            <w:b/>
            <w:bCs/>
            <w:rPrChange w:id="3601" w:author="Vũ Đức Thông (VinSOC-ANBM-ANBMOT)" w:date="2026-04-20T11:15:00Z">
              <w:rPr/>
            </w:rPrChange>
          </w:rPr>
          <w:t>ưu</w:t>
        </w:r>
        <w:proofErr w:type="spellEnd"/>
        <w:r w:rsidRPr="00E534B1">
          <w:rPr>
            <w:b/>
            <w:bCs/>
            <w:rPrChange w:id="3602" w:author="Vũ Đức Thông (VinSOC-ANBM-ANBMOT)" w:date="2026-04-20T11:15:00Z">
              <w:rPr/>
            </w:rPrChange>
          </w:rPr>
          <w:t xml:space="preserve"> </w:t>
        </w:r>
        <w:proofErr w:type="spellStart"/>
        <w:r w:rsidRPr="00E534B1">
          <w:rPr>
            <w:b/>
            <w:bCs/>
            <w:rPrChange w:id="3603" w:author="Vũ Đức Thông (VinSOC-ANBM-ANBMOT)" w:date="2026-04-20T11:15:00Z">
              <w:rPr/>
            </w:rPrChange>
          </w:rPr>
          <w:t>phần</w:t>
        </w:r>
        <w:proofErr w:type="spellEnd"/>
        <w:r w:rsidRPr="00E534B1">
          <w:rPr>
            <w:b/>
            <w:bCs/>
            <w:rPrChange w:id="3604" w:author="Vũ Đức Thông (VinSOC-ANBM-ANBMOT)" w:date="2026-04-20T11:15:00Z">
              <w:rPr/>
            </w:rPrChange>
          </w:rPr>
          <w:t xml:space="preserve"> </w:t>
        </w:r>
        <w:proofErr w:type="spellStart"/>
        <w:r w:rsidRPr="00E534B1">
          <w:rPr>
            <w:b/>
            <w:bCs/>
            <w:rPrChange w:id="3605" w:author="Vũ Đức Thông (VinSOC-ANBM-ANBMOT)" w:date="2026-04-20T11:15:00Z">
              <w:rPr/>
            </w:rPrChange>
          </w:rPr>
          <w:t>cứng</w:t>
        </w:r>
        <w:proofErr w:type="spellEnd"/>
        <w:r>
          <w:t xml:space="preserve">: </w:t>
        </w:r>
        <w:proofErr w:type="spellStart"/>
        <w:r w:rsidRPr="00E534B1">
          <w:rPr>
            <w:b/>
            <w:bCs/>
            <w:rPrChange w:id="3606" w:author="Vũ Đức Thông (VinSOC-ANBM-ANBMOT)" w:date="2026-04-20T11:15:00Z">
              <w:rPr/>
            </w:rPrChange>
          </w:rPr>
          <w:t>Phù</w:t>
        </w:r>
        <w:proofErr w:type="spellEnd"/>
        <w:r w:rsidRPr="00E534B1">
          <w:rPr>
            <w:b/>
            <w:bCs/>
            <w:rPrChange w:id="3607" w:author="Vũ Đức Thông (VinSOC-ANBM-ANBMOT)" w:date="2026-04-20T11:15:00Z">
              <w:rPr/>
            </w:rPrChange>
          </w:rPr>
          <w:t xml:space="preserve"> </w:t>
        </w:r>
        <w:proofErr w:type="spellStart"/>
        <w:r w:rsidRPr="00E534B1">
          <w:rPr>
            <w:b/>
            <w:bCs/>
            <w:rPrChange w:id="3608" w:author="Vũ Đức Thông (VinSOC-ANBM-ANBMOT)" w:date="2026-04-20T11:15:00Z">
              <w:rPr/>
            </w:rPrChange>
          </w:rP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rsidRPr="00E534B1">
          <w:rPr>
            <w:b/>
            <w:bCs/>
            <w:rPrChange w:id="3609" w:author="Vũ Đức Thông (VinSOC-ANBM-ANBMOT)" w:date="2026-04-20T11:15:00Z">
              <w:rPr/>
            </w:rPrChange>
          </w:rPr>
          <w:t>cảm</w:t>
        </w:r>
        <w:proofErr w:type="spellEnd"/>
        <w:r w:rsidRPr="00E534B1">
          <w:rPr>
            <w:b/>
            <w:bCs/>
            <w:rPrChange w:id="3610" w:author="Vũ Đức Thông (VinSOC-ANBM-ANBMOT)" w:date="2026-04-20T11:15:00Z">
              <w:rPr/>
            </w:rPrChange>
          </w:rPr>
          <w:t xml:space="preserve"> </w:t>
        </w:r>
        <w:proofErr w:type="spellStart"/>
        <w:r w:rsidRPr="00E534B1">
          <w:rPr>
            <w:b/>
            <w:bCs/>
            <w:rPrChange w:id="3611" w:author="Vũ Đức Thông (VinSOC-ANBM-ANBMOT)" w:date="2026-04-20T11:15:00Z">
              <w:rPr/>
            </w:rPrChange>
          </w:rPr>
          <w:t>biến</w:t>
        </w:r>
        <w:proofErr w:type="spellEnd"/>
        <w:r>
          <w:t xml:space="preserve">, </w:t>
        </w:r>
        <w:proofErr w:type="spellStart"/>
        <w:r>
          <w:t>động</w:t>
        </w:r>
        <w:proofErr w:type="spellEnd"/>
        <w:r>
          <w:t xml:space="preserve"> </w:t>
        </w:r>
        <w:proofErr w:type="spellStart"/>
        <w:r>
          <w:t>cơ</w:t>
        </w:r>
        <w:proofErr w:type="spellEnd"/>
        <w:r>
          <w:t xml:space="preserve"> </w:t>
        </w:r>
        <w:proofErr w:type="spellStart"/>
        <w:r>
          <w:t>có</w:t>
        </w:r>
        <w:proofErr w:type="spellEnd"/>
        <w:r>
          <w:t xml:space="preserve"> </w:t>
        </w:r>
        <w:r w:rsidRPr="00E534B1">
          <w:rPr>
            <w:b/>
            <w:bCs/>
            <w:rPrChange w:id="3612" w:author="Vũ Đức Thông (VinSOC-ANBM-ANBMOT)" w:date="2026-04-20T11:15:00Z">
              <w:rPr/>
            </w:rPrChange>
          </w:rPr>
          <w:t xml:space="preserve">chip </w:t>
        </w:r>
        <w:proofErr w:type="spellStart"/>
        <w:r w:rsidRPr="00E534B1">
          <w:rPr>
            <w:b/>
            <w:bCs/>
            <w:rPrChange w:id="3613" w:author="Vũ Đức Thông (VinSOC-ANBM-ANBMOT)" w:date="2026-04-20T11:15:00Z">
              <w:rPr/>
            </w:rPrChange>
          </w:rPr>
          <w:t>xử</w:t>
        </w:r>
        <w:proofErr w:type="spellEnd"/>
        <w:r w:rsidRPr="00E534B1">
          <w:rPr>
            <w:b/>
            <w:bCs/>
            <w:rPrChange w:id="3614" w:author="Vũ Đức Thông (VinSOC-ANBM-ANBMOT)" w:date="2026-04-20T11:15:00Z">
              <w:rPr/>
            </w:rPrChange>
          </w:rPr>
          <w:t xml:space="preserve"> </w:t>
        </w:r>
        <w:proofErr w:type="spellStart"/>
        <w:r w:rsidRPr="00E534B1">
          <w:rPr>
            <w:b/>
            <w:bCs/>
            <w:rPrChange w:id="3615" w:author="Vũ Đức Thông (VinSOC-ANBM-ANBMOT)" w:date="2026-04-20T11:15:00Z">
              <w:rPr/>
            </w:rPrChange>
          </w:rPr>
          <w:t>lý</w:t>
        </w:r>
        <w:proofErr w:type="spellEnd"/>
        <w:r w:rsidRPr="00E534B1">
          <w:rPr>
            <w:b/>
            <w:bCs/>
            <w:rPrChange w:id="3616" w:author="Vũ Đức Thông (VinSOC-ANBM-ANBMOT)" w:date="2026-04-20T11:15:00Z">
              <w:rPr/>
            </w:rPrChange>
          </w:rPr>
          <w:t xml:space="preserve"> </w:t>
        </w:r>
        <w:proofErr w:type="spellStart"/>
        <w:r w:rsidRPr="00E534B1">
          <w:rPr>
            <w:b/>
            <w:bCs/>
            <w:rPrChange w:id="3617" w:author="Vũ Đức Thông (VinSOC-ANBM-ANBMOT)" w:date="2026-04-20T11:15:00Z">
              <w:rPr/>
            </w:rPrChange>
          </w:rPr>
          <w:t>yếu</w:t>
        </w:r>
        <w:proofErr w:type="spellEnd"/>
        <w:r>
          <w:t>.</w:t>
        </w:r>
      </w:ins>
    </w:p>
    <w:p w14:paraId="1646EA40" w14:textId="77777777" w:rsidR="00E534B1" w:rsidRDefault="00E534B1" w:rsidP="00E534B1">
      <w:pPr>
        <w:pStyle w:val="CTDT-Text"/>
        <w:ind w:left="454"/>
        <w:rPr>
          <w:ins w:id="3618" w:author="Vũ Đức Thông (VinSOC-ANBM-ANBMOT)" w:date="2026-04-20T11:14:00Z"/>
        </w:rPr>
        <w:pPrChange w:id="3619" w:author="Vũ Đức Thông (VinSOC-ANBM-ANBMOT)" w:date="2026-04-20T11:15:00Z">
          <w:pPr>
            <w:pStyle w:val="CTDT-Text"/>
          </w:pPr>
        </w:pPrChange>
      </w:pPr>
      <w:proofErr w:type="spellStart"/>
      <w:ins w:id="3620" w:author="Vũ Đức Thông (VinSOC-ANBM-ANBMOT)" w:date="2026-04-20T11:14:00Z">
        <w:r w:rsidRPr="00E534B1">
          <w:rPr>
            <w:b/>
            <w:bCs/>
            <w:rPrChange w:id="3621" w:author="Vũ Đức Thông (VinSOC-ANBM-ANBMOT)" w:date="2026-04-20T11:15:00Z">
              <w:rPr/>
            </w:rPrChange>
          </w:rPr>
          <w:t>Tăng</w:t>
        </w:r>
        <w:proofErr w:type="spellEnd"/>
        <w:r w:rsidRPr="00E534B1">
          <w:rPr>
            <w:b/>
            <w:bCs/>
            <w:rPrChange w:id="3622" w:author="Vũ Đức Thông (VinSOC-ANBM-ANBMOT)" w:date="2026-04-20T11:15:00Z">
              <w:rPr/>
            </w:rPrChange>
          </w:rPr>
          <w:t xml:space="preserve"> </w:t>
        </w:r>
        <w:proofErr w:type="spellStart"/>
        <w:r w:rsidRPr="00E534B1">
          <w:rPr>
            <w:b/>
            <w:bCs/>
            <w:rPrChange w:id="3623" w:author="Vũ Đức Thông (VinSOC-ANBM-ANBMOT)" w:date="2026-04-20T11:15:00Z">
              <w:rPr/>
            </w:rPrChange>
          </w:rPr>
          <w:t>tốc</w:t>
        </w:r>
        <w:proofErr w:type="spellEnd"/>
        <w:r w:rsidRPr="00E534B1">
          <w:rPr>
            <w:b/>
            <w:bCs/>
            <w:rPrChange w:id="3624" w:author="Vũ Đức Thông (VinSOC-ANBM-ANBMOT)" w:date="2026-04-20T11:15:00Z">
              <w:rPr/>
            </w:rPrChange>
          </w:rPr>
          <w:t xml:space="preserve"> </w:t>
        </w:r>
        <w:proofErr w:type="spellStart"/>
        <w:r w:rsidRPr="00E534B1">
          <w:rPr>
            <w:b/>
            <w:bCs/>
            <w:rPrChange w:id="3625" w:author="Vũ Đức Thông (VinSOC-ANBM-ANBMOT)" w:date="2026-04-20T11:15:00Z">
              <w:rPr/>
            </w:rPrChange>
          </w:rPr>
          <w:t>độ</w:t>
        </w:r>
        <w:proofErr w:type="spellEnd"/>
        <w:r>
          <w:t xml:space="preserve">: </w:t>
        </w:r>
        <w:proofErr w:type="spellStart"/>
        <w:r w:rsidRPr="00E534B1">
          <w:rPr>
            <w:b/>
            <w:bCs/>
            <w:rPrChange w:id="3626" w:author="Vũ Đức Thông (VinSOC-ANBM-ANBMOT)" w:date="2026-04-20T11:15:00Z">
              <w:rPr/>
            </w:rPrChange>
          </w:rPr>
          <w:t>Giảm</w:t>
        </w:r>
        <w:proofErr w:type="spellEnd"/>
        <w:r w:rsidRPr="00E534B1">
          <w:rPr>
            <w:b/>
            <w:bCs/>
            <w:rPrChange w:id="3627" w:author="Vũ Đức Thông (VinSOC-ANBM-ANBMOT)" w:date="2026-04-20T11:15:00Z">
              <w:rPr/>
            </w:rPrChange>
          </w:rPr>
          <w:t xml:space="preserve"> </w:t>
        </w:r>
        <w:proofErr w:type="spellStart"/>
        <w:r w:rsidRPr="00E534B1">
          <w:rPr>
            <w:b/>
            <w:bCs/>
            <w:rPrChange w:id="3628" w:author="Vũ Đức Thông (VinSOC-ANBM-ANBMOT)" w:date="2026-04-20T11:15:00Z">
              <w:rPr/>
            </w:rPrChange>
          </w:rPr>
          <w:t>bớt</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rsidRPr="00E534B1">
          <w:rPr>
            <w:b/>
            <w:bCs/>
            <w:rPrChange w:id="3629" w:author="Vũ Đức Thông (VinSOC-ANBM-ANBMOT)" w:date="2026-04-20T11:15:00Z">
              <w:rPr/>
            </w:rPrChange>
          </w:rPr>
          <w:t>xử</w:t>
        </w:r>
        <w:proofErr w:type="spellEnd"/>
        <w:r w:rsidRPr="00E534B1">
          <w:rPr>
            <w:b/>
            <w:bCs/>
            <w:rPrChange w:id="3630" w:author="Vũ Đức Thông (VinSOC-ANBM-ANBMOT)" w:date="2026-04-20T11:15:00Z">
              <w:rPr/>
            </w:rPrChange>
          </w:rPr>
          <w:t xml:space="preserve"> </w:t>
        </w:r>
        <w:proofErr w:type="spellStart"/>
        <w:r w:rsidRPr="00E534B1">
          <w:rPr>
            <w:b/>
            <w:bCs/>
            <w:rPrChange w:id="3631" w:author="Vũ Đức Thông (VinSOC-ANBM-ANBMOT)" w:date="2026-04-20T11:15:00Z">
              <w:rPr/>
            </w:rPrChange>
          </w:rPr>
          <w:t>lý</w:t>
        </w:r>
        <w:proofErr w:type="spellEnd"/>
        <w:r w:rsidRPr="00E534B1">
          <w:rPr>
            <w:b/>
            <w:bCs/>
            <w:rPrChange w:id="3632" w:author="Vũ Đức Thông (VinSOC-ANBM-ANBMOT)" w:date="2026-04-20T11:15:00Z">
              <w:rPr/>
            </w:rPrChange>
          </w:rPr>
          <w:t xml:space="preserve"> </w:t>
        </w:r>
        <w:proofErr w:type="spellStart"/>
        <w:r w:rsidRPr="00E534B1">
          <w:rPr>
            <w:b/>
            <w:bCs/>
            <w:rPrChange w:id="3633" w:author="Vũ Đức Thông (VinSOC-ANBM-ANBMOT)" w:date="2026-04-20T11:15:00Z">
              <w:rPr/>
            </w:rPrChange>
          </w:rPr>
          <w:t>trung</w:t>
        </w:r>
        <w:proofErr w:type="spellEnd"/>
        <w:r w:rsidRPr="00E534B1">
          <w:rPr>
            <w:b/>
            <w:bCs/>
            <w:rPrChange w:id="3634" w:author="Vũ Đức Thông (VinSOC-ANBM-ANBMOT)" w:date="2026-04-20T11:15:00Z">
              <w:rPr/>
            </w:rPrChange>
          </w:rPr>
          <w:t xml:space="preserve"> </w:t>
        </w:r>
        <w:proofErr w:type="spellStart"/>
        <w:r w:rsidRPr="00E534B1">
          <w:rPr>
            <w:b/>
            <w:bCs/>
            <w:rPrChange w:id="3635" w:author="Vũ Đức Thông (VinSOC-ANBM-ANBMOT)" w:date="2026-04-20T11:15:00Z">
              <w:rPr/>
            </w:rPrChange>
          </w:rPr>
          <w:t>gian</w:t>
        </w:r>
        <w:proofErr w:type="spellEnd"/>
        <w:r>
          <w:t xml:space="preserve"> </w:t>
        </w:r>
        <w:proofErr w:type="spellStart"/>
        <w:r>
          <w:t>giúp</w:t>
        </w:r>
        <w:proofErr w:type="spellEnd"/>
        <w:r>
          <w:t xml:space="preserve"> </w:t>
        </w:r>
        <w:proofErr w:type="spellStart"/>
        <w:r>
          <w:t>truyền</w:t>
        </w:r>
        <w:proofErr w:type="spellEnd"/>
        <w:r>
          <w:t xml:space="preserve"> tin </w:t>
        </w:r>
        <w:proofErr w:type="spellStart"/>
        <w:r>
          <w:t>nhanh</w:t>
        </w:r>
        <w:proofErr w:type="spellEnd"/>
        <w:r>
          <w:t xml:space="preserve"> </w:t>
        </w:r>
        <w:proofErr w:type="spellStart"/>
        <w:r>
          <w:t>hơn</w:t>
        </w:r>
        <w:proofErr w:type="spellEnd"/>
        <w:r>
          <w:t>.</w:t>
        </w:r>
      </w:ins>
    </w:p>
    <w:p w14:paraId="2CB5ABC2" w14:textId="3122FC6E" w:rsidR="00E534B1" w:rsidRDefault="00E534B1" w:rsidP="00E534B1">
      <w:pPr>
        <w:pStyle w:val="CTDT-Text"/>
        <w:ind w:left="454"/>
        <w:rPr>
          <w:ins w:id="3636" w:author="Vũ Đức Thông (VinSOC-ANBM-ANBMOT)" w:date="2026-04-20T11:15:00Z"/>
        </w:rPr>
      </w:pPr>
      <w:proofErr w:type="spellStart"/>
      <w:ins w:id="3637" w:author="Vũ Đức Thông (VinSOC-ANBM-ANBMOT)" w:date="2026-04-20T11:14:00Z">
        <w:r w:rsidRPr="00E534B1">
          <w:rPr>
            <w:b/>
            <w:bCs/>
            <w:rPrChange w:id="3638" w:author="Vũ Đức Thông (VinSOC-ANBM-ANBMOT)" w:date="2026-04-20T11:15:00Z">
              <w:rPr/>
            </w:rPrChange>
          </w:rPr>
          <w:t>Phù</w:t>
        </w:r>
        <w:proofErr w:type="spellEnd"/>
        <w:r w:rsidRPr="00E534B1">
          <w:rPr>
            <w:b/>
            <w:bCs/>
            <w:rPrChange w:id="3639" w:author="Vũ Đức Thông (VinSOC-ANBM-ANBMOT)" w:date="2026-04-20T11:15:00Z">
              <w:rPr/>
            </w:rPrChange>
          </w:rPr>
          <w:t xml:space="preserve"> </w:t>
        </w:r>
        <w:proofErr w:type="spellStart"/>
        <w:r w:rsidRPr="00E534B1">
          <w:rPr>
            <w:b/>
            <w:bCs/>
            <w:rPrChange w:id="3640" w:author="Vũ Đức Thông (VinSOC-ANBM-ANBMOT)" w:date="2026-04-20T11:15:00Z">
              <w:rPr/>
            </w:rPrChange>
          </w:rPr>
          <w:t>hợp</w:t>
        </w:r>
        <w:proofErr w:type="spellEnd"/>
        <w:r w:rsidRPr="00E534B1">
          <w:rPr>
            <w:b/>
            <w:bCs/>
            <w:rPrChange w:id="3641" w:author="Vũ Đức Thông (VinSOC-ANBM-ANBMOT)" w:date="2026-04-20T11:15:00Z">
              <w:rPr/>
            </w:rPrChange>
          </w:rPr>
          <w:t xml:space="preserve"> </w:t>
        </w:r>
        <w:proofErr w:type="spellStart"/>
        <w:r w:rsidRPr="00E534B1">
          <w:rPr>
            <w:b/>
            <w:bCs/>
            <w:rPrChange w:id="3642" w:author="Vũ Đức Thông (VinSOC-ANBM-ANBMOT)" w:date="2026-04-20T11:15:00Z">
              <w:rPr/>
            </w:rPrChange>
          </w:rPr>
          <w:t>đặc</w:t>
        </w:r>
        <w:proofErr w:type="spellEnd"/>
        <w:r w:rsidRPr="00E534B1">
          <w:rPr>
            <w:b/>
            <w:bCs/>
            <w:rPrChange w:id="3643" w:author="Vũ Đức Thông (VinSOC-ANBM-ANBMOT)" w:date="2026-04-20T11:15:00Z">
              <w:rPr/>
            </w:rPrChange>
          </w:rPr>
          <w:t xml:space="preserve"> </w:t>
        </w:r>
        <w:proofErr w:type="spellStart"/>
        <w:r w:rsidRPr="00E534B1">
          <w:rPr>
            <w:b/>
            <w:bCs/>
            <w:rPrChange w:id="3644" w:author="Vũ Đức Thông (VinSOC-ANBM-ANBMOT)" w:date="2026-04-20T11:15:00Z">
              <w:rPr/>
            </w:rPrChange>
          </w:rPr>
          <w:t>thù</w:t>
        </w:r>
        <w:proofErr w:type="spellEnd"/>
        <w:r>
          <w:t xml:space="preserve">: </w:t>
        </w:r>
        <w:r w:rsidRPr="00E534B1">
          <w:rPr>
            <w:b/>
            <w:bCs/>
            <w:rPrChange w:id="3645" w:author="Vũ Đức Thông (VinSOC-ANBM-ANBMOT)" w:date="2026-04-20T11:15:00Z">
              <w:rPr/>
            </w:rPrChange>
          </w:rPr>
          <w:t>Do Fieldbus</w:t>
        </w:r>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rsidRPr="00E534B1">
          <w:rPr>
            <w:b/>
            <w:bCs/>
            <w:rPrChange w:id="3646" w:author="Vũ Đức Thông (VinSOC-ANBM-ANBMOT)" w:date="2026-04-20T11:15:00Z">
              <w:rPr/>
            </w:rPrChange>
          </w:rPr>
          <w:t>kết</w:t>
        </w:r>
        <w:proofErr w:type="spellEnd"/>
        <w:r w:rsidRPr="00E534B1">
          <w:rPr>
            <w:b/>
            <w:bCs/>
            <w:rPrChange w:id="3647" w:author="Vũ Đức Thông (VinSOC-ANBM-ANBMOT)" w:date="2026-04-20T11:15:00Z">
              <w:rPr/>
            </w:rPrChange>
          </w:rPr>
          <w:t xml:space="preserve"> </w:t>
        </w:r>
        <w:proofErr w:type="spellStart"/>
        <w:r w:rsidRPr="00E534B1">
          <w:rPr>
            <w:b/>
            <w:bCs/>
            <w:rPrChange w:id="3648" w:author="Vũ Đức Thông (VinSOC-ANBM-ANBMOT)" w:date="2026-04-20T11:15:00Z">
              <w:rPr/>
            </w:rPrChange>
          </w:rPr>
          <w:t>nối</w:t>
        </w:r>
        <w:proofErr w:type="spellEnd"/>
        <w:r w:rsidRPr="00E534B1">
          <w:rPr>
            <w:b/>
            <w:bCs/>
            <w:rPrChange w:id="3649" w:author="Vũ Đức Thông (VinSOC-ANBM-ANBMOT)" w:date="2026-04-20T11:15:00Z">
              <w:rPr/>
            </w:rPrChange>
          </w:rPr>
          <w:t xml:space="preserve"> </w:t>
        </w:r>
        <w:proofErr w:type="spellStart"/>
        <w:r w:rsidRPr="00E534B1">
          <w:rPr>
            <w:b/>
            <w:bCs/>
            <w:rPrChange w:id="3650" w:author="Vũ Đức Thông (VinSOC-ANBM-ANBMOT)" w:date="2026-04-20T11:15:00Z">
              <w:rPr/>
            </w:rPrChange>
          </w:rPr>
          <w:t>nội</w:t>
        </w:r>
        <w:proofErr w:type="spellEnd"/>
        <w:r w:rsidRPr="00E534B1">
          <w:rPr>
            <w:b/>
            <w:bCs/>
            <w:rPrChange w:id="3651" w:author="Vũ Đức Thông (VinSOC-ANBM-ANBMOT)" w:date="2026-04-20T11:15:00Z">
              <w:rPr/>
            </w:rPrChange>
          </w:rPr>
          <w:t xml:space="preserve"> </w:t>
        </w:r>
        <w:proofErr w:type="spellStart"/>
        <w:r w:rsidRPr="00E534B1">
          <w:rPr>
            <w:b/>
            <w:bCs/>
            <w:rPrChange w:id="3652" w:author="Vũ Đức Thông (VinSOC-ANBM-ANBMOT)" w:date="2026-04-20T11:15:00Z">
              <w:rPr/>
            </w:rPrChange>
          </w:rPr>
          <w:t>bộ</w:t>
        </w:r>
        <w:proofErr w:type="spellEnd"/>
        <w:r>
          <w:t xml:space="preserve"> </w:t>
        </w:r>
        <w:proofErr w:type="spellStart"/>
        <w:r>
          <w:t>trong</w:t>
        </w:r>
        <w:proofErr w:type="spellEnd"/>
        <w:r>
          <w:t xml:space="preserve"> </w:t>
        </w:r>
        <w:proofErr w:type="spellStart"/>
        <w:r>
          <w:t>mạng</w:t>
        </w:r>
        <w:proofErr w:type="spellEnd"/>
        <w:r>
          <w:t xml:space="preserve"> </w:t>
        </w:r>
        <w:proofErr w:type="spellStart"/>
        <w:r>
          <w:t>máy</w:t>
        </w:r>
        <w:proofErr w:type="spellEnd"/>
        <w:r>
          <w:t xml:space="preserve"> </w:t>
        </w:r>
        <w:proofErr w:type="spellStart"/>
        <w:r>
          <w:t>móc</w:t>
        </w:r>
        <w:proofErr w:type="spellEnd"/>
        <w:r>
          <w:t xml:space="preserve"> </w:t>
        </w:r>
        <w:proofErr w:type="spellStart"/>
        <w:r>
          <w:t>chứ</w:t>
        </w:r>
        <w:proofErr w:type="spellEnd"/>
        <w:r>
          <w:t xml:space="preserve"> </w:t>
        </w:r>
        <w:proofErr w:type="spellStart"/>
        <w:r w:rsidRPr="00E534B1">
          <w:rPr>
            <w:b/>
            <w:bCs/>
            <w:rPrChange w:id="3653" w:author="Vũ Đức Thông (VinSOC-ANBM-ANBMOT)" w:date="2026-04-20T11:15:00Z">
              <w:rPr/>
            </w:rPrChange>
          </w:rPr>
          <w:t>không</w:t>
        </w:r>
        <w:proofErr w:type="spellEnd"/>
        <w:r w:rsidRPr="00E534B1">
          <w:rPr>
            <w:b/>
            <w:bCs/>
            <w:rPrChange w:id="3654" w:author="Vũ Đức Thông (VinSOC-ANBM-ANBMOT)" w:date="2026-04-20T11:15:00Z">
              <w:rPr/>
            </w:rPrChange>
          </w:rPr>
          <w:t xml:space="preserve"> </w:t>
        </w:r>
        <w:proofErr w:type="spellStart"/>
        <w:r w:rsidRPr="00E534B1">
          <w:rPr>
            <w:b/>
            <w:bCs/>
            <w:rPrChange w:id="3655" w:author="Vũ Đức Thông (VinSOC-ANBM-ANBMOT)" w:date="2026-04-20T11:15:00Z">
              <w:rPr/>
            </w:rPrChange>
          </w:rPr>
          <w:t>cần</w:t>
        </w:r>
        <w:proofErr w:type="spellEnd"/>
        <w:r w:rsidRPr="00E534B1">
          <w:rPr>
            <w:b/>
            <w:bCs/>
            <w:rPrChange w:id="3656" w:author="Vũ Đức Thông (VinSOC-ANBM-ANBMOT)" w:date="2026-04-20T11:15:00Z">
              <w:rPr/>
            </w:rPrChange>
          </w:rPr>
          <w:t xml:space="preserve"> </w:t>
        </w:r>
        <w:proofErr w:type="spellStart"/>
        <w:r w:rsidRPr="00E534B1">
          <w:rPr>
            <w:b/>
            <w:bCs/>
            <w:rPrChange w:id="3657" w:author="Vũ Đức Thông (VinSOC-ANBM-ANBMOT)" w:date="2026-04-20T11:15:00Z">
              <w:rPr/>
            </w:rPrChange>
          </w:rPr>
          <w:t>định</w:t>
        </w:r>
        <w:proofErr w:type="spellEnd"/>
        <w:r w:rsidRPr="00E534B1">
          <w:rPr>
            <w:b/>
            <w:bCs/>
            <w:rPrChange w:id="3658" w:author="Vũ Đức Thông (VinSOC-ANBM-ANBMOT)" w:date="2026-04-20T11:15:00Z">
              <w:rPr/>
            </w:rPrChange>
          </w:rPr>
          <w:t xml:space="preserve"> </w:t>
        </w:r>
        <w:proofErr w:type="spellStart"/>
        <w:r w:rsidRPr="00E534B1">
          <w:rPr>
            <w:b/>
            <w:bCs/>
            <w:rPrChange w:id="3659" w:author="Vũ Đức Thông (VinSOC-ANBM-ANBMOT)" w:date="2026-04-20T11:15:00Z">
              <w:rPr/>
            </w:rPrChange>
          </w:rPr>
          <w:t>tuyến</w:t>
        </w:r>
        <w:proofErr w:type="spellEnd"/>
        <w:r w:rsidRPr="00E534B1">
          <w:rPr>
            <w:b/>
            <w:bCs/>
            <w:rPrChange w:id="3660" w:author="Vũ Đức Thông (VinSOC-ANBM-ANBMOT)" w:date="2026-04-20T11:15:00Z">
              <w:rPr/>
            </w:rPrChange>
          </w:rPr>
          <w:t xml:space="preserve"> </w:t>
        </w:r>
        <w:proofErr w:type="spellStart"/>
        <w:r w:rsidRPr="00E534B1">
          <w:rPr>
            <w:b/>
            <w:bCs/>
            <w:rPrChange w:id="3661" w:author="Vũ Đức Thông (VinSOC-ANBM-ANBMOT)" w:date="2026-04-20T11:15:00Z">
              <w:rPr/>
            </w:rPrChange>
          </w:rPr>
          <w:t>phức</w:t>
        </w:r>
        <w:proofErr w:type="spellEnd"/>
        <w:r w:rsidRPr="00E534B1">
          <w:rPr>
            <w:b/>
            <w:bCs/>
            <w:rPrChange w:id="3662" w:author="Vũ Đức Thông (VinSOC-ANBM-ANBMOT)" w:date="2026-04-20T11:15:00Z">
              <w:rPr/>
            </w:rPrChange>
          </w:rPr>
          <w:t xml:space="preserve"> </w:t>
        </w:r>
        <w:proofErr w:type="spellStart"/>
        <w:r w:rsidRPr="00E534B1">
          <w:rPr>
            <w:b/>
            <w:bCs/>
            <w:rPrChange w:id="3663" w:author="Vũ Đức Thông (VinSOC-ANBM-ANBMOT)" w:date="2026-04-20T11:15:00Z">
              <w:rPr/>
            </w:rPrChange>
          </w:rPr>
          <w:t>tạp</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mạng</w:t>
        </w:r>
        <w:proofErr w:type="spellEnd"/>
        <w:r>
          <w:t xml:space="preserve"> </w:t>
        </w:r>
        <w:proofErr w:type="spellStart"/>
        <w:r>
          <w:t>khác</w:t>
        </w:r>
        <w:proofErr w:type="spellEnd"/>
        <w:r>
          <w:t xml:space="preserve"> </w:t>
        </w:r>
        <w:proofErr w:type="spellStart"/>
        <w:r>
          <w:t>nhau</w:t>
        </w:r>
        <w:proofErr w:type="spellEnd"/>
        <w:r>
          <w:t>.</w:t>
        </w:r>
      </w:ins>
    </w:p>
    <w:p w14:paraId="56BA1392" w14:textId="77777777" w:rsidR="003B60A3" w:rsidRDefault="003B60A3" w:rsidP="003B60A3">
      <w:pPr>
        <w:pStyle w:val="CTDT-Text"/>
        <w:rPr>
          <w:ins w:id="3664" w:author="Vũ Đức Thông (VinSOC-ANBM-ANBMOT)" w:date="2026-04-20T11:19:00Z"/>
        </w:rPr>
      </w:pPr>
      <w:ins w:id="3665" w:author="Vũ Đức Thông (VinSOC-ANBM-ANBMOT)" w:date="2026-04-20T11:19:00Z">
        <w:r w:rsidRPr="00E534B1">
          <w:lastRenderedPageBreak/>
          <w:drawing>
            <wp:inline distT="0" distB="0" distL="0" distR="0" wp14:anchorId="47E0745C" wp14:editId="08DCD739">
              <wp:extent cx="4706007" cy="329611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06007" cy="3296110"/>
                      </a:xfrm>
                      <a:prstGeom prst="rect">
                        <a:avLst/>
                      </a:prstGeom>
                    </pic:spPr>
                  </pic:pic>
                </a:graphicData>
              </a:graphic>
            </wp:inline>
          </w:drawing>
        </w:r>
      </w:ins>
    </w:p>
    <w:p w14:paraId="3B8DBEE0" w14:textId="77777777" w:rsidR="003B60A3" w:rsidRDefault="003B60A3" w:rsidP="003B60A3">
      <w:pPr>
        <w:pStyle w:val="CTDT-Hinh"/>
        <w:rPr>
          <w:ins w:id="3666" w:author="Vũ Đức Thông (VinSOC-ANBM-ANBMOT)" w:date="2026-04-20T11:19:00Z"/>
        </w:rPr>
      </w:pPr>
      <w:bookmarkStart w:id="3667" w:name="_Toc227579074"/>
      <w:ins w:id="3668" w:author="Vũ Đức Thông (VinSOC-ANBM-ANBMOT)" w:date="2026-04-20T11:19:00Z">
        <w:r>
          <w:t xml:space="preserve">So </w:t>
        </w:r>
        <w:proofErr w:type="spellStart"/>
        <w:r>
          <w:t>sánh</w:t>
        </w:r>
        <w:proofErr w:type="spellEnd"/>
        <w:r>
          <w:t xml:space="preserve"> OSI </w:t>
        </w:r>
        <w:proofErr w:type="spellStart"/>
        <w:r>
          <w:t>với</w:t>
        </w:r>
        <w:proofErr w:type="spellEnd"/>
        <w:r>
          <w:t xml:space="preserve"> </w:t>
        </w:r>
        <w:proofErr w:type="spellStart"/>
        <w:r>
          <w:t>mô</w:t>
        </w:r>
        <w:proofErr w:type="spellEnd"/>
        <w:r>
          <w:t xml:space="preserve"> </w:t>
        </w:r>
        <w:proofErr w:type="spellStart"/>
        <w:r>
          <w:t>hình</w:t>
        </w:r>
        <w:proofErr w:type="spellEnd"/>
        <w:r>
          <w:t xml:space="preserve"> Field bus</w:t>
        </w:r>
        <w:bookmarkEnd w:id="3667"/>
      </w:ins>
    </w:p>
    <w:p w14:paraId="263AE2B3" w14:textId="77777777" w:rsidR="00E534B1" w:rsidRDefault="00E534B1" w:rsidP="00E534B1">
      <w:pPr>
        <w:pStyle w:val="CTDT-Text"/>
        <w:ind w:left="454"/>
        <w:rPr>
          <w:ins w:id="3669" w:author="Vũ Đức Thông (VinSOC-ANBM-ANBMOT)" w:date="2026-04-20T11:12:00Z"/>
        </w:rPr>
        <w:pPrChange w:id="3670" w:author="Vũ Đức Thông (VinSOC-ANBM-ANBMOT)" w:date="2026-04-20T11:15:00Z">
          <w:pPr>
            <w:pStyle w:val="CTDT-Text"/>
          </w:pPr>
        </w:pPrChange>
      </w:pPr>
    </w:p>
    <w:p w14:paraId="00DF185F" w14:textId="09B69615" w:rsidR="00E534B1" w:rsidRDefault="00E534B1" w:rsidP="00E534B1">
      <w:pPr>
        <w:pStyle w:val="CTDT-Text"/>
        <w:rPr>
          <w:ins w:id="3671" w:author="Vũ Đức Thông (VinSOC-ANBM-ANBMOT)" w:date="2026-04-20T11:12:00Z"/>
        </w:rPr>
      </w:pPr>
    </w:p>
    <w:p w14:paraId="3CA8657E" w14:textId="47E61BAE" w:rsidR="00E534B1" w:rsidRDefault="00E534B1" w:rsidP="00E534B1">
      <w:pPr>
        <w:pStyle w:val="CTDT-H3"/>
        <w:rPr>
          <w:ins w:id="3672" w:author="Vũ Đức Thông (VinSOC-ANBM-ANBMOT)" w:date="2026-04-20T11:16:00Z"/>
        </w:rPr>
      </w:pPr>
      <w:bookmarkStart w:id="3673" w:name="_Toc227579036"/>
      <w:ins w:id="3674" w:author="Vũ Đức Thông (VinSOC-ANBM-ANBMOT)" w:date="2026-04-20T11:16:00Z">
        <w:r>
          <w:t>Profibus</w:t>
        </w:r>
        <w:bookmarkEnd w:id="3673"/>
      </w:ins>
    </w:p>
    <w:p w14:paraId="7199C649" w14:textId="77777777" w:rsidR="00E534B1" w:rsidRDefault="00E534B1" w:rsidP="00E534B1">
      <w:pPr>
        <w:pStyle w:val="CTDT-Text"/>
        <w:rPr>
          <w:ins w:id="3675" w:author="Vũ Đức Thông (VinSOC-ANBM-ANBMOT)" w:date="2026-04-20T11:18:00Z"/>
        </w:rPr>
      </w:pPr>
    </w:p>
    <w:p w14:paraId="3358D2BC" w14:textId="77777777" w:rsidR="00E534B1" w:rsidRDefault="00E534B1" w:rsidP="00E534B1">
      <w:pPr>
        <w:pStyle w:val="CTDT-Text"/>
        <w:rPr>
          <w:ins w:id="3676" w:author="Vũ Đức Thông (VinSOC-ANBM-ANBMOT)" w:date="2026-04-20T11:18:00Z"/>
        </w:rPr>
      </w:pPr>
      <w:proofErr w:type="spellStart"/>
      <w:ins w:id="3677" w:author="Vũ Đức Thông (VinSOC-ANBM-ANBMOT)" w:date="2026-04-20T11:18:00Z">
        <w:r w:rsidRPr="00E534B1">
          <w:rPr>
            <w:b/>
            <w:bCs/>
            <w:rPrChange w:id="3678" w:author="Vũ Đức Thông (VinSOC-ANBM-ANBMOT)" w:date="2026-04-20T11:18:00Z">
              <w:rPr/>
            </w:rPrChange>
          </w:rPr>
          <w:t>Hiệu</w:t>
        </w:r>
        <w:proofErr w:type="spellEnd"/>
        <w:r w:rsidRPr="00E534B1">
          <w:rPr>
            <w:b/>
            <w:bCs/>
            <w:rPrChange w:id="3679" w:author="Vũ Đức Thông (VinSOC-ANBM-ANBMOT)" w:date="2026-04-20T11:18:00Z">
              <w:rPr/>
            </w:rPrChange>
          </w:rPr>
          <w:t xml:space="preserve"> </w:t>
        </w:r>
        <w:proofErr w:type="spellStart"/>
        <w:r w:rsidRPr="00E534B1">
          <w:rPr>
            <w:b/>
            <w:bCs/>
            <w:rPrChange w:id="3680" w:author="Vũ Đức Thông (VinSOC-ANBM-ANBMOT)" w:date="2026-04-20T11:18:00Z">
              <w:rPr/>
            </w:rPrChange>
          </w:rPr>
          <w:t>suất</w:t>
        </w:r>
        <w:proofErr w:type="spellEnd"/>
        <w:r>
          <w:t xml:space="preserve">: </w:t>
        </w:r>
        <w:proofErr w:type="spellStart"/>
        <w:r>
          <w:t>Là</w:t>
        </w:r>
        <w:proofErr w:type="spellEnd"/>
        <w:r>
          <w:t xml:space="preserve"> </w:t>
        </w:r>
        <w:proofErr w:type="spellStart"/>
        <w:r>
          <w:t>giao</w:t>
        </w:r>
        <w:proofErr w:type="spellEnd"/>
        <w:r>
          <w:t xml:space="preserve"> </w:t>
        </w:r>
        <w:proofErr w:type="spellStart"/>
        <w:r>
          <w:t>thức</w:t>
        </w:r>
        <w:proofErr w:type="spellEnd"/>
        <w:r>
          <w:t xml:space="preserve"> </w:t>
        </w:r>
        <w:r w:rsidRPr="00E534B1">
          <w:rPr>
            <w:b/>
            <w:bCs/>
            <w:rPrChange w:id="3681" w:author="Vũ Đức Thông (VinSOC-ANBM-ANBMOT)" w:date="2026-04-20T11:18:00Z">
              <w:rPr/>
            </w:rPrChange>
          </w:rPr>
          <w:t xml:space="preserve">Fieldbus </w:t>
        </w:r>
        <w:proofErr w:type="spellStart"/>
        <w:r w:rsidRPr="00E534B1">
          <w:rPr>
            <w:b/>
            <w:bCs/>
            <w:rPrChange w:id="3682" w:author="Vũ Đức Thông (VinSOC-ANBM-ANBMOT)" w:date="2026-04-20T11:18:00Z">
              <w:rPr/>
            </w:rPrChange>
          </w:rPr>
          <w:t>nhanh</w:t>
        </w:r>
        <w:proofErr w:type="spellEnd"/>
        <w:r w:rsidRPr="00E534B1">
          <w:rPr>
            <w:b/>
            <w:bCs/>
            <w:rPrChange w:id="3683" w:author="Vũ Đức Thông (VinSOC-ANBM-ANBMOT)" w:date="2026-04-20T11:18:00Z">
              <w:rPr/>
            </w:rPrChange>
          </w:rPr>
          <w:t xml:space="preserve"> </w:t>
        </w:r>
        <w:proofErr w:type="spellStart"/>
        <w:r w:rsidRPr="00E534B1">
          <w:rPr>
            <w:b/>
            <w:bCs/>
            <w:rPrChange w:id="3684" w:author="Vũ Đức Thông (VinSOC-ANBM-ANBMOT)" w:date="2026-04-20T11:18:00Z">
              <w:rPr/>
            </w:rPrChange>
          </w:rPr>
          <w:t>nhất</w:t>
        </w:r>
        <w:proofErr w:type="spellEnd"/>
        <w:r>
          <w:t xml:space="preserve">, </w:t>
        </w:r>
        <w:proofErr w:type="spellStart"/>
        <w:r>
          <w:t>chuyên</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rsidRPr="00E534B1">
          <w:rPr>
            <w:b/>
            <w:bCs/>
            <w:rPrChange w:id="3685" w:author="Vũ Đức Thông (VinSOC-ANBM-ANBMOT)" w:date="2026-04-20T11:19:00Z">
              <w:rPr/>
            </w:rPrChange>
          </w:rPr>
          <w:t>tự</w:t>
        </w:r>
        <w:proofErr w:type="spellEnd"/>
        <w:r w:rsidRPr="00E534B1">
          <w:rPr>
            <w:b/>
            <w:bCs/>
            <w:rPrChange w:id="3686" w:author="Vũ Đức Thông (VinSOC-ANBM-ANBMOT)" w:date="2026-04-20T11:19:00Z">
              <w:rPr/>
            </w:rPrChange>
          </w:rPr>
          <w:t xml:space="preserve"> </w:t>
        </w:r>
        <w:proofErr w:type="spellStart"/>
        <w:r w:rsidRPr="00E534B1">
          <w:rPr>
            <w:b/>
            <w:bCs/>
            <w:rPrChange w:id="3687" w:author="Vũ Đức Thông (VinSOC-ANBM-ANBMOT)" w:date="2026-04-20T11:19:00Z">
              <w:rPr/>
            </w:rPrChange>
          </w:rPr>
          <w:t>động</w:t>
        </w:r>
        <w:proofErr w:type="spellEnd"/>
        <w:r w:rsidRPr="00E534B1">
          <w:rPr>
            <w:b/>
            <w:bCs/>
            <w:rPrChange w:id="3688" w:author="Vũ Đức Thông (VinSOC-ANBM-ANBMOT)" w:date="2026-04-20T11:19:00Z">
              <w:rPr/>
            </w:rPrChange>
          </w:rPr>
          <w:t xml:space="preserve"> </w:t>
        </w:r>
        <w:proofErr w:type="spellStart"/>
        <w:r w:rsidRPr="00E534B1">
          <w:rPr>
            <w:b/>
            <w:bCs/>
            <w:rPrChange w:id="3689" w:author="Vũ Đức Thông (VinSOC-ANBM-ANBMOT)" w:date="2026-04-20T11:19:00Z">
              <w:rPr/>
            </w:rPrChange>
          </w:rPr>
          <w:t>hóa</w:t>
        </w:r>
        <w:proofErr w:type="spellEnd"/>
        <w:r>
          <w:t xml:space="preserve"> </w:t>
        </w:r>
        <w:proofErr w:type="spellStart"/>
        <w:r>
          <w:t>yêu</w:t>
        </w:r>
        <w:proofErr w:type="spellEnd"/>
        <w:r>
          <w:t xml:space="preserve"> </w:t>
        </w:r>
        <w:proofErr w:type="spellStart"/>
        <w:r>
          <w:t>cầu</w:t>
        </w:r>
        <w:proofErr w:type="spellEnd"/>
        <w:r>
          <w:t xml:space="preserve"> </w:t>
        </w:r>
        <w:proofErr w:type="spellStart"/>
        <w:r w:rsidRPr="00E534B1">
          <w:rPr>
            <w:b/>
            <w:bCs/>
            <w:rPrChange w:id="3690" w:author="Vũ Đức Thông (VinSOC-ANBM-ANBMOT)" w:date="2026-04-20T11:19:00Z">
              <w:rPr/>
            </w:rPrChange>
          </w:rPr>
          <w:t>tốc</w:t>
        </w:r>
        <w:proofErr w:type="spellEnd"/>
        <w:r w:rsidRPr="00E534B1">
          <w:rPr>
            <w:b/>
            <w:bCs/>
            <w:rPrChange w:id="3691" w:author="Vũ Đức Thông (VinSOC-ANBM-ANBMOT)" w:date="2026-04-20T11:19:00Z">
              <w:rPr/>
            </w:rPrChange>
          </w:rPr>
          <w:t xml:space="preserve"> </w:t>
        </w:r>
        <w:proofErr w:type="spellStart"/>
        <w:r w:rsidRPr="00E534B1">
          <w:rPr>
            <w:b/>
            <w:bCs/>
            <w:rPrChange w:id="3692" w:author="Vũ Đức Thông (VinSOC-ANBM-ANBMOT)" w:date="2026-04-20T11:19:00Z">
              <w:rPr/>
            </w:rPrChange>
          </w:rPr>
          <w:t>độ</w:t>
        </w:r>
        <w:proofErr w:type="spellEnd"/>
        <w:r w:rsidRPr="00E534B1">
          <w:rPr>
            <w:b/>
            <w:bCs/>
            <w:rPrChange w:id="3693" w:author="Vũ Đức Thông (VinSOC-ANBM-ANBMOT)" w:date="2026-04-20T11:19:00Z">
              <w:rPr/>
            </w:rPrChange>
          </w:rPr>
          <w:t xml:space="preserve"> </w:t>
        </w:r>
        <w:proofErr w:type="spellStart"/>
        <w:r w:rsidRPr="00E534B1">
          <w:rPr>
            <w:b/>
            <w:bCs/>
            <w:rPrChange w:id="3694" w:author="Vũ Đức Thông (VinSOC-ANBM-ANBMOT)" w:date="2026-04-20T11:19:00Z">
              <w:rPr/>
            </w:rPrChange>
          </w:rPr>
          <w:t>cao</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lớn</w:t>
        </w:r>
        <w:proofErr w:type="spellEnd"/>
        <w:r>
          <w:t>.</w:t>
        </w:r>
      </w:ins>
    </w:p>
    <w:p w14:paraId="719945A5" w14:textId="77777777" w:rsidR="00E534B1" w:rsidRDefault="00E534B1" w:rsidP="00E534B1">
      <w:pPr>
        <w:pStyle w:val="CTDT-Text"/>
        <w:rPr>
          <w:ins w:id="3695" w:author="Vũ Đức Thông (VinSOC-ANBM-ANBMOT)" w:date="2026-04-20T11:18:00Z"/>
        </w:rPr>
      </w:pPr>
      <w:proofErr w:type="spellStart"/>
      <w:ins w:id="3696" w:author="Vũ Đức Thông (VinSOC-ANBM-ANBMOT)" w:date="2026-04-20T11:18:00Z">
        <w:r w:rsidRPr="00E534B1">
          <w:rPr>
            <w:b/>
            <w:bCs/>
            <w:rPrChange w:id="3697" w:author="Vũ Đức Thông (VinSOC-ANBM-ANBMOT)" w:date="2026-04-20T11:19:00Z">
              <w:rPr/>
            </w:rPrChange>
          </w:rPr>
          <w:t>Chức</w:t>
        </w:r>
        <w:proofErr w:type="spellEnd"/>
        <w:r w:rsidRPr="00E534B1">
          <w:rPr>
            <w:b/>
            <w:bCs/>
            <w:rPrChange w:id="3698" w:author="Vũ Đức Thông (VinSOC-ANBM-ANBMOT)" w:date="2026-04-20T11:19:00Z">
              <w:rPr/>
            </w:rPrChange>
          </w:rPr>
          <w:t xml:space="preserve"> </w:t>
        </w:r>
        <w:proofErr w:type="spellStart"/>
        <w:r w:rsidRPr="00E534B1">
          <w:rPr>
            <w:b/>
            <w:bCs/>
            <w:rPrChange w:id="3699" w:author="Vũ Đức Thông (VinSOC-ANBM-ANBMOT)" w:date="2026-04-20T11:19:00Z">
              <w:rPr/>
            </w:rPrChange>
          </w:rPr>
          <w:t>năng</w:t>
        </w:r>
        <w:proofErr w:type="spellEnd"/>
        <w:r w:rsidRPr="00E534B1">
          <w:rPr>
            <w:b/>
            <w:bCs/>
            <w:rPrChange w:id="3700" w:author="Vũ Đức Thông (VinSOC-ANBM-ANBMOT)" w:date="2026-04-20T11:19:00Z">
              <w:rPr/>
            </w:rPrChange>
          </w:rPr>
          <w:t xml:space="preserve"> </w:t>
        </w:r>
        <w:proofErr w:type="spellStart"/>
        <w:r w:rsidRPr="00E534B1">
          <w:rPr>
            <w:b/>
            <w:bCs/>
            <w:rPrChange w:id="3701" w:author="Vũ Đức Thông (VinSOC-ANBM-ANBMOT)" w:date="2026-04-20T11:19:00Z">
              <w:rPr/>
            </w:rPrChange>
          </w:rPr>
          <w:t>thông</w:t>
        </w:r>
        <w:proofErr w:type="spellEnd"/>
        <w:r w:rsidRPr="00E534B1">
          <w:rPr>
            <w:b/>
            <w:bCs/>
            <w:rPrChange w:id="3702" w:author="Vũ Đức Thông (VinSOC-ANBM-ANBMOT)" w:date="2026-04-20T11:19:00Z">
              <w:rPr/>
            </w:rPrChange>
          </w:rPr>
          <w:t xml:space="preserve"> </w:t>
        </w:r>
        <w:proofErr w:type="spellStart"/>
        <w:r w:rsidRPr="00E534B1">
          <w:rPr>
            <w:b/>
            <w:bCs/>
            <w:rPrChange w:id="3703" w:author="Vũ Đức Thông (VinSOC-ANBM-ANBMOT)" w:date="2026-04-20T11:19:00Z">
              <w:rPr/>
            </w:rPrChange>
          </w:rPr>
          <w:t>minh</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rsidRPr="00E534B1">
          <w:rPr>
            <w:b/>
            <w:bCs/>
            <w:rPrChange w:id="3704" w:author="Vũ Đức Thông (VinSOC-ANBM-ANBMOT)" w:date="2026-04-20T11:19:00Z">
              <w:rPr/>
            </w:rPrChange>
          </w:rPr>
          <w:t>truyền</w:t>
        </w:r>
        <w:proofErr w:type="spellEnd"/>
        <w:r w:rsidRPr="00E534B1">
          <w:rPr>
            <w:b/>
            <w:bCs/>
            <w:rPrChange w:id="3705" w:author="Vũ Đức Thông (VinSOC-ANBM-ANBMOT)" w:date="2026-04-20T11:19:00Z">
              <w:rPr/>
            </w:rPrChange>
          </w:rPr>
          <w:t xml:space="preserve"> </w:t>
        </w:r>
        <w:proofErr w:type="spellStart"/>
        <w:r w:rsidRPr="00E534B1">
          <w:rPr>
            <w:b/>
            <w:bCs/>
            <w:rPrChange w:id="3706" w:author="Vũ Đức Thông (VinSOC-ANBM-ANBMOT)" w:date="2026-04-20T11:19:00Z">
              <w:rPr/>
            </w:rPrChange>
          </w:rPr>
          <w:t>dữ</w:t>
        </w:r>
        <w:proofErr w:type="spellEnd"/>
        <w:r w:rsidRPr="00E534B1">
          <w:rPr>
            <w:b/>
            <w:bCs/>
            <w:rPrChange w:id="3707" w:author="Vũ Đức Thông (VinSOC-ANBM-ANBMOT)" w:date="2026-04-20T11:19:00Z">
              <w:rPr/>
            </w:rPrChange>
          </w:rPr>
          <w:t xml:space="preserve"> </w:t>
        </w:r>
        <w:proofErr w:type="spellStart"/>
        <w:r w:rsidRPr="00E534B1">
          <w:rPr>
            <w:b/>
            <w:bCs/>
            <w:rPrChange w:id="3708" w:author="Vũ Đức Thông (VinSOC-ANBM-ANBMOT)" w:date="2026-04-20T11:19:00Z">
              <w:rPr/>
            </w:rPrChange>
          </w:rPr>
          <w:t>liệu</w:t>
        </w:r>
        <w:proofErr w:type="spellEnd"/>
        <w:r w:rsidRPr="00E534B1">
          <w:rPr>
            <w:b/>
            <w:bCs/>
            <w:rPrChange w:id="3709" w:author="Vũ Đức Thông (VinSOC-ANBM-ANBMOT)" w:date="2026-04-20T11:19:00Z">
              <w:rPr/>
            </w:rPrChange>
          </w:rPr>
          <w:t xml:space="preserve"> </w:t>
        </w:r>
        <w:proofErr w:type="spellStart"/>
        <w:r w:rsidRPr="00E534B1">
          <w:rPr>
            <w:b/>
            <w:bCs/>
            <w:rPrChange w:id="3710" w:author="Vũ Đức Thông (VinSOC-ANBM-ANBMOT)" w:date="2026-04-20T11:19:00Z">
              <w:rPr/>
            </w:rPrChange>
          </w:rPr>
          <w:t>điều</w:t>
        </w:r>
        <w:proofErr w:type="spellEnd"/>
        <w:r w:rsidRPr="00E534B1">
          <w:rPr>
            <w:b/>
            <w:bCs/>
            <w:rPrChange w:id="3711" w:author="Vũ Đức Thông (VinSOC-ANBM-ANBMOT)" w:date="2026-04-20T11:19:00Z">
              <w:rPr/>
            </w:rPrChange>
          </w:rPr>
          <w:t xml:space="preserve"> </w:t>
        </w:r>
        <w:proofErr w:type="spellStart"/>
        <w:r w:rsidRPr="00E534B1">
          <w:rPr>
            <w:b/>
            <w:bCs/>
            <w:rPrChange w:id="3712" w:author="Vũ Đức Thông (VinSOC-ANBM-ANBMOT)" w:date="2026-04-20T11:19:00Z">
              <w:rPr/>
            </w:rPrChange>
          </w:rPr>
          <w:t>khiển</w:t>
        </w:r>
        <w:proofErr w:type="spellEnd"/>
        <w:r>
          <w:t xml:space="preserve"> </w:t>
        </w:r>
        <w:proofErr w:type="spellStart"/>
        <w:r>
          <w:t>mà</w:t>
        </w:r>
        <w:proofErr w:type="spellEnd"/>
        <w:r>
          <w:t xml:space="preserve"> </w:t>
        </w:r>
        <w:proofErr w:type="spellStart"/>
        <w:r>
          <w:t>còn</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rsidRPr="00E534B1">
          <w:rPr>
            <w:b/>
            <w:bCs/>
            <w:rPrChange w:id="3713" w:author="Vũ Đức Thông (VinSOC-ANBM-ANBMOT)" w:date="2026-04-20T11:19:00Z">
              <w:rPr/>
            </w:rPrChange>
          </w:rPr>
          <w:t>tự</w:t>
        </w:r>
        <w:proofErr w:type="spellEnd"/>
        <w:r w:rsidRPr="00E534B1">
          <w:rPr>
            <w:b/>
            <w:bCs/>
            <w:rPrChange w:id="3714" w:author="Vũ Đức Thông (VinSOC-ANBM-ANBMOT)" w:date="2026-04-20T11:19:00Z">
              <w:rPr/>
            </w:rPrChange>
          </w:rPr>
          <w:t xml:space="preserve"> </w:t>
        </w:r>
        <w:proofErr w:type="spellStart"/>
        <w:r w:rsidRPr="00E534B1">
          <w:rPr>
            <w:b/>
            <w:bCs/>
            <w:rPrChange w:id="3715" w:author="Vũ Đức Thông (VinSOC-ANBM-ANBMOT)" w:date="2026-04-20T11:19:00Z">
              <w:rPr/>
            </w:rPrChange>
          </w:rPr>
          <w:t>chẩn</w:t>
        </w:r>
        <w:proofErr w:type="spellEnd"/>
        <w:r w:rsidRPr="00E534B1">
          <w:rPr>
            <w:b/>
            <w:bCs/>
            <w:rPrChange w:id="3716" w:author="Vũ Đức Thông (VinSOC-ANBM-ANBMOT)" w:date="2026-04-20T11:19:00Z">
              <w:rPr/>
            </w:rPrChange>
          </w:rPr>
          <w:t xml:space="preserve"> </w:t>
        </w:r>
        <w:proofErr w:type="spellStart"/>
        <w:r w:rsidRPr="00E534B1">
          <w:rPr>
            <w:b/>
            <w:bCs/>
            <w:rPrChange w:id="3717" w:author="Vũ Đức Thông (VinSOC-ANBM-ANBMOT)" w:date="2026-04-20T11:19:00Z">
              <w:rPr/>
            </w:rPrChange>
          </w:rPr>
          <w:t>đoán</w:t>
        </w:r>
        <w:proofErr w:type="spellEnd"/>
        <w:r w:rsidRPr="00E534B1">
          <w:rPr>
            <w:b/>
            <w:bCs/>
            <w:rPrChange w:id="3718" w:author="Vũ Đức Thông (VinSOC-ANBM-ANBMOT)" w:date="2026-04-20T11:19:00Z">
              <w:rPr/>
            </w:rPrChange>
          </w:rPr>
          <w:t xml:space="preserve"> </w:t>
        </w:r>
        <w:proofErr w:type="spellStart"/>
        <w:r w:rsidRPr="00E534B1">
          <w:rPr>
            <w:b/>
            <w:bCs/>
            <w:rPrChange w:id="3719" w:author="Vũ Đức Thông (VinSOC-ANBM-ANBMOT)" w:date="2026-04-20T11:19:00Z">
              <w:rPr/>
            </w:rPrChange>
          </w:rPr>
          <w:t>lỗi</w:t>
        </w:r>
        <w:proofErr w:type="spellEnd"/>
        <w:r w:rsidRPr="00E534B1">
          <w:rPr>
            <w:b/>
            <w:bCs/>
            <w:rPrChange w:id="3720" w:author="Vũ Đức Thông (VinSOC-ANBM-ANBMOT)" w:date="2026-04-20T11:19:00Z">
              <w:rPr/>
            </w:rPrChange>
          </w:rPr>
          <w:t xml:space="preserve"> </w:t>
        </w:r>
        <w:proofErr w:type="spellStart"/>
        <w:r w:rsidRPr="00E534B1">
          <w:rPr>
            <w:b/>
            <w:bCs/>
            <w:rPrChange w:id="3721" w:author="Vũ Đức Thông (VinSOC-ANBM-ANBMOT)" w:date="2026-04-20T11:19:00Z">
              <w:rPr/>
            </w:rPrChange>
          </w:rPr>
          <w:t>thiết</w:t>
        </w:r>
        <w:proofErr w:type="spellEnd"/>
        <w:r w:rsidRPr="00E534B1">
          <w:rPr>
            <w:b/>
            <w:bCs/>
            <w:rPrChange w:id="3722" w:author="Vũ Đức Thông (VinSOC-ANBM-ANBMOT)" w:date="2026-04-20T11:19:00Z">
              <w:rPr/>
            </w:rPrChange>
          </w:rPr>
          <w:t xml:space="preserve"> </w:t>
        </w:r>
        <w:proofErr w:type="spellStart"/>
        <w:r w:rsidRPr="00E534B1">
          <w:rPr>
            <w:b/>
            <w:bCs/>
            <w:rPrChange w:id="3723" w:author="Vũ Đức Thông (VinSOC-ANBM-ANBMOT)" w:date="2026-04-20T11:19:00Z">
              <w:rPr/>
            </w:rPrChange>
          </w:rPr>
          <w:t>b</w:t>
        </w:r>
        <w:r>
          <w:t>ị</w:t>
        </w:r>
        <w:proofErr w:type="spellEnd"/>
        <w:r>
          <w:t xml:space="preserve"> </w:t>
        </w:r>
        <w:proofErr w:type="spellStart"/>
        <w:r>
          <w:t>và</w:t>
        </w:r>
        <w:proofErr w:type="spellEnd"/>
        <w:r>
          <w:t xml:space="preserve"> </w:t>
        </w:r>
        <w:proofErr w:type="spellStart"/>
        <w:r>
          <w:t>đường</w:t>
        </w:r>
        <w:proofErr w:type="spellEnd"/>
        <w:r>
          <w:t xml:space="preserve"> </w:t>
        </w:r>
        <w:proofErr w:type="spellStart"/>
        <w:r>
          <w:t>truyền</w:t>
        </w:r>
        <w:proofErr w:type="spellEnd"/>
        <w:r>
          <w:t>.</w:t>
        </w:r>
      </w:ins>
    </w:p>
    <w:p w14:paraId="2011B27F" w14:textId="77777777" w:rsidR="00E534B1" w:rsidRDefault="00E534B1" w:rsidP="00E534B1">
      <w:pPr>
        <w:pStyle w:val="CTDT-Text"/>
        <w:rPr>
          <w:ins w:id="3724" w:author="Vũ Đức Thông (VinSOC-ANBM-ANBMOT)" w:date="2026-04-20T11:18:00Z"/>
        </w:rPr>
      </w:pPr>
      <w:proofErr w:type="spellStart"/>
      <w:ins w:id="3725" w:author="Vũ Đức Thông (VinSOC-ANBM-ANBMOT)" w:date="2026-04-20T11:18:00Z">
        <w:r w:rsidRPr="00E534B1">
          <w:rPr>
            <w:b/>
            <w:bCs/>
            <w:rPrChange w:id="3726" w:author="Vũ Đức Thông (VinSOC-ANBM-ANBMOT)" w:date="2026-04-20T11:19:00Z">
              <w:rPr/>
            </w:rPrChange>
          </w:rPr>
          <w:t>Cơ</w:t>
        </w:r>
        <w:proofErr w:type="spellEnd"/>
        <w:r w:rsidRPr="00E534B1">
          <w:rPr>
            <w:b/>
            <w:bCs/>
            <w:rPrChange w:id="3727" w:author="Vũ Đức Thông (VinSOC-ANBM-ANBMOT)" w:date="2026-04-20T11:19:00Z">
              <w:rPr/>
            </w:rPrChange>
          </w:rPr>
          <w:t xml:space="preserve"> </w:t>
        </w:r>
        <w:proofErr w:type="spellStart"/>
        <w:r w:rsidRPr="00E534B1">
          <w:rPr>
            <w:b/>
            <w:bCs/>
            <w:rPrChange w:id="3728" w:author="Vũ Đức Thông (VinSOC-ANBM-ANBMOT)" w:date="2026-04-20T11:19:00Z">
              <w:rPr/>
            </w:rPrChange>
          </w:rPr>
          <w:t>chế</w:t>
        </w:r>
        <w:proofErr w:type="spellEnd"/>
        <w:r w:rsidRPr="00E534B1">
          <w:rPr>
            <w:b/>
            <w:bCs/>
            <w:rPrChange w:id="3729" w:author="Vũ Đức Thông (VinSOC-ANBM-ANBMOT)" w:date="2026-04-20T11:19:00Z">
              <w:rPr/>
            </w:rPrChange>
          </w:rPr>
          <w:t xml:space="preserve"> </w:t>
        </w:r>
        <w:proofErr w:type="spellStart"/>
        <w:r w:rsidRPr="00E534B1">
          <w:rPr>
            <w:b/>
            <w:bCs/>
            <w:rPrChange w:id="3730" w:author="Vũ Đức Thông (VinSOC-ANBM-ANBMOT)" w:date="2026-04-20T11:19:00Z">
              <w:rPr/>
            </w:rPrChange>
          </w:rPr>
          <w:t>vận</w:t>
        </w:r>
        <w:proofErr w:type="spellEnd"/>
        <w:r w:rsidRPr="00E534B1">
          <w:rPr>
            <w:b/>
            <w:bCs/>
            <w:rPrChange w:id="3731" w:author="Vũ Đức Thông (VinSOC-ANBM-ANBMOT)" w:date="2026-04-20T11:19:00Z">
              <w:rPr/>
            </w:rPrChange>
          </w:rPr>
          <w:t xml:space="preserve"> </w:t>
        </w:r>
        <w:proofErr w:type="spellStart"/>
        <w:r w:rsidRPr="00E534B1">
          <w:rPr>
            <w:b/>
            <w:bCs/>
            <w:rPrChange w:id="3732" w:author="Vũ Đức Thông (VinSOC-ANBM-ANBMOT)" w:date="2026-04-20T11:19:00Z">
              <w:rPr/>
            </w:rPrChange>
          </w:rPr>
          <w:t>hành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r w:rsidRPr="00E534B1">
          <w:rPr>
            <w:b/>
            <w:bCs/>
            <w:rPrChange w:id="3733" w:author="Vũ Đức Thông (VinSOC-ANBM-ANBMOT)" w:date="2026-04-20T11:19:00Z">
              <w:rPr/>
            </w:rPrChange>
          </w:rPr>
          <w:t>Master/Slave</w:t>
        </w:r>
        <w:r>
          <w:t xml:space="preserve"> </w:t>
        </w:r>
        <w:proofErr w:type="spellStart"/>
        <w:r>
          <w:t>kết</w:t>
        </w:r>
        <w:proofErr w:type="spellEnd"/>
        <w:r>
          <w:t xml:space="preserve"> </w:t>
        </w:r>
        <w:proofErr w:type="spellStart"/>
        <w:r>
          <w:t>hợp</w:t>
        </w:r>
        <w:proofErr w:type="spellEnd"/>
        <w:r>
          <w:t xml:space="preserve"> </w:t>
        </w:r>
        <w:proofErr w:type="spellStart"/>
        <w:r>
          <w:t>cơ</w:t>
        </w:r>
        <w:proofErr w:type="spellEnd"/>
        <w:r>
          <w:t xml:space="preserve"> </w:t>
        </w:r>
        <w:proofErr w:type="spellStart"/>
        <w:r>
          <w:t>chế</w:t>
        </w:r>
        <w:proofErr w:type="spellEnd"/>
        <w:r>
          <w:t xml:space="preserve"> </w:t>
        </w:r>
        <w:proofErr w:type="spellStart"/>
        <w:r>
          <w:t>chuyển</w:t>
        </w:r>
        <w:proofErr w:type="spellEnd"/>
        <w:r>
          <w:t xml:space="preserve"> </w:t>
        </w:r>
        <w:proofErr w:type="spellStart"/>
        <w:r>
          <w:t>thẻ</w:t>
        </w:r>
        <w:proofErr w:type="spellEnd"/>
        <w:r>
          <w:t xml:space="preserve"> </w:t>
        </w:r>
        <w:proofErr w:type="spellStart"/>
        <w:r>
          <w:t>bài</w:t>
        </w:r>
        <w:proofErr w:type="spellEnd"/>
        <w:r>
          <w:t xml:space="preserve"> </w:t>
        </w:r>
        <w:r w:rsidRPr="00E534B1">
          <w:rPr>
            <w:b/>
            <w:bCs/>
            <w:rPrChange w:id="3734" w:author="Vũ Đức Thông (VinSOC-ANBM-ANBMOT)" w:date="2026-04-20T11:19:00Z">
              <w:rPr/>
            </w:rPrChange>
          </w:rPr>
          <w:t>(Token)</w:t>
        </w:r>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tại</w:t>
        </w:r>
        <w:proofErr w:type="spellEnd"/>
        <w:r>
          <w:t xml:space="preserve"> </w:t>
        </w:r>
        <w:proofErr w:type="spellStart"/>
        <w:r w:rsidRPr="00E534B1">
          <w:rPr>
            <w:b/>
            <w:bCs/>
            <w:rPrChange w:id="3735" w:author="Vũ Đức Thông (VinSOC-ANBM-ANBMOT)" w:date="2026-04-20T11:19:00Z">
              <w:rPr/>
            </w:rPrChange>
          </w:rPr>
          <w:t>một</w:t>
        </w:r>
        <w:proofErr w:type="spellEnd"/>
        <w:r w:rsidRPr="00E534B1">
          <w:rPr>
            <w:b/>
            <w:bCs/>
            <w:rPrChange w:id="3736" w:author="Vũ Đức Thông (VinSOC-ANBM-ANBMOT)" w:date="2026-04-20T11:19:00Z">
              <w:rPr/>
            </w:rPrChange>
          </w:rPr>
          <w:t xml:space="preserve"> </w:t>
        </w:r>
        <w:proofErr w:type="spellStart"/>
        <w:r w:rsidRPr="00E534B1">
          <w:rPr>
            <w:b/>
            <w:bCs/>
            <w:rPrChange w:id="3737" w:author="Vũ Đức Thông (VinSOC-ANBM-ANBMOT)" w:date="2026-04-20T11:19:00Z">
              <w:rPr/>
            </w:rPrChange>
          </w:rPr>
          <w:t>thời</w:t>
        </w:r>
        <w:proofErr w:type="spellEnd"/>
        <w:r w:rsidRPr="00E534B1">
          <w:rPr>
            <w:b/>
            <w:bCs/>
            <w:rPrChange w:id="3738" w:author="Vũ Đức Thông (VinSOC-ANBM-ANBMOT)" w:date="2026-04-20T11:19:00Z">
              <w:rPr/>
            </w:rPrChange>
          </w:rPr>
          <w:t xml:space="preserve"> </w:t>
        </w:r>
        <w:proofErr w:type="spellStart"/>
        <w:r w:rsidRPr="00E534B1">
          <w:rPr>
            <w:b/>
            <w:bCs/>
            <w:rPrChange w:id="3739" w:author="Vũ Đức Thông (VinSOC-ANBM-ANBMOT)" w:date="2026-04-20T11:19:00Z">
              <w:rPr/>
            </w:rPrChange>
          </w:rPr>
          <w:t>điểm</w:t>
        </w:r>
        <w:proofErr w:type="spellEnd"/>
        <w:r>
          <w:t xml:space="preserve"> </w:t>
        </w:r>
        <w:proofErr w:type="spellStart"/>
        <w:r w:rsidRPr="00E534B1">
          <w:rPr>
            <w:b/>
            <w:bCs/>
            <w:rPrChange w:id="3740" w:author="Vũ Đức Thông (VinSOC-ANBM-ANBMOT)" w:date="2026-04-20T11:19:00Z">
              <w:rPr/>
            </w:rPrChange>
          </w:rPr>
          <w:t>chỉ</w:t>
        </w:r>
        <w:proofErr w:type="spellEnd"/>
        <w:r>
          <w:t xml:space="preserve"> </w:t>
        </w:r>
        <w:proofErr w:type="spellStart"/>
        <w:r>
          <w:t>có</w:t>
        </w:r>
        <w:proofErr w:type="spellEnd"/>
        <w:r>
          <w:t xml:space="preserve"> </w:t>
        </w:r>
        <w:proofErr w:type="spellStart"/>
        <w:r w:rsidRPr="003B60A3">
          <w:rPr>
            <w:b/>
            <w:bCs/>
            <w:rPrChange w:id="3741" w:author="Vũ Đức Thông (VinSOC-ANBM-ANBMOT)" w:date="2026-04-20T11:19:00Z">
              <w:rPr/>
            </w:rPrChange>
          </w:rPr>
          <w:t>một</w:t>
        </w:r>
        <w:proofErr w:type="spellEnd"/>
        <w:r w:rsidRPr="003B60A3">
          <w:rPr>
            <w:b/>
            <w:bCs/>
            <w:rPrChange w:id="3742" w:author="Vũ Đức Thông (VinSOC-ANBM-ANBMOT)" w:date="2026-04-20T11:19:00Z">
              <w:rPr/>
            </w:rPrChange>
          </w:rPr>
          <w:t xml:space="preserve"> </w:t>
        </w:r>
        <w:proofErr w:type="spellStart"/>
        <w:r w:rsidRPr="003B60A3">
          <w:rPr>
            <w:b/>
            <w:bCs/>
            <w:rPrChange w:id="3743" w:author="Vũ Đức Thông (VinSOC-ANBM-ANBMOT)" w:date="2026-04-20T11:19:00Z">
              <w:rPr/>
            </w:rPrChange>
          </w:rPr>
          <w:t>máy</w:t>
        </w:r>
        <w:proofErr w:type="spellEnd"/>
        <w:r w:rsidRPr="003B60A3">
          <w:rPr>
            <w:b/>
            <w:bCs/>
            <w:rPrChange w:id="3744" w:author="Vũ Đức Thông (VinSOC-ANBM-ANBMOT)" w:date="2026-04-20T11:19:00Z">
              <w:rPr/>
            </w:rPrChange>
          </w:rPr>
          <w:t xml:space="preserve"> </w:t>
        </w:r>
        <w:proofErr w:type="spellStart"/>
        <w:r w:rsidRPr="003B60A3">
          <w:rPr>
            <w:b/>
            <w:bCs/>
            <w:rPrChange w:id="3745" w:author="Vũ Đức Thông (VinSOC-ANBM-ANBMOT)" w:date="2026-04-20T11:19:00Z">
              <w:rPr/>
            </w:rPrChange>
          </w:rPr>
          <w:t>chủ</w:t>
        </w:r>
        <w:proofErr w:type="spellEnd"/>
        <w:r w:rsidRPr="003B60A3">
          <w:rPr>
            <w:b/>
            <w:bCs/>
            <w:rPrChange w:id="3746" w:author="Vũ Đức Thông (VinSOC-ANBM-ANBMOT)" w:date="2026-04-20T11:19:00Z">
              <w:rPr/>
            </w:rPrChange>
          </w:rPr>
          <w:t xml:space="preserve"> </w:t>
        </w:r>
        <w:proofErr w:type="spellStart"/>
        <w:r w:rsidRPr="003B60A3">
          <w:rPr>
            <w:b/>
            <w:bCs/>
            <w:rPrChange w:id="3747" w:author="Vũ Đức Thông (VinSOC-ANBM-ANBMOT)" w:date="2026-04-20T11:19:00Z">
              <w:rPr/>
            </w:rPrChange>
          </w:rPr>
          <w:t>điều</w:t>
        </w:r>
        <w:proofErr w:type="spellEnd"/>
        <w:r w:rsidRPr="003B60A3">
          <w:rPr>
            <w:b/>
            <w:bCs/>
            <w:rPrChange w:id="3748" w:author="Vũ Đức Thông (VinSOC-ANBM-ANBMOT)" w:date="2026-04-20T11:19:00Z">
              <w:rPr/>
            </w:rPrChange>
          </w:rPr>
          <w:t xml:space="preserve"> </w:t>
        </w:r>
        <w:proofErr w:type="spellStart"/>
        <w:r w:rsidRPr="003B60A3">
          <w:rPr>
            <w:b/>
            <w:bCs/>
            <w:rPrChange w:id="3749" w:author="Vũ Đức Thông (VinSOC-ANBM-ANBMOT)" w:date="2026-04-20T11:19:00Z">
              <w:rPr/>
            </w:rPrChange>
          </w:rPr>
          <w:t>phối</w:t>
        </w:r>
        <w:proofErr w:type="spellEnd"/>
        <w:r w:rsidRPr="003B60A3">
          <w:rPr>
            <w:b/>
            <w:bCs/>
            <w:rPrChange w:id="3750" w:author="Vũ Đức Thông (VinSOC-ANBM-ANBMOT)" w:date="2026-04-20T11:19:00Z">
              <w:rPr/>
            </w:rPrChange>
          </w:rPr>
          <w:t xml:space="preserve"> </w:t>
        </w:r>
        <w:proofErr w:type="spellStart"/>
        <w:r w:rsidRPr="003B60A3">
          <w:rPr>
            <w:b/>
            <w:bCs/>
            <w:rPrChange w:id="3751" w:author="Vũ Đức Thông (VinSOC-ANBM-ANBMOT)" w:date="2026-04-20T11:19:00Z">
              <w:rPr/>
            </w:rPrChange>
          </w:rPr>
          <w:t>mạng</w:t>
        </w:r>
        <w:proofErr w:type="spellEnd"/>
        <w:r>
          <w:t xml:space="preserve">, </w:t>
        </w:r>
        <w:proofErr w:type="spellStart"/>
        <w:r>
          <w:t>tránh</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dữ</w:t>
        </w:r>
        <w:proofErr w:type="spellEnd"/>
        <w:r>
          <w:t xml:space="preserve"> </w:t>
        </w:r>
        <w:proofErr w:type="spellStart"/>
        <w:r>
          <w:t>liệu</w:t>
        </w:r>
        <w:proofErr w:type="spellEnd"/>
        <w:r>
          <w:t>.</w:t>
        </w:r>
      </w:ins>
    </w:p>
    <w:p w14:paraId="61C0B7C7" w14:textId="61F966CF" w:rsidR="00E534B1" w:rsidRDefault="00E534B1" w:rsidP="00E534B1">
      <w:pPr>
        <w:pStyle w:val="CTDT-Text"/>
        <w:rPr>
          <w:ins w:id="3752" w:author="Vũ Đức Thông (VinSOC-ANBM-ANBMOT)" w:date="2026-04-20T11:16:00Z"/>
        </w:rPr>
      </w:pPr>
      <w:proofErr w:type="spellStart"/>
      <w:ins w:id="3753" w:author="Vũ Đức Thông (VinSOC-ANBM-ANBMOT)" w:date="2026-04-20T11:18:00Z">
        <w:r w:rsidRPr="003B60A3">
          <w:rPr>
            <w:b/>
            <w:bCs/>
            <w:rPrChange w:id="3754" w:author="Vũ Đức Thông (VinSOC-ANBM-ANBMOT)" w:date="2026-04-20T11:19:00Z">
              <w:rPr/>
            </w:rPrChange>
          </w:rPr>
          <w:t>Địa</w:t>
        </w:r>
        <w:proofErr w:type="spellEnd"/>
        <w:r w:rsidRPr="003B60A3">
          <w:rPr>
            <w:b/>
            <w:bCs/>
            <w:rPrChange w:id="3755" w:author="Vũ Đức Thông (VinSOC-ANBM-ANBMOT)" w:date="2026-04-20T11:19:00Z">
              <w:rPr/>
            </w:rPrChange>
          </w:rPr>
          <w:t xml:space="preserve"> </w:t>
        </w:r>
        <w:proofErr w:type="spellStart"/>
        <w:r w:rsidRPr="003B60A3">
          <w:rPr>
            <w:b/>
            <w:bCs/>
            <w:rPrChange w:id="3756" w:author="Vũ Đức Thông (VinSOC-ANBM-ANBMOT)" w:date="2026-04-20T11:19:00Z">
              <w:rPr/>
            </w:rPrChange>
          </w:rPr>
          <w:t>chỉ</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tối</w:t>
        </w:r>
        <w:proofErr w:type="spellEnd"/>
        <w:r>
          <w:t xml:space="preserve"> </w:t>
        </w:r>
        <w:proofErr w:type="spellStart"/>
        <w:r w:rsidRPr="003B60A3">
          <w:rPr>
            <w:b/>
            <w:bCs/>
            <w:rPrChange w:id="3757" w:author="Vũ Đức Thông (VinSOC-ANBM-ANBMOT)" w:date="2026-04-20T11:19:00Z">
              <w:rPr/>
            </w:rPrChange>
          </w:rPr>
          <w:t>đa</w:t>
        </w:r>
        <w:proofErr w:type="spellEnd"/>
        <w:r w:rsidRPr="003B60A3">
          <w:rPr>
            <w:b/>
            <w:bCs/>
            <w:rPrChange w:id="3758" w:author="Vũ Đức Thông (VinSOC-ANBM-ANBMOT)" w:date="2026-04-20T11:19:00Z">
              <w:rPr/>
            </w:rPrChange>
          </w:rPr>
          <w:t xml:space="preserve"> 126 </w:t>
        </w:r>
        <w:proofErr w:type="spellStart"/>
        <w:r w:rsidRPr="003B60A3">
          <w:rPr>
            <w:b/>
            <w:bCs/>
            <w:rPrChange w:id="3759" w:author="Vũ Đức Thông (VinSOC-ANBM-ANBMOT)" w:date="2026-04-20T11:19:00Z">
              <w:rPr/>
            </w:rPrChange>
          </w:rPr>
          <w:t>thiết</w:t>
        </w:r>
        <w:proofErr w:type="spellEnd"/>
        <w:r w:rsidRPr="003B60A3">
          <w:rPr>
            <w:b/>
            <w:bCs/>
            <w:rPrChange w:id="3760" w:author="Vũ Đức Thông (VinSOC-ANBM-ANBMOT)" w:date="2026-04-20T11:19:00Z">
              <w:rPr/>
            </w:rPrChange>
          </w:rPr>
          <w:t xml:space="preserve"> </w:t>
        </w:r>
        <w:proofErr w:type="spellStart"/>
        <w:r w:rsidRPr="003B60A3">
          <w:rPr>
            <w:b/>
            <w:bCs/>
            <w:rPrChange w:id="3761" w:author="Vũ Đức Thông (VinSOC-ANBM-ANBMOT)" w:date="2026-04-20T11:19:00Z">
              <w:rPr/>
            </w:rPrChange>
          </w:rPr>
          <w:t>bị</w:t>
        </w:r>
        <w:proofErr w:type="spellEnd"/>
        <w:r>
          <w:t xml:space="preserve"> (</w:t>
        </w:r>
        <w:proofErr w:type="spellStart"/>
        <w:r>
          <w:t>địa</w:t>
        </w:r>
        <w:proofErr w:type="spellEnd"/>
        <w:r>
          <w:t xml:space="preserve"> </w:t>
        </w:r>
        <w:proofErr w:type="spellStart"/>
        <w:r>
          <w:t>chỉ</w:t>
        </w:r>
        <w:proofErr w:type="spellEnd"/>
        <w:r>
          <w:t xml:space="preserve"> </w:t>
        </w:r>
        <w:proofErr w:type="spellStart"/>
        <w:r>
          <w:t>từ</w:t>
        </w:r>
        <w:proofErr w:type="spellEnd"/>
        <w:r>
          <w:t xml:space="preserve"> 0 </w:t>
        </w:r>
        <w:proofErr w:type="spellStart"/>
        <w:r>
          <w:t>đến</w:t>
        </w:r>
        <w:proofErr w:type="spellEnd"/>
        <w:r>
          <w:t xml:space="preserve"> 125</w:t>
        </w:r>
        <w:proofErr w:type="gramStart"/>
        <w:r>
          <w:t>)._</w:t>
        </w:r>
      </w:ins>
      <w:proofErr w:type="gramEnd"/>
    </w:p>
    <w:p w14:paraId="62033850" w14:textId="3094344C" w:rsidR="00E534B1" w:rsidRDefault="00E534B1" w:rsidP="00E534B1">
      <w:pPr>
        <w:pStyle w:val="CTDT-Text"/>
        <w:rPr>
          <w:ins w:id="3762" w:author="Vũ Đức Thông (VinSOC-ANBM-ANBMOT)" w:date="2026-04-20T11:16:00Z"/>
        </w:rPr>
      </w:pPr>
    </w:p>
    <w:p w14:paraId="40A71C47" w14:textId="65F4B35F" w:rsidR="00E534B1" w:rsidRDefault="00E534B1" w:rsidP="00E534B1">
      <w:pPr>
        <w:pStyle w:val="CTDT-Text"/>
        <w:rPr>
          <w:ins w:id="3763" w:author="Vũ Đức Thông (VinSOC-ANBM-ANBMOT)" w:date="2026-04-20T11:16:00Z"/>
        </w:rPr>
      </w:pPr>
    </w:p>
    <w:p w14:paraId="77922CB5" w14:textId="43CE5560" w:rsidR="00E534B1" w:rsidRDefault="00E534B1" w:rsidP="00E534B1">
      <w:pPr>
        <w:pStyle w:val="CTDT-Text"/>
        <w:rPr>
          <w:ins w:id="3764" w:author="Vũ Đức Thông (VinSOC-ANBM-ANBMOT)" w:date="2026-04-20T11:16:00Z"/>
        </w:rPr>
      </w:pPr>
      <w:ins w:id="3765" w:author="Vũ Đức Thông (VinSOC-ANBM-ANBMOT)" w:date="2026-04-20T11:16:00Z">
        <w:r w:rsidRPr="00E534B1">
          <w:lastRenderedPageBreak/>
          <w:drawing>
            <wp:inline distT="0" distB="0" distL="0" distR="0" wp14:anchorId="24548401" wp14:editId="5958EECF">
              <wp:extent cx="4315427" cy="2010056"/>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315427" cy="2010056"/>
                      </a:xfrm>
                      <a:prstGeom prst="rect">
                        <a:avLst/>
                      </a:prstGeom>
                    </pic:spPr>
                  </pic:pic>
                </a:graphicData>
              </a:graphic>
            </wp:inline>
          </w:drawing>
        </w:r>
      </w:ins>
    </w:p>
    <w:p w14:paraId="5DAE21AF" w14:textId="2A11DE14" w:rsidR="00E534B1" w:rsidRDefault="00E534B1" w:rsidP="00E534B1">
      <w:pPr>
        <w:pStyle w:val="CTDT-Hinh"/>
        <w:rPr>
          <w:ins w:id="3766" w:author="Vũ Đức Thông (VinSOC-ANBM-ANBMOT)" w:date="2026-04-20T11:19:00Z"/>
        </w:rPr>
      </w:pPr>
      <w:bookmarkStart w:id="3767" w:name="_Toc227579075"/>
      <w:ins w:id="3768" w:author="Vũ Đức Thông (VinSOC-ANBM-ANBMOT)" w:date="2026-04-20T11:16:00Z">
        <w:r>
          <w:t>Profibus</w:t>
        </w:r>
      </w:ins>
      <w:bookmarkEnd w:id="3767"/>
    </w:p>
    <w:p w14:paraId="0A81797D" w14:textId="241E6A2F" w:rsidR="003B60A3" w:rsidRDefault="003B60A3" w:rsidP="003B60A3">
      <w:pPr>
        <w:pStyle w:val="CTDT-Text"/>
        <w:rPr>
          <w:ins w:id="3769" w:author="Vũ Đức Thông (VinSOC-ANBM-ANBMOT)" w:date="2026-04-20T11:19:00Z"/>
        </w:rPr>
      </w:pPr>
    </w:p>
    <w:p w14:paraId="3DDC4246" w14:textId="28671768" w:rsidR="003B60A3" w:rsidRDefault="003B60A3" w:rsidP="003B60A3">
      <w:pPr>
        <w:pStyle w:val="CTDT-Text"/>
        <w:rPr>
          <w:ins w:id="3770" w:author="Vũ Đức Thông (VinSOC-ANBM-ANBMOT)" w:date="2026-04-20T11:22:00Z"/>
        </w:rPr>
      </w:pPr>
      <w:proofErr w:type="spellStart"/>
      <w:ins w:id="3771" w:author="Vũ Đức Thông (VinSOC-ANBM-ANBMOT)" w:date="2026-04-20T11:21:00Z">
        <w:r w:rsidRPr="003B60A3">
          <w:t>Có</w:t>
        </w:r>
        <w:proofErr w:type="spellEnd"/>
        <w:r w:rsidRPr="003B60A3">
          <w:t xml:space="preserve"> </w:t>
        </w:r>
        <w:proofErr w:type="spellStart"/>
        <w:r w:rsidRPr="003B60A3">
          <w:t>ba</w:t>
        </w:r>
        <w:proofErr w:type="spellEnd"/>
        <w:r w:rsidRPr="003B60A3">
          <w:t xml:space="preserve"> </w:t>
        </w:r>
        <w:proofErr w:type="spellStart"/>
        <w:r w:rsidRPr="003B60A3">
          <w:t>loại</w:t>
        </w:r>
        <w:proofErr w:type="spellEnd"/>
        <w:r w:rsidRPr="003B60A3">
          <w:t xml:space="preserve"> Profibus </w:t>
        </w:r>
        <w:proofErr w:type="spellStart"/>
        <w:r w:rsidRPr="003B60A3">
          <w:t>chính</w:t>
        </w:r>
        <w:proofErr w:type="spellEnd"/>
        <w:r w:rsidRPr="003B60A3">
          <w:t xml:space="preserve">: </w:t>
        </w:r>
        <w:r w:rsidRPr="003B60A3">
          <w:rPr>
            <w:b/>
            <w:bCs/>
            <w:rPrChange w:id="3772" w:author="Vũ Đức Thông (VinSOC-ANBM-ANBMOT)" w:date="2026-04-20T11:22:00Z">
              <w:rPr/>
            </w:rPrChange>
          </w:rPr>
          <w:t>FMS</w:t>
        </w:r>
        <w:r w:rsidRPr="003B60A3">
          <w:t xml:space="preserve"> (Fieldbus Message Specification), Profibus </w:t>
        </w:r>
        <w:r w:rsidRPr="003B60A3">
          <w:rPr>
            <w:b/>
            <w:bCs/>
            <w:rPrChange w:id="3773" w:author="Vũ Đức Thông (VinSOC-ANBM-ANBMOT)" w:date="2026-04-20T11:22:00Z">
              <w:rPr/>
            </w:rPrChange>
          </w:rPr>
          <w:t xml:space="preserve">DP </w:t>
        </w:r>
        <w:r w:rsidRPr="003B60A3">
          <w:t xml:space="preserve">(Distributed Peripherals - </w:t>
        </w:r>
        <w:proofErr w:type="spellStart"/>
        <w:r w:rsidRPr="003B60A3">
          <w:t>Thiết</w:t>
        </w:r>
        <w:proofErr w:type="spellEnd"/>
        <w:r w:rsidRPr="003B60A3">
          <w:t xml:space="preserve"> </w:t>
        </w:r>
        <w:proofErr w:type="spellStart"/>
        <w:r w:rsidRPr="003B60A3">
          <w:t>bị</w:t>
        </w:r>
        <w:proofErr w:type="spellEnd"/>
        <w:r w:rsidRPr="003B60A3">
          <w:t xml:space="preserve"> </w:t>
        </w:r>
        <w:proofErr w:type="spellStart"/>
        <w:r w:rsidRPr="003B60A3">
          <w:t>ngoại</w:t>
        </w:r>
        <w:proofErr w:type="spellEnd"/>
        <w:r w:rsidRPr="003B60A3">
          <w:t xml:space="preserve"> vi </w:t>
        </w:r>
        <w:proofErr w:type="spellStart"/>
        <w:r w:rsidRPr="003B60A3">
          <w:t>phân</w:t>
        </w:r>
        <w:proofErr w:type="spellEnd"/>
        <w:r w:rsidRPr="003B60A3">
          <w:t xml:space="preserve"> </w:t>
        </w:r>
        <w:proofErr w:type="spellStart"/>
        <w:r w:rsidRPr="003B60A3">
          <w:t>tán</w:t>
        </w:r>
        <w:proofErr w:type="spellEnd"/>
        <w:r w:rsidRPr="003B60A3">
          <w:t xml:space="preserve">) </w:t>
        </w:r>
        <w:proofErr w:type="spellStart"/>
        <w:r w:rsidRPr="003B60A3">
          <w:t>và</w:t>
        </w:r>
        <w:proofErr w:type="spellEnd"/>
        <w:r w:rsidRPr="003B60A3">
          <w:t xml:space="preserve"> Profibus </w:t>
        </w:r>
        <w:r w:rsidRPr="003B60A3">
          <w:rPr>
            <w:b/>
            <w:bCs/>
            <w:rPrChange w:id="3774" w:author="Vũ Đức Thông (VinSOC-ANBM-ANBMOT)" w:date="2026-04-20T11:22:00Z">
              <w:rPr/>
            </w:rPrChange>
          </w:rPr>
          <w:t>PA</w:t>
        </w:r>
        <w:r w:rsidRPr="003B60A3">
          <w:t xml:space="preserve"> (Process Automation - </w:t>
        </w:r>
        <w:proofErr w:type="spellStart"/>
        <w:r w:rsidRPr="003B60A3">
          <w:t>Tự</w:t>
        </w:r>
        <w:proofErr w:type="spellEnd"/>
        <w:r w:rsidRPr="003B60A3">
          <w:t xml:space="preserve"> </w:t>
        </w:r>
        <w:proofErr w:type="spellStart"/>
        <w:r w:rsidRPr="003B60A3">
          <w:t>động</w:t>
        </w:r>
        <w:proofErr w:type="spellEnd"/>
        <w:r w:rsidRPr="003B60A3">
          <w:t xml:space="preserve"> </w:t>
        </w:r>
        <w:proofErr w:type="spellStart"/>
        <w:r w:rsidRPr="003B60A3">
          <w:t>hóa</w:t>
        </w:r>
        <w:proofErr w:type="spellEnd"/>
        <w:r w:rsidRPr="003B60A3">
          <w:t xml:space="preserve"> </w:t>
        </w:r>
        <w:proofErr w:type="spellStart"/>
        <w:r w:rsidRPr="003B60A3">
          <w:t>quy</w:t>
        </w:r>
        <w:proofErr w:type="spellEnd"/>
        <w:r w:rsidRPr="003B60A3">
          <w:t xml:space="preserve"> </w:t>
        </w:r>
        <w:proofErr w:type="spellStart"/>
        <w:r w:rsidRPr="003B60A3">
          <w:t>trình</w:t>
        </w:r>
        <w:proofErr w:type="spellEnd"/>
        <w:r w:rsidRPr="003B60A3">
          <w:t>).</w:t>
        </w:r>
      </w:ins>
    </w:p>
    <w:p w14:paraId="370BBE6E" w14:textId="77777777" w:rsidR="003B60A3" w:rsidRPr="003B60A3" w:rsidRDefault="003B60A3" w:rsidP="003B60A3">
      <w:pPr>
        <w:pStyle w:val="CTDT-Text"/>
        <w:rPr>
          <w:ins w:id="3775" w:author="Vũ Đức Thông (VinSOC-ANBM-ANBMOT)" w:date="2026-04-20T11:23:00Z"/>
          <w:b/>
          <w:bCs/>
          <w:rPrChange w:id="3776" w:author="Vũ Đức Thông (VinSOC-ANBM-ANBMOT)" w:date="2026-04-20T11:23:00Z">
            <w:rPr>
              <w:ins w:id="3777" w:author="Vũ Đức Thông (VinSOC-ANBM-ANBMOT)" w:date="2026-04-20T11:23:00Z"/>
            </w:rPr>
          </w:rPrChange>
        </w:rPr>
      </w:pPr>
      <w:proofErr w:type="spellStart"/>
      <w:ins w:id="3778" w:author="Vũ Đức Thông (VinSOC-ANBM-ANBMOT)" w:date="2026-04-20T11:23:00Z">
        <w:r w:rsidRPr="003B60A3">
          <w:rPr>
            <w:b/>
            <w:bCs/>
            <w:rPrChange w:id="3779" w:author="Vũ Đức Thông (VinSOC-ANBM-ANBMOT)" w:date="2026-04-20T11:23:00Z">
              <w:rPr/>
            </w:rPrChange>
          </w:rPr>
          <w:t>Phân</w:t>
        </w:r>
        <w:proofErr w:type="spellEnd"/>
        <w:r w:rsidRPr="003B60A3">
          <w:rPr>
            <w:b/>
            <w:bCs/>
            <w:rPrChange w:id="3780" w:author="Vũ Đức Thông (VinSOC-ANBM-ANBMOT)" w:date="2026-04-20T11:23:00Z">
              <w:rPr/>
            </w:rPrChange>
          </w:rPr>
          <w:t xml:space="preserve"> </w:t>
        </w:r>
        <w:proofErr w:type="spellStart"/>
        <w:r w:rsidRPr="003B60A3">
          <w:rPr>
            <w:b/>
            <w:bCs/>
            <w:rPrChange w:id="3781" w:author="Vũ Đức Thông (VinSOC-ANBM-ANBMOT)" w:date="2026-04-20T11:23:00Z">
              <w:rPr/>
            </w:rPrChange>
          </w:rPr>
          <w:t>loại</w:t>
        </w:r>
        <w:proofErr w:type="spellEnd"/>
        <w:r w:rsidRPr="003B60A3">
          <w:rPr>
            <w:b/>
            <w:bCs/>
            <w:rPrChange w:id="3782" w:author="Vũ Đức Thông (VinSOC-ANBM-ANBMOT)" w:date="2026-04-20T11:23:00Z">
              <w:rPr/>
            </w:rPrChange>
          </w:rPr>
          <w:t xml:space="preserve"> </w:t>
        </w:r>
        <w:proofErr w:type="spellStart"/>
        <w:r w:rsidRPr="003B60A3">
          <w:rPr>
            <w:b/>
            <w:bCs/>
            <w:rPrChange w:id="3783" w:author="Vũ Đức Thông (VinSOC-ANBM-ANBMOT)" w:date="2026-04-20T11:23:00Z">
              <w:rPr/>
            </w:rPrChange>
          </w:rPr>
          <w:t>theo</w:t>
        </w:r>
        <w:proofErr w:type="spellEnd"/>
        <w:r w:rsidRPr="003B60A3">
          <w:rPr>
            <w:b/>
            <w:bCs/>
            <w:rPrChange w:id="3784" w:author="Vũ Đức Thông (VinSOC-ANBM-ANBMOT)" w:date="2026-04-20T11:23:00Z">
              <w:rPr/>
            </w:rPrChange>
          </w:rPr>
          <w:t xml:space="preserve"> </w:t>
        </w:r>
        <w:proofErr w:type="spellStart"/>
        <w:r w:rsidRPr="003B60A3">
          <w:rPr>
            <w:b/>
            <w:bCs/>
            <w:rPrChange w:id="3785" w:author="Vũ Đức Thông (VinSOC-ANBM-ANBMOT)" w:date="2026-04-20T11:23:00Z">
              <w:rPr/>
            </w:rPrChange>
          </w:rPr>
          <w:t>mục</w:t>
        </w:r>
        <w:proofErr w:type="spellEnd"/>
        <w:r w:rsidRPr="003B60A3">
          <w:rPr>
            <w:b/>
            <w:bCs/>
            <w:rPrChange w:id="3786" w:author="Vũ Đức Thông (VinSOC-ANBM-ANBMOT)" w:date="2026-04-20T11:23:00Z">
              <w:rPr/>
            </w:rPrChange>
          </w:rPr>
          <w:t xml:space="preserve"> </w:t>
        </w:r>
        <w:proofErr w:type="spellStart"/>
        <w:r w:rsidRPr="003B60A3">
          <w:rPr>
            <w:b/>
            <w:bCs/>
            <w:rPrChange w:id="3787" w:author="Vũ Đức Thông (VinSOC-ANBM-ANBMOT)" w:date="2026-04-20T11:23:00Z">
              <w:rPr/>
            </w:rPrChange>
          </w:rPr>
          <w:t>đích</w:t>
        </w:r>
        <w:proofErr w:type="spellEnd"/>
        <w:r>
          <w:t xml:space="preserve">: </w:t>
        </w:r>
        <w:r w:rsidRPr="003B60A3">
          <w:rPr>
            <w:b/>
            <w:bCs/>
            <w:rPrChange w:id="3788" w:author="Vũ Đức Thông (VinSOC-ANBM-ANBMOT)" w:date="2026-04-20T11:23:00Z">
              <w:rPr/>
            </w:rPrChange>
          </w:rPr>
          <w:t>FMS</w:t>
        </w:r>
        <w:r>
          <w:t xml:space="preserve"> </w:t>
        </w:r>
        <w:proofErr w:type="spellStart"/>
        <w:r>
          <w:t>dùng</w:t>
        </w:r>
        <w:proofErr w:type="spellEnd"/>
        <w:r>
          <w:t xml:space="preserve"> </w:t>
        </w:r>
        <w:proofErr w:type="spellStart"/>
        <w:r>
          <w:t>để</w:t>
        </w:r>
        <w:proofErr w:type="spellEnd"/>
        <w:r>
          <w:t xml:space="preserve"> </w:t>
        </w:r>
        <w:proofErr w:type="spellStart"/>
        <w:r>
          <w:t>lấy</w:t>
        </w:r>
        <w:proofErr w:type="spellEnd"/>
        <w:r>
          <w:t xml:space="preserve"> </w:t>
        </w:r>
        <w:proofErr w:type="spellStart"/>
        <w:r>
          <w:t>dữ</w:t>
        </w:r>
        <w:proofErr w:type="spellEnd"/>
        <w:r>
          <w:t xml:space="preserve"> </w:t>
        </w:r>
        <w:proofErr w:type="spellStart"/>
        <w:r w:rsidRPr="003B60A3">
          <w:rPr>
            <w:b/>
            <w:bCs/>
            <w:rPrChange w:id="3789" w:author="Vũ Đức Thông (VinSOC-ANBM-ANBMOT)" w:date="2026-04-20T11:23:00Z">
              <w:rPr/>
            </w:rPrChange>
          </w:rPr>
          <w:t>liệu</w:t>
        </w:r>
        <w:proofErr w:type="spellEnd"/>
        <w:r w:rsidRPr="003B60A3">
          <w:rPr>
            <w:b/>
            <w:bCs/>
            <w:rPrChange w:id="3790" w:author="Vũ Đức Thông (VinSOC-ANBM-ANBMOT)" w:date="2026-04-20T11:23:00Z">
              <w:rPr/>
            </w:rPrChange>
          </w:rPr>
          <w:t xml:space="preserve"> </w:t>
        </w:r>
        <w:proofErr w:type="spellStart"/>
        <w:r w:rsidRPr="003B60A3">
          <w:rPr>
            <w:b/>
            <w:bCs/>
            <w:rPrChange w:id="3791" w:author="Vũ Đức Thông (VinSOC-ANBM-ANBMOT)" w:date="2026-04-20T11:23:00Z">
              <w:rPr/>
            </w:rPrChange>
          </w:rPr>
          <w:t>thông</w:t>
        </w:r>
        <w:proofErr w:type="spellEnd"/>
        <w:r w:rsidRPr="003B60A3">
          <w:rPr>
            <w:b/>
            <w:bCs/>
            <w:rPrChange w:id="3792" w:author="Vũ Đức Thông (VinSOC-ANBM-ANBMOT)" w:date="2026-04-20T11:23:00Z">
              <w:rPr/>
            </w:rPrChange>
          </w:rPr>
          <w:t xml:space="preserve"> </w:t>
        </w:r>
        <w:proofErr w:type="spellStart"/>
        <w:r w:rsidRPr="003B60A3">
          <w:rPr>
            <w:b/>
            <w:bCs/>
            <w:rPrChange w:id="3793" w:author="Vũ Đức Thông (VinSOC-ANBM-ANBMOT)" w:date="2026-04-20T11:23:00Z">
              <w:rPr/>
            </w:rPrChange>
          </w:rPr>
          <w:t>thường</w:t>
        </w:r>
        <w:proofErr w:type="spellEnd"/>
        <w:r>
          <w:t xml:space="preserve">; </w:t>
        </w:r>
        <w:r w:rsidRPr="003B60A3">
          <w:rPr>
            <w:b/>
            <w:bCs/>
            <w:rPrChange w:id="3794" w:author="Vũ Đức Thông (VinSOC-ANBM-ANBMOT)" w:date="2026-04-20T11:23:00Z">
              <w:rPr/>
            </w:rPrChange>
          </w:rPr>
          <w:t>DP</w:t>
        </w:r>
        <w:r>
          <w:t xml:space="preserve"> </w:t>
        </w:r>
        <w:proofErr w:type="spellStart"/>
        <w:r>
          <w:t>ưu</w:t>
        </w:r>
        <w:proofErr w:type="spellEnd"/>
        <w:r>
          <w:t xml:space="preserve"> </w:t>
        </w:r>
        <w:proofErr w:type="spellStart"/>
        <w:r>
          <w:t>tiên</w:t>
        </w:r>
        <w:proofErr w:type="spellEnd"/>
        <w:r>
          <w:t xml:space="preserve"> </w:t>
        </w:r>
        <w:proofErr w:type="spellStart"/>
        <w:r w:rsidRPr="003B60A3">
          <w:rPr>
            <w:b/>
            <w:bCs/>
            <w:rPrChange w:id="3795" w:author="Vũ Đức Thông (VinSOC-ANBM-ANBMOT)" w:date="2026-04-20T11:23:00Z">
              <w:rPr/>
            </w:rPrChange>
          </w:rPr>
          <w:t>tốc</w:t>
        </w:r>
        <w:proofErr w:type="spellEnd"/>
        <w:r w:rsidRPr="003B60A3">
          <w:rPr>
            <w:b/>
            <w:bCs/>
            <w:rPrChange w:id="3796" w:author="Vũ Đức Thông (VinSOC-ANBM-ANBMOT)" w:date="2026-04-20T11:23:00Z">
              <w:rPr/>
            </w:rPrChange>
          </w:rPr>
          <w:t xml:space="preserve"> </w:t>
        </w:r>
        <w:proofErr w:type="spellStart"/>
        <w:r w:rsidRPr="003B60A3">
          <w:rPr>
            <w:b/>
            <w:bCs/>
            <w:rPrChange w:id="3797" w:author="Vũ Đức Thông (VinSOC-ANBM-ANBMOT)" w:date="2026-04-20T11:23:00Z">
              <w:rPr/>
            </w:rPrChange>
          </w:rPr>
          <w:t>độ</w:t>
        </w:r>
        <w:proofErr w:type="spellEnd"/>
        <w:r w:rsidRPr="003B60A3">
          <w:rPr>
            <w:b/>
            <w:bCs/>
            <w:rPrChange w:id="3798" w:author="Vũ Đức Thông (VinSOC-ANBM-ANBMOT)" w:date="2026-04-20T11:23:00Z">
              <w:rPr/>
            </w:rPrChange>
          </w:rPr>
          <w:t xml:space="preserve"> </w:t>
        </w:r>
        <w:proofErr w:type="spellStart"/>
        <w:r w:rsidRPr="003B60A3">
          <w:rPr>
            <w:b/>
            <w:bCs/>
            <w:rPrChange w:id="3799" w:author="Vũ Đức Thông (VinSOC-ANBM-ANBMOT)" w:date="2026-04-20T11:23:00Z">
              <w:rPr/>
            </w:rPrChange>
          </w:rPr>
          <w:t>cực</w:t>
        </w:r>
        <w:proofErr w:type="spellEnd"/>
        <w:r w:rsidRPr="003B60A3">
          <w:rPr>
            <w:b/>
            <w:bCs/>
            <w:rPrChange w:id="3800" w:author="Vũ Đức Thông (VinSOC-ANBM-ANBMOT)" w:date="2026-04-20T11:23:00Z">
              <w:rPr/>
            </w:rPrChange>
          </w:rPr>
          <w:t xml:space="preserve"> </w:t>
        </w:r>
        <w:proofErr w:type="spellStart"/>
        <w:r w:rsidRPr="003B60A3">
          <w:rPr>
            <w:b/>
            <w:bCs/>
            <w:rPrChange w:id="3801" w:author="Vũ Đức Thông (VinSOC-ANBM-ANBMOT)" w:date="2026-04-20T11:23:00Z">
              <w:rPr/>
            </w:rPrChange>
          </w:rPr>
          <w:t>nhanh</w:t>
        </w:r>
        <w:proofErr w:type="spellEnd"/>
        <w:r>
          <w:t xml:space="preserve"> </w:t>
        </w:r>
        <w:proofErr w:type="spellStart"/>
        <w:r>
          <w:t>cho</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điều</w:t>
        </w:r>
        <w:proofErr w:type="spellEnd"/>
        <w:r>
          <w:t xml:space="preserve"> </w:t>
        </w:r>
        <w:proofErr w:type="spellStart"/>
        <w:r>
          <w:t>khiển</w:t>
        </w:r>
        <w:proofErr w:type="spellEnd"/>
        <w:r>
          <w:t xml:space="preserve">; </w:t>
        </w:r>
        <w:r w:rsidRPr="003B60A3">
          <w:rPr>
            <w:b/>
            <w:bCs/>
            <w:rPrChange w:id="3802" w:author="Vũ Đức Thông (VinSOC-ANBM-ANBMOT)" w:date="2026-04-20T11:23:00Z">
              <w:rPr/>
            </w:rPrChange>
          </w:rPr>
          <w:t>PA</w:t>
        </w:r>
        <w:r>
          <w:t xml:space="preserve"> </w:t>
        </w:r>
        <w:proofErr w:type="spellStart"/>
        <w:r>
          <w:t>dành</w:t>
        </w:r>
        <w:proofErr w:type="spellEnd"/>
        <w:r>
          <w:t xml:space="preserve"> </w:t>
        </w:r>
        <w:proofErr w:type="spellStart"/>
        <w:r>
          <w:t>riêng</w:t>
        </w:r>
        <w:proofErr w:type="spellEnd"/>
        <w:r>
          <w:t xml:space="preserve"> </w:t>
        </w:r>
        <w:proofErr w:type="spellStart"/>
        <w:r>
          <w:t>cho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rsidRPr="003B60A3">
          <w:rPr>
            <w:b/>
            <w:bCs/>
            <w:rPrChange w:id="3803" w:author="Vũ Đức Thông (VinSOC-ANBM-ANBMOT)" w:date="2026-04-20T11:23:00Z">
              <w:rPr/>
            </w:rPrChange>
          </w:rPr>
          <w:t>nguy</w:t>
        </w:r>
        <w:proofErr w:type="spellEnd"/>
        <w:r w:rsidRPr="003B60A3">
          <w:rPr>
            <w:b/>
            <w:bCs/>
            <w:rPrChange w:id="3804" w:author="Vũ Đức Thông (VinSOC-ANBM-ANBMOT)" w:date="2026-04-20T11:23:00Z">
              <w:rPr/>
            </w:rPrChange>
          </w:rPr>
          <w:t xml:space="preserve"> </w:t>
        </w:r>
        <w:proofErr w:type="spellStart"/>
        <w:r w:rsidRPr="003B60A3">
          <w:rPr>
            <w:b/>
            <w:bCs/>
            <w:rPrChange w:id="3805" w:author="Vũ Đức Thông (VinSOC-ANBM-ANBMOT)" w:date="2026-04-20T11:23:00Z">
              <w:rPr/>
            </w:rPrChange>
          </w:rPr>
          <w:t>hiểm</w:t>
        </w:r>
        <w:proofErr w:type="spellEnd"/>
        <w:r w:rsidRPr="003B60A3">
          <w:rPr>
            <w:b/>
            <w:bCs/>
            <w:rPrChange w:id="3806" w:author="Vũ Đức Thông (VinSOC-ANBM-ANBMOT)" w:date="2026-04-20T11:23:00Z">
              <w:rPr/>
            </w:rPrChange>
          </w:rPr>
          <w:t xml:space="preserve"> </w:t>
        </w:r>
        <w:proofErr w:type="spellStart"/>
        <w:r w:rsidRPr="003B60A3">
          <w:rPr>
            <w:b/>
            <w:bCs/>
            <w:rPrChange w:id="3807" w:author="Vũ Đức Thông (VinSOC-ANBM-ANBMOT)" w:date="2026-04-20T11:23:00Z">
              <w:rPr/>
            </w:rPrChange>
          </w:rPr>
          <w:t>cần</w:t>
        </w:r>
        <w:proofErr w:type="spellEnd"/>
        <w:r w:rsidRPr="003B60A3">
          <w:rPr>
            <w:b/>
            <w:bCs/>
            <w:rPrChange w:id="3808" w:author="Vũ Đức Thông (VinSOC-ANBM-ANBMOT)" w:date="2026-04-20T11:23:00Z">
              <w:rPr/>
            </w:rPrChange>
          </w:rPr>
          <w:t xml:space="preserve"> </w:t>
        </w:r>
        <w:proofErr w:type="spellStart"/>
        <w:r w:rsidRPr="003B60A3">
          <w:rPr>
            <w:b/>
            <w:bCs/>
            <w:rPrChange w:id="3809" w:author="Vũ Đức Thông (VinSOC-ANBM-ANBMOT)" w:date="2026-04-20T11:23:00Z">
              <w:rPr/>
            </w:rPrChange>
          </w:rPr>
          <w:t>tính</w:t>
        </w:r>
        <w:proofErr w:type="spellEnd"/>
        <w:r w:rsidRPr="003B60A3">
          <w:rPr>
            <w:b/>
            <w:bCs/>
            <w:rPrChange w:id="3810" w:author="Vũ Đức Thông (VinSOC-ANBM-ANBMOT)" w:date="2026-04-20T11:23:00Z">
              <w:rPr/>
            </w:rPrChange>
          </w:rPr>
          <w:t xml:space="preserve"> an </w:t>
        </w:r>
        <w:proofErr w:type="spellStart"/>
        <w:r w:rsidRPr="003B60A3">
          <w:rPr>
            <w:b/>
            <w:bCs/>
            <w:rPrChange w:id="3811" w:author="Vũ Đức Thông (VinSOC-ANBM-ANBMOT)" w:date="2026-04-20T11:23:00Z">
              <w:rPr/>
            </w:rPrChange>
          </w:rPr>
          <w:t>toàn</w:t>
        </w:r>
        <w:proofErr w:type="spellEnd"/>
        <w:r w:rsidRPr="003B60A3">
          <w:rPr>
            <w:b/>
            <w:bCs/>
            <w:rPrChange w:id="3812" w:author="Vũ Đức Thông (VinSOC-ANBM-ANBMOT)" w:date="2026-04-20T11:23:00Z">
              <w:rPr/>
            </w:rPrChange>
          </w:rPr>
          <w:t xml:space="preserve"> </w:t>
        </w:r>
        <w:proofErr w:type="spellStart"/>
        <w:r w:rsidRPr="003B60A3">
          <w:rPr>
            <w:b/>
            <w:bCs/>
            <w:rPrChange w:id="3813" w:author="Vũ Đức Thông (VinSOC-ANBM-ANBMOT)" w:date="2026-04-20T11:23:00Z">
              <w:rPr/>
            </w:rPrChange>
          </w:rPr>
          <w:t>cao</w:t>
        </w:r>
        <w:proofErr w:type="spellEnd"/>
        <w:r w:rsidRPr="003B60A3">
          <w:rPr>
            <w:b/>
            <w:bCs/>
            <w:rPrChange w:id="3814" w:author="Vũ Đức Thông (VinSOC-ANBM-ANBMOT)" w:date="2026-04-20T11:23:00Z">
              <w:rPr/>
            </w:rPrChange>
          </w:rPr>
          <w:t>.</w:t>
        </w:r>
      </w:ins>
    </w:p>
    <w:p w14:paraId="58956431" w14:textId="77777777" w:rsidR="003B60A3" w:rsidRDefault="003B60A3" w:rsidP="003B60A3">
      <w:pPr>
        <w:pStyle w:val="CTDT-Text"/>
        <w:rPr>
          <w:ins w:id="3815" w:author="Vũ Đức Thông (VinSOC-ANBM-ANBMOT)" w:date="2026-04-20T11:23:00Z"/>
        </w:rPr>
      </w:pPr>
      <w:proofErr w:type="spellStart"/>
      <w:ins w:id="3816" w:author="Vũ Đức Thông (VinSOC-ANBM-ANBMOT)" w:date="2026-04-20T11:23:00Z">
        <w:r w:rsidRPr="003B60A3">
          <w:rPr>
            <w:b/>
            <w:bCs/>
            <w:rPrChange w:id="3817" w:author="Vũ Đức Thông (VinSOC-ANBM-ANBMOT)" w:date="2026-04-20T11:23:00Z">
              <w:rPr/>
            </w:rPrChange>
          </w:rPr>
          <w:t>Khả</w:t>
        </w:r>
        <w:proofErr w:type="spellEnd"/>
        <w:r w:rsidRPr="003B60A3">
          <w:rPr>
            <w:b/>
            <w:bCs/>
            <w:rPrChange w:id="3818" w:author="Vũ Đức Thông (VinSOC-ANBM-ANBMOT)" w:date="2026-04-20T11:23:00Z">
              <w:rPr/>
            </w:rPrChange>
          </w:rPr>
          <w:t xml:space="preserve"> </w:t>
        </w:r>
        <w:proofErr w:type="spellStart"/>
        <w:r w:rsidRPr="003B60A3">
          <w:rPr>
            <w:b/>
            <w:bCs/>
            <w:rPrChange w:id="3819" w:author="Vũ Đức Thông (VinSOC-ANBM-ANBMOT)" w:date="2026-04-20T11:23:00Z">
              <w:rPr/>
            </w:rPrChange>
          </w:rPr>
          <w:t>năng</w:t>
        </w:r>
        <w:proofErr w:type="spellEnd"/>
        <w:r w:rsidRPr="003B60A3">
          <w:rPr>
            <w:b/>
            <w:bCs/>
            <w:rPrChange w:id="3820" w:author="Vũ Đức Thông (VinSOC-ANBM-ANBMOT)" w:date="2026-04-20T11:23:00Z">
              <w:rPr/>
            </w:rPrChange>
          </w:rPr>
          <w:t xml:space="preserve"> </w:t>
        </w:r>
        <w:proofErr w:type="spellStart"/>
        <w:r w:rsidRPr="003B60A3">
          <w:rPr>
            <w:b/>
            <w:bCs/>
            <w:rPrChange w:id="3821" w:author="Vũ Đức Thông (VinSOC-ANBM-ANBMOT)" w:date="2026-04-20T11:23:00Z">
              <w:rPr/>
            </w:rPrChange>
          </w:rPr>
          <w:t>tương</w:t>
        </w:r>
        <w:proofErr w:type="spellEnd"/>
        <w:r w:rsidRPr="003B60A3">
          <w:rPr>
            <w:b/>
            <w:bCs/>
            <w:rPrChange w:id="3822" w:author="Vũ Đức Thông (VinSOC-ANBM-ANBMOT)" w:date="2026-04-20T11:23:00Z">
              <w:rPr/>
            </w:rPrChange>
          </w:rPr>
          <w:t xml:space="preserve"> </w:t>
        </w:r>
        <w:proofErr w:type="spellStart"/>
        <w:r w:rsidRPr="003B60A3">
          <w:rPr>
            <w:b/>
            <w:bCs/>
            <w:rPrChange w:id="3823" w:author="Vũ Đức Thông (VinSOC-ANBM-ANBMOT)" w:date="2026-04-20T11:23:00Z">
              <w:rPr/>
            </w:rPrChange>
          </w:rPr>
          <w:t>thích</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của</w:t>
        </w:r>
        <w:proofErr w:type="spellEnd"/>
        <w:r>
          <w:t xml:space="preserve"> </w:t>
        </w:r>
        <w:r w:rsidRPr="003B60A3">
          <w:rPr>
            <w:b/>
            <w:bCs/>
            <w:rPrChange w:id="3824" w:author="Vũ Đức Thông (VinSOC-ANBM-ANBMOT)" w:date="2026-04-20T11:23:00Z">
              <w:rPr/>
            </w:rPrChange>
          </w:rPr>
          <w:t>Profibus</w:t>
        </w:r>
        <w:r>
          <w:t xml:space="preserve"> </w:t>
        </w:r>
        <w:proofErr w:type="spellStart"/>
        <w:r>
          <w:t>là</w:t>
        </w:r>
        <w:proofErr w:type="spellEnd"/>
        <w:r>
          <w:t xml:space="preserve"> </w:t>
        </w:r>
        <w:proofErr w:type="spellStart"/>
        <w:r>
          <w:t>tính</w:t>
        </w:r>
        <w:proofErr w:type="spellEnd"/>
        <w:r>
          <w:t xml:space="preserve"> </w:t>
        </w:r>
        <w:proofErr w:type="spellStart"/>
        <w:r w:rsidRPr="003B60A3">
          <w:rPr>
            <w:b/>
            <w:bCs/>
            <w:rPrChange w:id="3825" w:author="Vũ Đức Thông (VinSOC-ANBM-ANBMOT)" w:date="2026-04-20T11:23:00Z">
              <w:rPr/>
            </w:rPrChange>
          </w:rPr>
          <w:t>đồng</w:t>
        </w:r>
        <w:proofErr w:type="spellEnd"/>
        <w:r w:rsidRPr="003B60A3">
          <w:rPr>
            <w:b/>
            <w:bCs/>
            <w:rPrChange w:id="3826" w:author="Vũ Đức Thông (VinSOC-ANBM-ANBMOT)" w:date="2026-04-20T11:23:00Z">
              <w:rPr/>
            </w:rPrChange>
          </w:rPr>
          <w:t xml:space="preserve"> </w:t>
        </w:r>
        <w:proofErr w:type="spellStart"/>
        <w:r w:rsidRPr="003B60A3">
          <w:rPr>
            <w:b/>
            <w:bCs/>
            <w:rPrChange w:id="3827" w:author="Vũ Đức Thông (VinSOC-ANBM-ANBMOT)" w:date="2026-04-20T11:23:00Z">
              <w:rPr/>
            </w:rPrChange>
          </w:rPr>
          <w:t>bộ</w:t>
        </w:r>
        <w:proofErr w:type="spellEnd"/>
        <w:r w:rsidRPr="003B60A3">
          <w:rPr>
            <w:b/>
            <w:bCs/>
            <w:rPrChange w:id="3828" w:author="Vũ Đức Thông (VinSOC-ANBM-ANBMOT)" w:date="2026-04-20T11:23:00Z">
              <w:rPr/>
            </w:rPrChange>
          </w:rPr>
          <w:t xml:space="preserve"> </w:t>
        </w:r>
        <w:proofErr w:type="spellStart"/>
        <w:r w:rsidRPr="003B60A3">
          <w:rPr>
            <w:b/>
            <w:bCs/>
            <w:rPrChange w:id="3829" w:author="Vũ Đức Thông (VinSOC-ANBM-ANBMOT)" w:date="2026-04-20T11:23:00Z">
              <w:rPr/>
            </w:rPrChange>
          </w:rPr>
          <w:t>cao</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có</w:t>
        </w:r>
        <w:proofErr w:type="spellEnd"/>
        <w:r>
          <w:t xml:space="preserve"> </w:t>
        </w:r>
        <w:proofErr w:type="spellStart"/>
        <w:r>
          <w:t>thể</w:t>
        </w:r>
        <w:proofErr w:type="spellEnd"/>
        <w:r>
          <w:t xml:space="preserve"> </w:t>
        </w:r>
        <w:proofErr w:type="spellStart"/>
        <w:r w:rsidRPr="003B60A3">
          <w:rPr>
            <w:b/>
            <w:bCs/>
            <w:rPrChange w:id="3830" w:author="Vũ Đức Thông (VinSOC-ANBM-ANBMOT)" w:date="2026-04-20T11:24:00Z">
              <w:rPr/>
            </w:rPrChange>
          </w:rPr>
          <w:t>trộn</w:t>
        </w:r>
        <w:proofErr w:type="spellEnd"/>
        <w:r w:rsidRPr="003B60A3">
          <w:rPr>
            <w:b/>
            <w:bCs/>
            <w:rPrChange w:id="3831" w:author="Vũ Đức Thông (VinSOC-ANBM-ANBMOT)" w:date="2026-04-20T11:24:00Z">
              <w:rPr/>
            </w:rPrChange>
          </w:rPr>
          <w:t xml:space="preserve"> </w:t>
        </w:r>
        <w:proofErr w:type="spellStart"/>
        <w:r w:rsidRPr="003B60A3">
          <w:rPr>
            <w:b/>
            <w:bCs/>
            <w:rPrChange w:id="3832" w:author="Vũ Đức Thông (VinSOC-ANBM-ANBMOT)" w:date="2026-04-20T11:24:00Z">
              <w:rPr/>
            </w:rPrChange>
          </w:rPr>
          <w:t>lẫn</w:t>
        </w:r>
        <w:proofErr w:type="spellEnd"/>
        <w:r w:rsidRPr="003B60A3">
          <w:rPr>
            <w:b/>
            <w:bCs/>
            <w:rPrChange w:id="3833" w:author="Vũ Đức Thông (VinSOC-ANBM-ANBMOT)" w:date="2026-04-20T11:24:00Z">
              <w:rPr/>
            </w:rPrChange>
          </w:rPr>
          <w:t xml:space="preserve"> </w:t>
        </w:r>
        <w:proofErr w:type="spellStart"/>
        <w:r w:rsidRPr="003B60A3">
          <w:rPr>
            <w:b/>
            <w:bCs/>
            <w:rPrChange w:id="3834" w:author="Vũ Đức Thông (VinSOC-ANBM-ANBMOT)" w:date="2026-04-20T11:24:00Z">
              <w:rPr/>
            </w:rPrChange>
          </w:rPr>
          <w:t>cả</w:t>
        </w:r>
        <w:proofErr w:type="spellEnd"/>
        <w:r w:rsidRPr="003B60A3">
          <w:rPr>
            <w:b/>
            <w:bCs/>
            <w:rPrChange w:id="3835" w:author="Vũ Đức Thông (VinSOC-ANBM-ANBMOT)" w:date="2026-04-20T11:24:00Z">
              <w:rPr/>
            </w:rPrChange>
          </w:rPr>
          <w:t xml:space="preserve"> 3</w:t>
        </w:r>
        <w:r>
          <w:t xml:space="preserve"> </w:t>
        </w:r>
        <w:proofErr w:type="spellStart"/>
        <w:r>
          <w:t>loại</w:t>
        </w:r>
        <w:proofErr w:type="spellEnd"/>
        <w:r>
          <w:t xml:space="preserve"> </w:t>
        </w:r>
        <w:proofErr w:type="spellStart"/>
        <w:r>
          <w:t>trên</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mạng</w:t>
        </w:r>
        <w:proofErr w:type="spellEnd"/>
        <w:r>
          <w:t xml:space="preserve"> </w:t>
        </w:r>
        <w:proofErr w:type="spellStart"/>
        <w:r>
          <w:t>vì</w:t>
        </w:r>
        <w:proofErr w:type="spellEnd"/>
        <w:r>
          <w:t xml:space="preserve"> </w:t>
        </w:r>
        <w:proofErr w:type="spellStart"/>
        <w:r>
          <w:t>chúng</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chỉ</w:t>
        </w:r>
        <w:proofErr w:type="spellEnd"/>
        <w:r>
          <w:t xml:space="preserve"> </w:t>
        </w:r>
        <w:proofErr w:type="spellStart"/>
        <w:r w:rsidRPr="003B60A3">
          <w:rPr>
            <w:b/>
            <w:bCs/>
            <w:rPrChange w:id="3836" w:author="Vũ Đức Thông (VinSOC-ANBM-ANBMOT)" w:date="2026-04-20T11:24:00Z">
              <w:rPr/>
            </w:rPrChange>
          </w:rPr>
          <w:t>khác</w:t>
        </w:r>
        <w:proofErr w:type="spellEnd"/>
        <w:r>
          <w:t xml:space="preserve"> </w:t>
        </w:r>
        <w:proofErr w:type="spellStart"/>
        <w:r>
          <w:t>nhau</w:t>
        </w:r>
        <w:proofErr w:type="spellEnd"/>
        <w:r>
          <w:t xml:space="preserve"> ở </w:t>
        </w:r>
        <w:proofErr w:type="spellStart"/>
        <w:r w:rsidRPr="003B60A3">
          <w:rPr>
            <w:b/>
            <w:bCs/>
            <w:rPrChange w:id="3837" w:author="Vũ Đức Thông (VinSOC-ANBM-ANBMOT)" w:date="2026-04-20T11:24:00Z">
              <w:rPr/>
            </w:rPrChange>
          </w:rPr>
          <w:t>phương</w:t>
        </w:r>
        <w:proofErr w:type="spellEnd"/>
        <w:r w:rsidRPr="003B60A3">
          <w:rPr>
            <w:b/>
            <w:bCs/>
            <w:rPrChange w:id="3838" w:author="Vũ Đức Thông (VinSOC-ANBM-ANBMOT)" w:date="2026-04-20T11:24:00Z">
              <w:rPr/>
            </w:rPrChange>
          </w:rPr>
          <w:t xml:space="preserve"> </w:t>
        </w:r>
        <w:proofErr w:type="spellStart"/>
        <w:r w:rsidRPr="003B60A3">
          <w:rPr>
            <w:b/>
            <w:bCs/>
            <w:rPrChange w:id="3839" w:author="Vũ Đức Thông (VinSOC-ANBM-ANBMOT)" w:date="2026-04-20T11:24:00Z">
              <w:rPr/>
            </w:rPrChange>
          </w:rPr>
          <w:t>thức</w:t>
        </w:r>
        <w:proofErr w:type="spellEnd"/>
        <w:r w:rsidRPr="003B60A3">
          <w:rPr>
            <w:b/>
            <w:bCs/>
            <w:rPrChange w:id="3840" w:author="Vũ Đức Thông (VinSOC-ANBM-ANBMOT)" w:date="2026-04-20T11:24:00Z">
              <w:rPr/>
            </w:rPrChange>
          </w:rPr>
          <w:t xml:space="preserve"> </w:t>
        </w:r>
        <w:proofErr w:type="spellStart"/>
        <w:r w:rsidRPr="003B60A3">
          <w:rPr>
            <w:b/>
            <w:bCs/>
            <w:rPrChange w:id="3841" w:author="Vũ Đức Thông (VinSOC-ANBM-ANBMOT)" w:date="2026-04-20T11:24:00Z">
              <w:rPr/>
            </w:rPrChange>
          </w:rPr>
          <w:t>kết</w:t>
        </w:r>
        <w:proofErr w:type="spellEnd"/>
        <w:r w:rsidRPr="003B60A3">
          <w:rPr>
            <w:b/>
            <w:bCs/>
            <w:rPrChange w:id="3842" w:author="Vũ Đức Thông (VinSOC-ANBM-ANBMOT)" w:date="2026-04-20T11:24:00Z">
              <w:rPr/>
            </w:rPrChange>
          </w:rPr>
          <w:t xml:space="preserve"> </w:t>
        </w:r>
        <w:proofErr w:type="spellStart"/>
        <w:r w:rsidRPr="003B60A3">
          <w:rPr>
            <w:b/>
            <w:bCs/>
            <w:rPrChange w:id="3843" w:author="Vũ Đức Thông (VinSOC-ANBM-ANBMOT)" w:date="2026-04-20T11:24:00Z">
              <w:rPr/>
            </w:rPrChange>
          </w:rPr>
          <w:t>nối</w:t>
        </w:r>
        <w:proofErr w:type="spellEnd"/>
        <w:r w:rsidRPr="003B60A3">
          <w:rPr>
            <w:b/>
            <w:bCs/>
            <w:rPrChange w:id="3844" w:author="Vũ Đức Thông (VinSOC-ANBM-ANBMOT)" w:date="2026-04-20T11:24:00Z">
              <w:rPr/>
            </w:rPrChange>
          </w:rPr>
          <w:t xml:space="preserve"> </w:t>
        </w:r>
        <w:proofErr w:type="spellStart"/>
        <w:r w:rsidRPr="003B60A3">
          <w:rPr>
            <w:b/>
            <w:bCs/>
            <w:rPrChange w:id="3845" w:author="Vũ Đức Thông (VinSOC-ANBM-ANBMOT)" w:date="2026-04-20T11:24:00Z">
              <w:rPr/>
            </w:rPrChange>
          </w:rPr>
          <w:t>vật</w:t>
        </w:r>
        <w:proofErr w:type="spellEnd"/>
        <w:r w:rsidRPr="003B60A3">
          <w:rPr>
            <w:b/>
            <w:bCs/>
            <w:rPrChange w:id="3846" w:author="Vũ Đức Thông (VinSOC-ANBM-ANBMOT)" w:date="2026-04-20T11:24:00Z">
              <w:rPr/>
            </w:rPrChange>
          </w:rPr>
          <w:t xml:space="preserve"> </w:t>
        </w:r>
        <w:proofErr w:type="spellStart"/>
        <w:r w:rsidRPr="003B60A3">
          <w:rPr>
            <w:b/>
            <w:bCs/>
            <w:rPrChange w:id="3847" w:author="Vũ Đức Thông (VinSOC-ANBM-ANBMOT)" w:date="2026-04-20T11:24:00Z">
              <w:rPr/>
            </w:rPrChange>
          </w:rPr>
          <w:t>lý</w:t>
        </w:r>
        <w:proofErr w:type="spellEnd"/>
        <w:r>
          <w:t>.</w:t>
        </w:r>
      </w:ins>
    </w:p>
    <w:p w14:paraId="15F9C24E" w14:textId="76318AA8" w:rsidR="003B60A3" w:rsidRDefault="003B60A3" w:rsidP="003B60A3">
      <w:pPr>
        <w:pStyle w:val="CTDT-Text"/>
        <w:rPr>
          <w:ins w:id="3848" w:author="Vũ Đức Thông (VinSOC-ANBM-ANBMOT)" w:date="2026-04-20T11:20:00Z"/>
        </w:rPr>
      </w:pPr>
      <w:proofErr w:type="spellStart"/>
      <w:ins w:id="3849" w:author="Vũ Đức Thông (VinSOC-ANBM-ANBMOT)" w:date="2026-04-20T11:23:00Z">
        <w:r w:rsidRPr="003B60A3">
          <w:rPr>
            <w:b/>
            <w:bCs/>
            <w:rPrChange w:id="3850" w:author="Vũ Đức Thông (VinSOC-ANBM-ANBMOT)" w:date="2026-04-20T11:24:00Z">
              <w:rPr/>
            </w:rPrChange>
          </w:rPr>
          <w:t>Sự</w:t>
        </w:r>
        <w:proofErr w:type="spellEnd"/>
        <w:r w:rsidRPr="003B60A3">
          <w:rPr>
            <w:b/>
            <w:bCs/>
            <w:rPrChange w:id="3851" w:author="Vũ Đức Thông (VinSOC-ANBM-ANBMOT)" w:date="2026-04-20T11:24:00Z">
              <w:rPr/>
            </w:rPrChange>
          </w:rPr>
          <w:t xml:space="preserve"> </w:t>
        </w:r>
        <w:proofErr w:type="spellStart"/>
        <w:r w:rsidRPr="003B60A3">
          <w:rPr>
            <w:b/>
            <w:bCs/>
            <w:rPrChange w:id="3852" w:author="Vũ Đức Thông (VinSOC-ANBM-ANBMOT)" w:date="2026-04-20T11:24:00Z">
              <w:rPr/>
            </w:rPrChange>
          </w:rPr>
          <w:t>kết</w:t>
        </w:r>
        <w:proofErr w:type="spellEnd"/>
        <w:r w:rsidRPr="003B60A3">
          <w:rPr>
            <w:b/>
            <w:bCs/>
            <w:rPrChange w:id="3853" w:author="Vũ Đức Thông (VinSOC-ANBM-ANBMOT)" w:date="2026-04-20T11:24:00Z">
              <w:rPr/>
            </w:rPrChange>
          </w:rPr>
          <w:t xml:space="preserve"> </w:t>
        </w:r>
        <w:proofErr w:type="spellStart"/>
        <w:r w:rsidRPr="003B60A3">
          <w:rPr>
            <w:b/>
            <w:bCs/>
            <w:rPrChange w:id="3854" w:author="Vũ Đức Thông (VinSOC-ANBM-ANBMOT)" w:date="2026-04-20T11:24:00Z">
              <w:rPr/>
            </w:rPrChange>
          </w:rPr>
          <w:t>hợp</w:t>
        </w:r>
        <w:proofErr w:type="spellEnd"/>
        <w:r w:rsidRPr="003B60A3">
          <w:rPr>
            <w:b/>
            <w:bCs/>
            <w:rPrChange w:id="3855" w:author="Vũ Đức Thông (VinSOC-ANBM-ANBMOT)" w:date="2026-04-20T11:24:00Z">
              <w:rPr/>
            </w:rPrChange>
          </w:rPr>
          <w:t xml:space="preserve"> </w:t>
        </w:r>
        <w:proofErr w:type="spellStart"/>
        <w:r w:rsidRPr="003B60A3">
          <w:rPr>
            <w:b/>
            <w:bCs/>
            <w:rPrChange w:id="3856" w:author="Vũ Đức Thông (VinSOC-ANBM-ANBMOT)" w:date="2026-04-20T11:24:00Z">
              <w:rPr/>
            </w:rPrChange>
          </w:rPr>
          <w:t>hoàn</w:t>
        </w:r>
        <w:proofErr w:type="spellEnd"/>
        <w:r w:rsidRPr="003B60A3">
          <w:rPr>
            <w:b/>
            <w:bCs/>
            <w:rPrChange w:id="3857" w:author="Vũ Đức Thông (VinSOC-ANBM-ANBMOT)" w:date="2026-04-20T11:24:00Z">
              <w:rPr/>
            </w:rPrChange>
          </w:rPr>
          <w:t xml:space="preserve"> </w:t>
        </w:r>
        <w:proofErr w:type="spellStart"/>
        <w:r w:rsidRPr="003B60A3">
          <w:rPr>
            <w:b/>
            <w:bCs/>
            <w:rPrChange w:id="3858" w:author="Vũ Đức Thông (VinSOC-ANBM-ANBMOT)" w:date="2026-04-20T11:24:00Z">
              <w:rPr/>
            </w:rPrChange>
          </w:rPr>
          <w:t>hảo</w:t>
        </w:r>
        <w:proofErr w:type="spellEnd"/>
        <w:r>
          <w:t xml:space="preserve">: </w:t>
        </w:r>
        <w:proofErr w:type="spellStart"/>
        <w:r>
          <w:t>Trong</w:t>
        </w:r>
        <w:proofErr w:type="spellEnd"/>
        <w:r>
          <w:t xml:space="preserve"> </w:t>
        </w:r>
        <w:proofErr w:type="spellStart"/>
        <w:r>
          <w:t>thực</w:t>
        </w:r>
        <w:proofErr w:type="spellEnd"/>
        <w:r>
          <w:t xml:space="preserve"> </w:t>
        </w:r>
        <w:proofErr w:type="spellStart"/>
        <w:r>
          <w:t>tế</w:t>
        </w:r>
        <w:proofErr w:type="spellEnd"/>
        <w:r>
          <w:t xml:space="preserve">, </w:t>
        </w:r>
        <w:r w:rsidRPr="003B60A3">
          <w:rPr>
            <w:b/>
            <w:bCs/>
            <w:rPrChange w:id="3859" w:author="Vũ Đức Thông (VinSOC-ANBM-ANBMOT)" w:date="2026-04-20T11:24:00Z">
              <w:rPr/>
            </w:rPrChange>
          </w:rPr>
          <w:t xml:space="preserve">DP </w:t>
        </w:r>
        <w:proofErr w:type="spellStart"/>
        <w:r w:rsidRPr="003B60A3">
          <w:rPr>
            <w:b/>
            <w:bCs/>
            <w:rPrChange w:id="3860" w:author="Vũ Đức Thông (VinSOC-ANBM-ANBMOT)" w:date="2026-04-20T11:24:00Z">
              <w:rPr/>
            </w:rPrChange>
          </w:rPr>
          <w:t>và</w:t>
        </w:r>
        <w:proofErr w:type="spellEnd"/>
        <w:r w:rsidRPr="003B60A3">
          <w:rPr>
            <w:b/>
            <w:bCs/>
            <w:rPrChange w:id="3861" w:author="Vũ Đức Thông (VinSOC-ANBM-ANBMOT)" w:date="2026-04-20T11:24:00Z">
              <w:rPr/>
            </w:rPrChange>
          </w:rPr>
          <w:t xml:space="preserve"> PA</w:t>
        </w:r>
        <w:r>
          <w:t xml:space="preserve"> </w:t>
        </w:r>
        <w:proofErr w:type="spellStart"/>
        <w:r>
          <w:t>thường</w:t>
        </w:r>
        <w:proofErr w:type="spellEnd"/>
        <w:r>
          <w:t xml:space="preserve"> </w:t>
        </w:r>
        <w:proofErr w:type="spellStart"/>
        <w:r>
          <w:t>được</w:t>
        </w:r>
        <w:proofErr w:type="spellEnd"/>
        <w:r>
          <w:t xml:space="preserve"> </w:t>
        </w:r>
        <w:proofErr w:type="spellStart"/>
        <w:r w:rsidRPr="003B60A3">
          <w:rPr>
            <w:b/>
            <w:bCs/>
            <w:rPrChange w:id="3862" w:author="Vũ Đức Thông (VinSOC-ANBM-ANBMOT)" w:date="2026-04-20T11:24:00Z">
              <w:rPr/>
            </w:rPrChange>
          </w:rPr>
          <w:t>dùng</w:t>
        </w:r>
        <w:proofErr w:type="spellEnd"/>
        <w:r w:rsidRPr="003B60A3">
          <w:rPr>
            <w:b/>
            <w:bCs/>
            <w:rPrChange w:id="3863" w:author="Vũ Đức Thông (VinSOC-ANBM-ANBMOT)" w:date="2026-04-20T11:24:00Z">
              <w:rPr/>
            </w:rPrChange>
          </w:rPr>
          <w:t xml:space="preserve"> song </w:t>
        </w:r>
        <w:proofErr w:type="spellStart"/>
        <w:r w:rsidRPr="003B60A3">
          <w:rPr>
            <w:b/>
            <w:bCs/>
            <w:rPrChange w:id="3864" w:author="Vũ Đức Thông (VinSOC-ANBM-ANBMOT)" w:date="2026-04-20T11:24:00Z">
              <w:rPr/>
            </w:rPrChange>
          </w:rPr>
          <w:t>hành</w:t>
        </w:r>
        <w:proofErr w:type="spellEnd"/>
        <w:r>
          <w:t xml:space="preserve">, </w:t>
        </w:r>
        <w:proofErr w:type="spellStart"/>
        <w:r>
          <w:t>trong</w:t>
        </w:r>
        <w:proofErr w:type="spellEnd"/>
        <w:r>
          <w:t xml:space="preserve"> </w:t>
        </w:r>
        <w:proofErr w:type="spellStart"/>
        <w:r>
          <w:t>đó</w:t>
        </w:r>
        <w:proofErr w:type="spellEnd"/>
        <w:r>
          <w:t xml:space="preserve"> </w:t>
        </w:r>
        <w:r w:rsidRPr="003B60A3">
          <w:rPr>
            <w:b/>
            <w:bCs/>
            <w:rPrChange w:id="3865" w:author="Vũ Đức Thông (VinSOC-ANBM-ANBMOT)" w:date="2026-04-20T11:24:00Z">
              <w:rPr/>
            </w:rPrChange>
          </w:rPr>
          <w:t>PA</w:t>
        </w:r>
        <w:r>
          <w:t xml:space="preserve"> </w:t>
        </w:r>
        <w:proofErr w:type="spellStart"/>
        <w:r>
          <w:t>đảm</w:t>
        </w:r>
        <w:proofErr w:type="spellEnd"/>
        <w:r>
          <w:t xml:space="preserve"> </w:t>
        </w:r>
        <w:proofErr w:type="spellStart"/>
        <w:r>
          <w:t>nhiệm</w:t>
        </w:r>
        <w:proofErr w:type="spellEnd"/>
        <w:r>
          <w:t xml:space="preserve"> </w:t>
        </w:r>
        <w:proofErr w:type="spellStart"/>
        <w:r>
          <w:t>các</w:t>
        </w:r>
        <w:proofErr w:type="spellEnd"/>
        <w:r>
          <w:t xml:space="preserve"> </w:t>
        </w:r>
        <w:proofErr w:type="spellStart"/>
        <w:r>
          <w:t>khu</w:t>
        </w:r>
        <w:proofErr w:type="spellEnd"/>
        <w:r>
          <w:t xml:space="preserve"> </w:t>
        </w:r>
        <w:proofErr w:type="spellStart"/>
        <w:r>
          <w:t>vực</w:t>
        </w:r>
        <w:proofErr w:type="spellEnd"/>
        <w:r>
          <w:t xml:space="preserve"> </w:t>
        </w:r>
        <w:proofErr w:type="spellStart"/>
        <w:r>
          <w:t>hiện</w:t>
        </w:r>
        <w:proofErr w:type="spellEnd"/>
        <w:r>
          <w:t xml:space="preserve"> </w:t>
        </w:r>
        <w:proofErr w:type="spellStart"/>
        <w:r>
          <w:t>trường</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và</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về</w:t>
        </w:r>
        <w:proofErr w:type="spellEnd"/>
        <w:r>
          <w:t xml:space="preserve"> </w:t>
        </w:r>
        <w:proofErr w:type="spellStart"/>
        <w:r>
          <w:t>mạng</w:t>
        </w:r>
        <w:proofErr w:type="spellEnd"/>
        <w:r>
          <w:t xml:space="preserve"> DP </w:t>
        </w:r>
        <w:proofErr w:type="spellStart"/>
        <w:r>
          <w:t>trung</w:t>
        </w:r>
        <w:proofErr w:type="spellEnd"/>
        <w:r>
          <w:t xml:space="preserve"> </w:t>
        </w:r>
        <w:proofErr w:type="spellStart"/>
        <w:r>
          <w:t>tâm</w:t>
        </w:r>
        <w:proofErr w:type="spellEnd"/>
        <w:r>
          <w:t>.</w:t>
        </w:r>
      </w:ins>
    </w:p>
    <w:p w14:paraId="67E1E9B3" w14:textId="60CF71EF" w:rsidR="003B60A3" w:rsidRDefault="003B60A3" w:rsidP="003B60A3">
      <w:pPr>
        <w:pStyle w:val="CTDT-Text"/>
        <w:rPr>
          <w:ins w:id="3866" w:author="Vũ Đức Thông (VinSOC-ANBM-ANBMOT)" w:date="2026-04-20T11:20:00Z"/>
        </w:rPr>
      </w:pPr>
    </w:p>
    <w:p w14:paraId="1152CBF9" w14:textId="3067C362" w:rsidR="003B60A3" w:rsidRDefault="003B60A3" w:rsidP="003B60A3">
      <w:pPr>
        <w:pStyle w:val="CTDT-Text"/>
        <w:rPr>
          <w:ins w:id="3867" w:author="Vũ Đức Thông (VinSOC-ANBM-ANBMOT)" w:date="2026-04-20T11:20:00Z"/>
        </w:rPr>
      </w:pPr>
    </w:p>
    <w:p w14:paraId="17BF5BB9" w14:textId="232E88DF" w:rsidR="003B60A3" w:rsidRDefault="003B60A3" w:rsidP="003B60A3">
      <w:pPr>
        <w:pStyle w:val="CTDT-Text"/>
        <w:rPr>
          <w:ins w:id="3868" w:author="Vũ Đức Thông (VinSOC-ANBM-ANBMOT)" w:date="2026-04-20T11:20:00Z"/>
        </w:rPr>
      </w:pPr>
    </w:p>
    <w:p w14:paraId="4B45A37C" w14:textId="665053B1" w:rsidR="003B60A3" w:rsidRDefault="003B60A3" w:rsidP="003B60A3">
      <w:pPr>
        <w:pStyle w:val="CTDT-Text"/>
        <w:rPr>
          <w:ins w:id="3869" w:author="Vũ Đức Thông (VinSOC-ANBM-ANBMOT)" w:date="2026-04-20T11:20:00Z"/>
        </w:rPr>
      </w:pPr>
      <w:ins w:id="3870" w:author="Vũ Đức Thông (VinSOC-ANBM-ANBMOT)" w:date="2026-04-20T11:20:00Z">
        <w:r w:rsidRPr="003B60A3">
          <w:lastRenderedPageBreak/>
          <w:drawing>
            <wp:inline distT="0" distB="0" distL="0" distR="0" wp14:anchorId="375731E7" wp14:editId="272234CD">
              <wp:extent cx="4420217" cy="291505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20217" cy="2915057"/>
                      </a:xfrm>
                      <a:prstGeom prst="rect">
                        <a:avLst/>
                      </a:prstGeom>
                    </pic:spPr>
                  </pic:pic>
                </a:graphicData>
              </a:graphic>
            </wp:inline>
          </w:drawing>
        </w:r>
      </w:ins>
    </w:p>
    <w:p w14:paraId="32A7A87C" w14:textId="41838E5E" w:rsidR="003B60A3" w:rsidRDefault="003B60A3" w:rsidP="003B60A3">
      <w:pPr>
        <w:pStyle w:val="CTDT-Hinh"/>
        <w:rPr>
          <w:ins w:id="3871" w:author="Vũ Đức Thông (VinSOC-ANBM-ANBMOT)" w:date="2026-04-20T11:21:00Z"/>
        </w:rPr>
      </w:pPr>
      <w:bookmarkStart w:id="3872" w:name="_Toc227579076"/>
      <w:ins w:id="3873" w:author="Vũ Đức Thông (VinSOC-ANBM-ANBMOT)" w:date="2026-04-20T11:21:00Z">
        <w:r>
          <w:t>Profibus</w:t>
        </w:r>
        <w:bookmarkEnd w:id="3872"/>
      </w:ins>
    </w:p>
    <w:p w14:paraId="6EF9901A" w14:textId="77777777" w:rsidR="003B60A3" w:rsidRPr="003B60A3" w:rsidRDefault="003B60A3" w:rsidP="003B60A3">
      <w:pPr>
        <w:pStyle w:val="CTDT-Text"/>
        <w:rPr>
          <w:ins w:id="3874" w:author="Vũ Đức Thông (VinSOC-ANBM-ANBMOT)" w:date="2026-04-20T11:16:00Z"/>
          <w:rPrChange w:id="3875" w:author="Vũ Đức Thông (VinSOC-ANBM-ANBMOT)" w:date="2026-04-20T11:21:00Z">
            <w:rPr>
              <w:ins w:id="3876" w:author="Vũ Đức Thông (VinSOC-ANBM-ANBMOT)" w:date="2026-04-20T11:16:00Z"/>
            </w:rPr>
          </w:rPrChange>
        </w:rPr>
        <w:pPrChange w:id="3877" w:author="Vũ Đức Thông (VinSOC-ANBM-ANBMOT)" w:date="2026-04-20T11:21:00Z">
          <w:pPr>
            <w:pStyle w:val="CTDT-Hinh"/>
          </w:pPr>
        </w:pPrChange>
      </w:pPr>
    </w:p>
    <w:p w14:paraId="7615A988" w14:textId="77777777" w:rsidR="00E534B1" w:rsidRPr="00E534B1" w:rsidRDefault="00E534B1" w:rsidP="00E534B1">
      <w:pPr>
        <w:pStyle w:val="CTDT-Text"/>
        <w:rPr>
          <w:ins w:id="3878" w:author="Vũ Đức Thông (VinSOC-ANBM-ANBMOT)" w:date="2026-04-20T11:12:00Z"/>
          <w:rPrChange w:id="3879" w:author="Vũ Đức Thông (VinSOC-ANBM-ANBMOT)" w:date="2026-04-20T11:16:00Z">
            <w:rPr>
              <w:ins w:id="3880" w:author="Vũ Đức Thông (VinSOC-ANBM-ANBMOT)" w:date="2026-04-20T11:12:00Z"/>
            </w:rPr>
          </w:rPrChange>
        </w:rPr>
        <w:pPrChange w:id="3881" w:author="Vũ Đức Thông (VinSOC-ANBM-ANBMOT)" w:date="2026-04-20T11:16:00Z">
          <w:pPr>
            <w:pStyle w:val="CTDT-Text"/>
          </w:pPr>
        </w:pPrChange>
      </w:pPr>
    </w:p>
    <w:p w14:paraId="6EFEE840" w14:textId="5D6BDEF2" w:rsidR="00E534B1" w:rsidRDefault="003B60A3" w:rsidP="003B60A3">
      <w:pPr>
        <w:pStyle w:val="CTDT-H3"/>
        <w:rPr>
          <w:ins w:id="3882" w:author="Vũ Đức Thông (VinSOC-ANBM-ANBMOT)" w:date="2026-04-20T11:26:00Z"/>
        </w:rPr>
      </w:pPr>
      <w:bookmarkStart w:id="3883" w:name="_Toc227579037"/>
      <w:ins w:id="3884" w:author="Vũ Đức Thông (VinSOC-ANBM-ANBMOT)" w:date="2026-04-20T11:26:00Z">
        <w:r>
          <w:t xml:space="preserve">Open Platform Communication </w:t>
        </w:r>
        <w:proofErr w:type="gramStart"/>
        <w:r>
          <w:t>( OPC</w:t>
        </w:r>
        <w:proofErr w:type="gramEnd"/>
        <w:r>
          <w:t>)</w:t>
        </w:r>
        <w:bookmarkEnd w:id="3883"/>
      </w:ins>
    </w:p>
    <w:p w14:paraId="0E54C807" w14:textId="658A6D69" w:rsidR="003B60A3" w:rsidRDefault="003B60A3" w:rsidP="003B60A3">
      <w:pPr>
        <w:pStyle w:val="CTDT-Text"/>
        <w:rPr>
          <w:ins w:id="3885" w:author="Vũ Đức Thông (VinSOC-ANBM-ANBMOT)" w:date="2026-04-20T11:26:00Z"/>
        </w:rPr>
      </w:pPr>
    </w:p>
    <w:p w14:paraId="6F73B650" w14:textId="34ED6380" w:rsidR="003B60A3" w:rsidRDefault="003B60A3" w:rsidP="003B60A3">
      <w:pPr>
        <w:pStyle w:val="CTDT-Text"/>
        <w:rPr>
          <w:ins w:id="3886" w:author="Vũ Đức Thông (VinSOC-ANBM-ANBMOT)" w:date="2026-04-20T11:27:00Z"/>
        </w:rPr>
      </w:pPr>
      <w:proofErr w:type="spellStart"/>
      <w:ins w:id="3887" w:author="Vũ Đức Thông (VinSOC-ANBM-ANBMOT)" w:date="2026-04-20T11:27:00Z">
        <w:r w:rsidRPr="003B60A3">
          <w:rPr>
            <w:b/>
            <w:bCs/>
            <w:rPrChange w:id="3888" w:author="Vũ Đức Thông (VinSOC-ANBM-ANBMOT)" w:date="2026-04-20T11:28:00Z">
              <w:rPr/>
            </w:rPrChange>
          </w:rPr>
          <w:t>Vai</w:t>
        </w:r>
        <w:proofErr w:type="spellEnd"/>
        <w:r w:rsidRPr="003B60A3">
          <w:rPr>
            <w:b/>
            <w:bCs/>
            <w:rPrChange w:id="3889" w:author="Vũ Đức Thông (VinSOC-ANBM-ANBMOT)" w:date="2026-04-20T11:28:00Z">
              <w:rPr/>
            </w:rPrChange>
          </w:rPr>
          <w:t xml:space="preserve"> </w:t>
        </w:r>
        <w:proofErr w:type="spellStart"/>
        <w:r w:rsidRPr="003B60A3">
          <w:rPr>
            <w:b/>
            <w:bCs/>
            <w:rPrChange w:id="3890" w:author="Vũ Đức Thông (VinSOC-ANBM-ANBMOT)" w:date="2026-04-20T11:28:00Z">
              <w:rPr/>
            </w:rPrChange>
          </w:rPr>
          <w:t>trò</w:t>
        </w:r>
        <w:proofErr w:type="spellEnd"/>
        <w:r w:rsidRPr="003B60A3">
          <w:rPr>
            <w:b/>
            <w:bCs/>
            <w:rPrChange w:id="3891" w:author="Vũ Đức Thông (VinSOC-ANBM-ANBMOT)" w:date="2026-04-20T11:28:00Z">
              <w:rPr/>
            </w:rPrChange>
          </w:rPr>
          <w:t xml:space="preserve"> </w:t>
        </w:r>
      </w:ins>
      <w:proofErr w:type="spellStart"/>
      <w:ins w:id="3892" w:author="Vũ Đức Thông (VinSOC-ANBM-ANBMOT)" w:date="2026-04-20T11:28:00Z">
        <w:r>
          <w:rPr>
            <w:b/>
            <w:bCs/>
          </w:rPr>
          <w:t>t</w:t>
        </w:r>
      </w:ins>
      <w:ins w:id="3893" w:author="Vũ Đức Thông (VinSOC-ANBM-ANBMOT)" w:date="2026-04-20T11:27:00Z">
        <w:r w:rsidRPr="003B60A3">
          <w:rPr>
            <w:b/>
            <w:bCs/>
            <w:rPrChange w:id="3894" w:author="Vũ Đức Thông (VinSOC-ANBM-ANBMOT)" w:date="2026-04-20T11:28:00Z">
              <w:rPr/>
            </w:rPrChange>
          </w:rPr>
          <w:t>hông</w:t>
        </w:r>
        <w:proofErr w:type="spellEnd"/>
        <w:r w:rsidRPr="003B60A3">
          <w:rPr>
            <w:b/>
            <w:bCs/>
            <w:rPrChange w:id="3895" w:author="Vũ Đức Thông (VinSOC-ANBM-ANBMOT)" w:date="2026-04-20T11:28:00Z">
              <w:rPr/>
            </w:rPrChange>
          </w:rPr>
          <w:t xml:space="preserve"> </w:t>
        </w:r>
        <w:proofErr w:type="spellStart"/>
        <w:r w:rsidRPr="003B60A3">
          <w:rPr>
            <w:b/>
            <w:bCs/>
            <w:rPrChange w:id="3896" w:author="Vũ Đức Thông (VinSOC-ANBM-ANBMOT)" w:date="2026-04-20T11:28:00Z">
              <w:rPr/>
            </w:rPrChange>
          </w:rPr>
          <w:t>dịch</w:t>
        </w:r>
        <w:proofErr w:type="spellEnd"/>
        <w:r w:rsidRPr="003B60A3">
          <w:rPr>
            <w:b/>
            <w:bCs/>
            <w:rPrChange w:id="3897" w:author="Vũ Đức Thông (VinSOC-ANBM-ANBMOT)" w:date="2026-04-20T11:28:00Z">
              <w:rPr/>
            </w:rPrChange>
          </w:rPr>
          <w:t xml:space="preserve"> </w:t>
        </w:r>
        <w:proofErr w:type="spellStart"/>
        <w:r w:rsidRPr="003B60A3">
          <w:rPr>
            <w:b/>
            <w:bCs/>
            <w:rPrChange w:id="3898" w:author="Vũ Đức Thông (VinSOC-ANBM-ANBMOT)" w:date="2026-04-20T11:28:00Z">
              <w:rPr/>
            </w:rPrChange>
          </w:rPr>
          <w:t>viê</w:t>
        </w:r>
      </w:ins>
      <w:ins w:id="3899" w:author="Vũ Đức Thông (VinSOC-ANBM-ANBMOT)" w:date="2026-04-20T11:28:00Z">
        <w:r w:rsidRPr="003B60A3">
          <w:rPr>
            <w:b/>
            <w:bCs/>
            <w:rPrChange w:id="3900" w:author="Vũ Đức Thông (VinSOC-ANBM-ANBMOT)" w:date="2026-04-20T11:28:00Z">
              <w:rPr/>
            </w:rPrChange>
          </w:rPr>
          <w:t>n</w:t>
        </w:r>
      </w:ins>
      <w:proofErr w:type="spellEnd"/>
      <w:ins w:id="3901" w:author="Vũ Đức Thông (VinSOC-ANBM-ANBMOT)" w:date="2026-04-20T11:27:00Z">
        <w:r>
          <w:t xml:space="preserve">: OPC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cầu</w:t>
        </w:r>
        <w:proofErr w:type="spellEnd"/>
        <w:r>
          <w:t xml:space="preserve"> </w:t>
        </w:r>
        <w:proofErr w:type="spellStart"/>
        <w:r w:rsidRPr="003B60A3">
          <w:rPr>
            <w:b/>
            <w:bCs/>
            <w:rPrChange w:id="3902" w:author="Vũ Đức Thông (VinSOC-ANBM-ANBMOT)" w:date="2026-04-20T11:28:00Z">
              <w:rPr/>
            </w:rPrChange>
          </w:rPr>
          <w:t>nối</w:t>
        </w:r>
        <w:proofErr w:type="spellEnd"/>
        <w:r w:rsidRPr="003B60A3">
          <w:rPr>
            <w:b/>
            <w:bCs/>
            <w:rPrChange w:id="3903" w:author="Vũ Đức Thông (VinSOC-ANBM-ANBMOT)" w:date="2026-04-20T11:28:00Z">
              <w:rPr/>
            </w:rPrChange>
          </w:rPr>
          <w:t xml:space="preserve"> </w:t>
        </w:r>
        <w:proofErr w:type="spellStart"/>
        <w:r w:rsidRPr="003B60A3">
          <w:rPr>
            <w:b/>
            <w:bCs/>
            <w:rPrChange w:id="3904" w:author="Vũ Đức Thông (VinSOC-ANBM-ANBMOT)" w:date="2026-04-20T11:28:00Z">
              <w:rPr/>
            </w:rPrChange>
          </w:rPr>
          <w:t>trung</w:t>
        </w:r>
        <w:proofErr w:type="spellEnd"/>
        <w:r w:rsidRPr="003B60A3">
          <w:rPr>
            <w:b/>
            <w:bCs/>
            <w:rPrChange w:id="3905" w:author="Vũ Đức Thông (VinSOC-ANBM-ANBMOT)" w:date="2026-04-20T11:28:00Z">
              <w:rPr/>
            </w:rPrChange>
          </w:rPr>
          <w:t xml:space="preserve"> </w:t>
        </w:r>
        <w:proofErr w:type="spellStart"/>
        <w:r w:rsidRPr="003B60A3">
          <w:rPr>
            <w:b/>
            <w:bCs/>
            <w:rPrChange w:id="3906" w:author="Vũ Đức Thông (VinSOC-ANBM-ANBMOT)" w:date="2026-04-20T11:28:00Z">
              <w:rPr/>
            </w:rPrChange>
          </w:rPr>
          <w:t>gian</w:t>
        </w:r>
        <w:proofErr w:type="spellEnd"/>
        <w:r>
          <w:t xml:space="preserve"> </w:t>
        </w:r>
        <w:proofErr w:type="spellStart"/>
        <w:r>
          <w:t>cho</w:t>
        </w:r>
        <w:proofErr w:type="spellEnd"/>
        <w:r>
          <w:t xml:space="preserve"> </w:t>
        </w:r>
        <w:proofErr w:type="spellStart"/>
        <w:r>
          <w:t>phép</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r w:rsidRPr="003B60A3">
          <w:rPr>
            <w:b/>
            <w:bCs/>
            <w:rPrChange w:id="3907" w:author="Vũ Đức Thông (VinSOC-ANBM-ANBMOT)" w:date="2026-04-20T11:28:00Z">
              <w:rPr/>
            </w:rPrChange>
          </w:rPr>
          <w:t>HMI/SCADA)</w:t>
        </w:r>
        <w:r>
          <w:t xml:space="preserve"> </w:t>
        </w:r>
        <w:proofErr w:type="spellStart"/>
        <w:r>
          <w:t>giao</w:t>
        </w:r>
        <w:proofErr w:type="spellEnd"/>
        <w:r>
          <w:t xml:space="preserve"> </w:t>
        </w:r>
        <w:proofErr w:type="spellStart"/>
        <w:r>
          <w:t>tiếp</w:t>
        </w:r>
        <w:proofErr w:type="spellEnd"/>
        <w:r>
          <w:t xml:space="preserve"> </w:t>
        </w:r>
        <w:proofErr w:type="spellStart"/>
        <w:r w:rsidRPr="003B60A3">
          <w:rPr>
            <w:b/>
            <w:bCs/>
            <w:rPrChange w:id="3908" w:author="Vũ Đức Thông (VinSOC-ANBM-ANBMOT)" w:date="2026-04-20T11:28:00Z">
              <w:rPr/>
            </w:rPrChange>
          </w:rPr>
          <w:t>với</w:t>
        </w:r>
        <w:proofErr w:type="spellEnd"/>
        <w:r w:rsidRPr="003B60A3">
          <w:rPr>
            <w:b/>
            <w:bCs/>
            <w:rPrChange w:id="3909" w:author="Vũ Đức Thông (VinSOC-ANBM-ANBMOT)" w:date="2026-04-20T11:28:00Z">
              <w:rPr/>
            </w:rPrChange>
          </w:rPr>
          <w:t xml:space="preserve"> </w:t>
        </w:r>
        <w:proofErr w:type="spellStart"/>
        <w:r w:rsidRPr="003B60A3">
          <w:rPr>
            <w:b/>
            <w:bCs/>
            <w:rPrChange w:id="3910" w:author="Vũ Đức Thông (VinSOC-ANBM-ANBMOT)" w:date="2026-04-20T11:28:00Z">
              <w:rPr/>
            </w:rPrChange>
          </w:rPr>
          <w:t>mọi</w:t>
        </w:r>
        <w:proofErr w:type="spellEnd"/>
        <w:r w:rsidRPr="003B60A3">
          <w:rPr>
            <w:b/>
            <w:bCs/>
            <w:rPrChange w:id="3911" w:author="Vũ Đức Thông (VinSOC-ANBM-ANBMOT)" w:date="2026-04-20T11:28:00Z">
              <w:rPr/>
            </w:rPrChange>
          </w:rPr>
          <w:t xml:space="preserve"> </w:t>
        </w:r>
        <w:proofErr w:type="spellStart"/>
        <w:r w:rsidRPr="003B60A3">
          <w:rPr>
            <w:b/>
            <w:bCs/>
            <w:rPrChange w:id="3912" w:author="Vũ Đức Thông (VinSOC-ANBM-ANBMOT)" w:date="2026-04-20T11:28:00Z">
              <w:rPr/>
            </w:rPrChange>
          </w:rPr>
          <w:t>loại</w:t>
        </w:r>
        <w:proofErr w:type="spellEnd"/>
        <w:r w:rsidRPr="003B60A3">
          <w:rPr>
            <w:b/>
            <w:bCs/>
            <w:rPrChange w:id="3913" w:author="Vũ Đức Thông (VinSOC-ANBM-ANBMOT)" w:date="2026-04-20T11:28:00Z">
              <w:rPr/>
            </w:rPrChange>
          </w:rPr>
          <w:t xml:space="preserve"> </w:t>
        </w:r>
        <w:proofErr w:type="spellStart"/>
        <w:r w:rsidRPr="003B60A3">
          <w:rPr>
            <w:b/>
            <w:bCs/>
            <w:rPrChange w:id="3914" w:author="Vũ Đức Thông (VinSOC-ANBM-ANBMOT)" w:date="2026-04-20T11:28:00Z">
              <w:rPr/>
            </w:rPrChange>
          </w:rPr>
          <w:t>thiết</w:t>
        </w:r>
        <w:proofErr w:type="spellEnd"/>
        <w:r w:rsidRPr="003B60A3">
          <w:rPr>
            <w:b/>
            <w:bCs/>
            <w:rPrChange w:id="3915" w:author="Vũ Đức Thông (VinSOC-ANBM-ANBMOT)" w:date="2026-04-20T11:28:00Z">
              <w:rPr/>
            </w:rPrChange>
          </w:rPr>
          <w:t xml:space="preserve"> </w:t>
        </w:r>
        <w:proofErr w:type="spellStart"/>
        <w:r w:rsidRPr="003B60A3">
          <w:rPr>
            <w:b/>
            <w:bCs/>
            <w:rPrChange w:id="3916" w:author="Vũ Đức Thông (VinSOC-ANBM-ANBMOT)" w:date="2026-04-20T11:28:00Z">
              <w:rPr/>
            </w:rPrChange>
          </w:rPr>
          <w:t>bị</w:t>
        </w:r>
        <w:proofErr w:type="spellEnd"/>
        <w:r>
          <w:t xml:space="preserve"> </w:t>
        </w:r>
        <w:r w:rsidRPr="003B60A3">
          <w:rPr>
            <w:b/>
            <w:bCs/>
            <w:rPrChange w:id="3917" w:author="Vũ Đức Thông (VinSOC-ANBM-ANBMOT)" w:date="2026-04-20T11:28:00Z">
              <w:rPr/>
            </w:rPrChange>
          </w:rPr>
          <w:t>(PLC/RTU)</w:t>
        </w:r>
        <w:r>
          <w:t xml:space="preserve"> </w:t>
        </w:r>
        <w:proofErr w:type="spellStart"/>
        <w:r>
          <w:t>của</w:t>
        </w:r>
        <w:proofErr w:type="spellEnd"/>
        <w:r>
          <w:t xml:space="preserve"> </w:t>
        </w:r>
        <w:proofErr w:type="spellStart"/>
        <w:r w:rsidRPr="003B60A3">
          <w:rPr>
            <w:b/>
            <w:bCs/>
            <w:rPrChange w:id="3918" w:author="Vũ Đức Thông (VinSOC-ANBM-ANBMOT)" w:date="2026-04-20T11:28:00Z">
              <w:rPr/>
            </w:rPrChange>
          </w:rPr>
          <w:t>các</w:t>
        </w:r>
        <w:proofErr w:type="spellEnd"/>
        <w:r w:rsidRPr="003B60A3">
          <w:rPr>
            <w:b/>
            <w:bCs/>
            <w:rPrChange w:id="3919" w:author="Vũ Đức Thông (VinSOC-ANBM-ANBMOT)" w:date="2026-04-20T11:28:00Z">
              <w:rPr/>
            </w:rPrChange>
          </w:rPr>
          <w:t xml:space="preserve"> </w:t>
        </w:r>
        <w:proofErr w:type="spellStart"/>
        <w:r w:rsidRPr="003B60A3">
          <w:rPr>
            <w:b/>
            <w:bCs/>
            <w:rPrChange w:id="3920" w:author="Vũ Đức Thông (VinSOC-ANBM-ANBMOT)" w:date="2026-04-20T11:28:00Z">
              <w:rPr/>
            </w:rPrChange>
          </w:rPr>
          <w:t>hãng</w:t>
        </w:r>
        <w:proofErr w:type="spellEnd"/>
        <w:r w:rsidRPr="003B60A3">
          <w:rPr>
            <w:b/>
            <w:bCs/>
            <w:rPrChange w:id="3921" w:author="Vũ Đức Thông (VinSOC-ANBM-ANBMOT)" w:date="2026-04-20T11:28:00Z">
              <w:rPr/>
            </w:rPrChange>
          </w:rPr>
          <w:t xml:space="preserve"> </w:t>
        </w:r>
        <w:proofErr w:type="spellStart"/>
        <w:r w:rsidRPr="003B60A3">
          <w:rPr>
            <w:b/>
            <w:bCs/>
            <w:rPrChange w:id="3922" w:author="Vũ Đức Thông (VinSOC-ANBM-ANBMOT)" w:date="2026-04-20T11:28:00Z">
              <w:rPr/>
            </w:rPrChange>
          </w:rPr>
          <w:t>khác</w:t>
        </w:r>
        <w:proofErr w:type="spellEnd"/>
        <w:r>
          <w:t xml:space="preserve"> </w:t>
        </w:r>
        <w:proofErr w:type="spellStart"/>
        <w:r>
          <w:t>nhau</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quan</w:t>
        </w:r>
        <w:proofErr w:type="spellEnd"/>
        <w:r>
          <w:t xml:space="preserve"> </w:t>
        </w:r>
        <w:proofErr w:type="spellStart"/>
        <w:r>
          <w:t>tâm</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về</w:t>
        </w:r>
        <w:proofErr w:type="spellEnd"/>
        <w:r>
          <w:t xml:space="preserve"> </w:t>
        </w:r>
        <w:proofErr w:type="spellStart"/>
        <w:r>
          <w:t>giao</w:t>
        </w:r>
        <w:proofErr w:type="spellEnd"/>
        <w:r>
          <w:t xml:space="preserve"> </w:t>
        </w:r>
        <w:proofErr w:type="spellStart"/>
        <w:r>
          <w:t>thức</w:t>
        </w:r>
        <w:proofErr w:type="spellEnd"/>
        <w:r>
          <w:t>.</w:t>
        </w:r>
      </w:ins>
    </w:p>
    <w:p w14:paraId="45261B6A" w14:textId="77777777" w:rsidR="003B60A3" w:rsidRDefault="003B60A3" w:rsidP="003B60A3">
      <w:pPr>
        <w:pStyle w:val="CTDT-Text"/>
        <w:rPr>
          <w:ins w:id="3923" w:author="Vũ Đức Thông (VinSOC-ANBM-ANBMOT)" w:date="2026-04-20T11:27:00Z"/>
        </w:rPr>
      </w:pPr>
      <w:proofErr w:type="spellStart"/>
      <w:ins w:id="3924" w:author="Vũ Đức Thông (VinSOC-ANBM-ANBMOT)" w:date="2026-04-20T11:27:00Z">
        <w:r w:rsidRPr="003B60A3">
          <w:rPr>
            <w:b/>
            <w:bCs/>
            <w:rPrChange w:id="3925" w:author="Vũ Đức Thông (VinSOC-ANBM-ANBMOT)" w:date="2026-04-20T11:28:00Z">
              <w:rPr/>
            </w:rPrChange>
          </w:rPr>
          <w:t>Mô</w:t>
        </w:r>
        <w:proofErr w:type="spellEnd"/>
        <w:r w:rsidRPr="003B60A3">
          <w:rPr>
            <w:b/>
            <w:bCs/>
            <w:rPrChange w:id="3926" w:author="Vũ Đức Thông (VinSOC-ANBM-ANBMOT)" w:date="2026-04-20T11:28:00Z">
              <w:rPr/>
            </w:rPrChange>
          </w:rPr>
          <w:t xml:space="preserve"> </w:t>
        </w:r>
        <w:proofErr w:type="spellStart"/>
        <w:r w:rsidRPr="003B60A3">
          <w:rPr>
            <w:b/>
            <w:bCs/>
            <w:rPrChange w:id="3927" w:author="Vũ Đức Thông (VinSOC-ANBM-ANBMOT)" w:date="2026-04-20T11:28:00Z">
              <w:rPr/>
            </w:rPrChange>
          </w:rPr>
          <w:t>hình</w:t>
        </w:r>
        <w:proofErr w:type="spellEnd"/>
        <w:r w:rsidRPr="003B60A3">
          <w:rPr>
            <w:b/>
            <w:bCs/>
            <w:rPrChange w:id="3928" w:author="Vũ Đức Thông (VinSOC-ANBM-ANBMOT)" w:date="2026-04-20T11:28:00Z">
              <w:rPr/>
            </w:rPrChange>
          </w:rPr>
          <w:t xml:space="preserve"> Client/Server</w:t>
        </w:r>
        <w:r>
          <w:t>:</w:t>
        </w:r>
      </w:ins>
    </w:p>
    <w:p w14:paraId="61F69131" w14:textId="77777777" w:rsidR="003B60A3" w:rsidRDefault="003B60A3" w:rsidP="003B60A3">
      <w:pPr>
        <w:pStyle w:val="CTDT-Text"/>
        <w:ind w:left="454"/>
        <w:rPr>
          <w:ins w:id="3929" w:author="Vũ Đức Thông (VinSOC-ANBM-ANBMOT)" w:date="2026-04-20T11:27:00Z"/>
        </w:rPr>
        <w:pPrChange w:id="3930" w:author="Vũ Đức Thông (VinSOC-ANBM-ANBMOT)" w:date="2026-04-20T11:28:00Z">
          <w:pPr>
            <w:pStyle w:val="CTDT-Text"/>
          </w:pPr>
        </w:pPrChange>
      </w:pPr>
      <w:ins w:id="3931" w:author="Vũ Đức Thông (VinSOC-ANBM-ANBMOT)" w:date="2026-04-20T11:27:00Z">
        <w:r>
          <w:t xml:space="preserve">OPC </w:t>
        </w:r>
        <w:r w:rsidRPr="003B60A3">
          <w:rPr>
            <w:b/>
            <w:bCs/>
            <w:rPrChange w:id="3932" w:author="Vũ Đức Thông (VinSOC-ANBM-ANBMOT)" w:date="2026-04-20T11:28:00Z">
              <w:rPr/>
            </w:rPrChange>
          </w:rPr>
          <w:t>Server</w:t>
        </w:r>
        <w:r>
          <w:t xml:space="preserve">: </w:t>
        </w:r>
        <w:proofErr w:type="spellStart"/>
        <w:r>
          <w:t>Trực</w:t>
        </w:r>
        <w:proofErr w:type="spellEnd"/>
        <w:r>
          <w:t xml:space="preserve"> </w:t>
        </w:r>
        <w:proofErr w:type="spellStart"/>
        <w:r>
          <w:t>tiếp</w:t>
        </w:r>
        <w:proofErr w:type="spellEnd"/>
        <w:r>
          <w:t xml:space="preserve"> </w:t>
        </w:r>
        <w:proofErr w:type="spellStart"/>
        <w:r w:rsidRPr="003B60A3">
          <w:rPr>
            <w:b/>
            <w:bCs/>
            <w:rPrChange w:id="3933" w:author="Vũ Đức Thông (VinSOC-ANBM-ANBMOT)" w:date="2026-04-20T11:28:00Z">
              <w:rPr/>
            </w:rPrChange>
          </w:rPr>
          <w:t>kết</w:t>
        </w:r>
        <w:proofErr w:type="spellEnd"/>
        <w:r w:rsidRPr="003B60A3">
          <w:rPr>
            <w:b/>
            <w:bCs/>
            <w:rPrChange w:id="3934" w:author="Vũ Đức Thông (VinSOC-ANBM-ANBMOT)" w:date="2026-04-20T11:28:00Z">
              <w:rPr/>
            </w:rPrChange>
          </w:rPr>
          <w:t xml:space="preserve"> </w:t>
        </w:r>
        <w:proofErr w:type="spellStart"/>
        <w:r w:rsidRPr="003B60A3">
          <w:rPr>
            <w:b/>
            <w:bCs/>
            <w:rPrChange w:id="3935" w:author="Vũ Đức Thông (VinSOC-ANBM-ANBMOT)" w:date="2026-04-20T11:28:00Z">
              <w:rPr/>
            </w:rPrChange>
          </w:rPr>
          <w:t>nối</w:t>
        </w:r>
        <w:proofErr w:type="spellEnd"/>
        <w:r>
          <w:t xml:space="preserve"> </w:t>
        </w:r>
        <w:proofErr w:type="spellStart"/>
        <w:r>
          <w:t>với</w:t>
        </w:r>
        <w:proofErr w:type="spellEnd"/>
        <w:r>
          <w:t xml:space="preserve"> </w:t>
        </w:r>
        <w:proofErr w:type="spellStart"/>
        <w:r w:rsidRPr="003B60A3">
          <w:rPr>
            <w:b/>
            <w:bCs/>
            <w:rPrChange w:id="3936" w:author="Vũ Đức Thông (VinSOC-ANBM-ANBMOT)" w:date="2026-04-20T11:28:00Z">
              <w:rPr/>
            </w:rPrChange>
          </w:rPr>
          <w:t>phần</w:t>
        </w:r>
        <w:proofErr w:type="spellEnd"/>
        <w:r w:rsidRPr="003B60A3">
          <w:rPr>
            <w:b/>
            <w:bCs/>
            <w:rPrChange w:id="3937" w:author="Vũ Đức Thông (VinSOC-ANBM-ANBMOT)" w:date="2026-04-20T11:28:00Z">
              <w:rPr/>
            </w:rPrChange>
          </w:rPr>
          <w:t xml:space="preserve"> </w:t>
        </w:r>
        <w:proofErr w:type="spellStart"/>
        <w:r w:rsidRPr="003B60A3">
          <w:rPr>
            <w:b/>
            <w:bCs/>
            <w:rPrChange w:id="3938" w:author="Vũ Đức Thông (VinSOC-ANBM-ANBMOT)" w:date="2026-04-20T11:28:00Z">
              <w:rPr/>
            </w:rPrChange>
          </w:rPr>
          <w:t>cứng</w:t>
        </w:r>
        <w:proofErr w:type="spellEnd"/>
        <w:r>
          <w:t xml:space="preserve"> (</w:t>
        </w:r>
        <w:proofErr w:type="spellStart"/>
        <w:r>
          <w:t>dùng</w:t>
        </w:r>
        <w:proofErr w:type="spellEnd"/>
        <w:r>
          <w:t xml:space="preserve"> </w:t>
        </w:r>
        <w:r w:rsidRPr="003B60A3">
          <w:rPr>
            <w:b/>
            <w:bCs/>
            <w:rPrChange w:id="3939" w:author="Vũ Đức Thông (VinSOC-ANBM-ANBMOT)" w:date="2026-04-20T11:29:00Z">
              <w:rPr/>
            </w:rPrChange>
          </w:rPr>
          <w:t>Modbus, DNP3</w:t>
        </w:r>
        <w:r>
          <w:t xml:space="preserve">...) </w:t>
        </w:r>
        <w:proofErr w:type="spellStart"/>
        <w:r>
          <w:t>để</w:t>
        </w:r>
        <w:proofErr w:type="spellEnd"/>
        <w:r>
          <w:t xml:space="preserve"> </w:t>
        </w:r>
        <w:proofErr w:type="spellStart"/>
        <w:r>
          <w:t>lấy</w:t>
        </w:r>
        <w:proofErr w:type="spellEnd"/>
        <w:r>
          <w:t xml:space="preserve"> </w:t>
        </w:r>
        <w:proofErr w:type="spellStart"/>
        <w:r>
          <w:t>dữ</w:t>
        </w:r>
        <w:proofErr w:type="spellEnd"/>
        <w:r>
          <w:t xml:space="preserve"> </w:t>
        </w:r>
        <w:proofErr w:type="spellStart"/>
        <w:r>
          <w:t>liệu</w:t>
        </w:r>
        <w:proofErr w:type="spellEnd"/>
        <w:r>
          <w:t>.</w:t>
        </w:r>
      </w:ins>
    </w:p>
    <w:p w14:paraId="4B2CDCEB" w14:textId="77777777" w:rsidR="003B60A3" w:rsidRDefault="003B60A3" w:rsidP="003B60A3">
      <w:pPr>
        <w:pStyle w:val="CTDT-Text"/>
        <w:ind w:left="454"/>
        <w:rPr>
          <w:ins w:id="3940" w:author="Vũ Đức Thông (VinSOC-ANBM-ANBMOT)" w:date="2026-04-20T11:27:00Z"/>
        </w:rPr>
        <w:pPrChange w:id="3941" w:author="Vũ Đức Thông (VinSOC-ANBM-ANBMOT)" w:date="2026-04-20T11:28:00Z">
          <w:pPr>
            <w:pStyle w:val="CTDT-Text"/>
          </w:pPr>
        </w:pPrChange>
      </w:pPr>
      <w:ins w:id="3942" w:author="Vũ Đức Thông (VinSOC-ANBM-ANBMOT)" w:date="2026-04-20T11:27:00Z">
        <w:r>
          <w:t xml:space="preserve">OPC </w:t>
        </w:r>
        <w:r w:rsidRPr="003B60A3">
          <w:rPr>
            <w:b/>
            <w:bCs/>
            <w:rPrChange w:id="3943" w:author="Vũ Đức Thông (VinSOC-ANBM-ANBMOT)" w:date="2026-04-20T11:29:00Z">
              <w:rPr/>
            </w:rPrChange>
          </w:rPr>
          <w:t>Client</w:t>
        </w:r>
        <w:r>
          <w:t xml:space="preserve">: </w:t>
        </w:r>
        <w:proofErr w:type="spellStart"/>
        <w:r w:rsidRPr="003B60A3">
          <w:rPr>
            <w:b/>
            <w:bCs/>
            <w:rPrChange w:id="3944" w:author="Vũ Đức Thông (VinSOC-ANBM-ANBMOT)" w:date="2026-04-20T11:29:00Z">
              <w:rPr/>
            </w:rPrChange>
          </w:rPr>
          <w:t>Nằm</w:t>
        </w:r>
        <w:proofErr w:type="spellEnd"/>
        <w:r w:rsidRPr="003B60A3">
          <w:rPr>
            <w:b/>
            <w:bCs/>
            <w:rPrChange w:id="3945" w:author="Vũ Đức Thông (VinSOC-ANBM-ANBMOT)" w:date="2026-04-20T11:29:00Z">
              <w:rPr/>
            </w:rPrChange>
          </w:rPr>
          <w:t xml:space="preserve"> </w:t>
        </w:r>
        <w:proofErr w:type="spellStart"/>
        <w:r w:rsidRPr="003B60A3">
          <w:rPr>
            <w:b/>
            <w:bCs/>
            <w:rPrChange w:id="3946" w:author="Vũ Đức Thông (VinSOC-ANBM-ANBMOT)" w:date="2026-04-20T11:29:00Z">
              <w:rPr/>
            </w:rPrChange>
          </w:rPr>
          <w:t>trong</w:t>
        </w:r>
        <w:proofErr w:type="spellEnd"/>
        <w:r>
          <w:t xml:space="preserve"> </w:t>
        </w:r>
        <w:proofErr w:type="spellStart"/>
        <w:r>
          <w:t>phần</w:t>
        </w:r>
        <w:proofErr w:type="spellEnd"/>
        <w:r>
          <w:t xml:space="preserve"> </w:t>
        </w:r>
        <w:proofErr w:type="spellStart"/>
        <w:r>
          <w:t>mềm</w:t>
        </w:r>
        <w:proofErr w:type="spellEnd"/>
        <w:r>
          <w:t xml:space="preserve"> </w:t>
        </w:r>
        <w:r w:rsidRPr="003B60A3">
          <w:rPr>
            <w:b/>
            <w:bCs/>
            <w:rPrChange w:id="3947" w:author="Vũ Đức Thông (VinSOC-ANBM-ANBMOT)" w:date="2026-04-20T11:29:00Z">
              <w:rPr/>
            </w:rPrChange>
          </w:rPr>
          <w:t>HMI</w:t>
        </w:r>
        <w:r>
          <w:t xml:space="preserve">, </w:t>
        </w:r>
        <w:proofErr w:type="spellStart"/>
        <w:r w:rsidRPr="00505916">
          <w:rPr>
            <w:b/>
            <w:bCs/>
            <w:rPrChange w:id="3948" w:author="Vũ Đức Thông (VinSOC-ANBM-ANBMOT)" w:date="2026-04-20T11:29:00Z">
              <w:rPr/>
            </w:rPrChange>
          </w:rPr>
          <w:t>đưa</w:t>
        </w:r>
        <w:proofErr w:type="spellEnd"/>
        <w:r w:rsidRPr="00505916">
          <w:rPr>
            <w:b/>
            <w:bCs/>
            <w:rPrChange w:id="3949" w:author="Vũ Đức Thông (VinSOC-ANBM-ANBMOT)" w:date="2026-04-20T11:29:00Z">
              <w:rPr/>
            </w:rPrChange>
          </w:rPr>
          <w:t xml:space="preserve"> ra</w:t>
        </w:r>
        <w:r>
          <w:t xml:space="preserve"> </w:t>
        </w:r>
        <w:proofErr w:type="spellStart"/>
        <w:r w:rsidRPr="00505916">
          <w:rPr>
            <w:b/>
            <w:bCs/>
            <w:rPrChange w:id="3950" w:author="Vũ Đức Thông (VinSOC-ANBM-ANBMOT)" w:date="2026-04-20T11:29:00Z">
              <w:rPr/>
            </w:rPrChange>
          </w:rPr>
          <w:t>yêu</w:t>
        </w:r>
        <w:proofErr w:type="spellEnd"/>
        <w:r w:rsidRPr="00505916">
          <w:rPr>
            <w:b/>
            <w:bCs/>
            <w:rPrChange w:id="3951" w:author="Vũ Đức Thông (VinSOC-ANBM-ANBMOT)" w:date="2026-04-20T11:29:00Z">
              <w:rPr/>
            </w:rPrChange>
          </w:rPr>
          <w:t xml:space="preserve"> </w:t>
        </w:r>
        <w:proofErr w:type="spellStart"/>
        <w:r w:rsidRPr="00505916">
          <w:rPr>
            <w:b/>
            <w:bCs/>
            <w:rPrChange w:id="3952" w:author="Vũ Đức Thông (VinSOC-ANBM-ANBMOT)" w:date="2026-04-20T11:29:00Z">
              <w:rPr/>
            </w:rPrChange>
          </w:rPr>
          <w:t>cầu</w:t>
        </w:r>
        <w:proofErr w:type="spellEnd"/>
        <w:r>
          <w:t xml:space="preserve"> </w:t>
        </w:r>
        <w:proofErr w:type="spellStart"/>
        <w:r>
          <w:t>về</w:t>
        </w:r>
        <w:proofErr w:type="spellEnd"/>
        <w:r>
          <w:t xml:space="preserve"> </w:t>
        </w:r>
        <w:proofErr w:type="spellStart"/>
        <w:r w:rsidRPr="00505916">
          <w:rPr>
            <w:b/>
            <w:bCs/>
            <w:rPrChange w:id="3953" w:author="Vũ Đức Thông (VinSOC-ANBM-ANBMOT)" w:date="2026-04-20T11:29:00Z">
              <w:rPr/>
            </w:rPrChange>
          </w:rPr>
          <w:t>loại</w:t>
        </w:r>
        <w:proofErr w:type="spellEnd"/>
        <w:r w:rsidRPr="00505916">
          <w:rPr>
            <w:b/>
            <w:bCs/>
            <w:rPrChange w:id="3954" w:author="Vũ Đức Thông (VinSOC-ANBM-ANBMOT)" w:date="2026-04-20T11:29:00Z">
              <w:rPr/>
            </w:rPrChange>
          </w:rPr>
          <w:t xml:space="preserve"> </w:t>
        </w:r>
        <w:proofErr w:type="spellStart"/>
        <w:r w:rsidRPr="00505916">
          <w:rPr>
            <w:b/>
            <w:bCs/>
            <w:rPrChange w:id="3955" w:author="Vũ Đức Thông (VinSOC-ANBM-ANBMOT)" w:date="2026-04-20T11:29:00Z">
              <w:rPr/>
            </w:rPrChange>
          </w:rPr>
          <w:t>dữ</w:t>
        </w:r>
        <w:proofErr w:type="spellEnd"/>
        <w:r w:rsidRPr="00505916">
          <w:rPr>
            <w:b/>
            <w:bCs/>
            <w:rPrChange w:id="3956" w:author="Vũ Đức Thông (VinSOC-ANBM-ANBMOT)" w:date="2026-04-20T11:29:00Z">
              <w:rPr/>
            </w:rPrChange>
          </w:rPr>
          <w:t xml:space="preserve"> </w:t>
        </w:r>
        <w:proofErr w:type="spellStart"/>
        <w:r w:rsidRPr="00505916">
          <w:rPr>
            <w:b/>
            <w:bCs/>
            <w:rPrChange w:id="3957" w:author="Vũ Đức Thông (VinSOC-ANBM-ANBMOT)" w:date="2026-04-20T11:29:00Z">
              <w:rPr/>
            </w:rPrChange>
          </w:rPr>
          <w:t>liệu</w:t>
        </w:r>
        <w:proofErr w:type="spellEnd"/>
        <w:r>
          <w:t xml:space="preserve"> </w:t>
        </w:r>
        <w:proofErr w:type="spellStart"/>
        <w:r>
          <w:t>cần</w:t>
        </w:r>
        <w:proofErr w:type="spellEnd"/>
        <w:r>
          <w:t xml:space="preserve"> </w:t>
        </w:r>
        <w:proofErr w:type="spellStart"/>
        <w:r>
          <w:t>lấy</w:t>
        </w:r>
        <w:proofErr w:type="spellEnd"/>
        <w:r>
          <w:t xml:space="preserve"> </w:t>
        </w:r>
        <w:proofErr w:type="spellStart"/>
        <w:r>
          <w:t>và</w:t>
        </w:r>
        <w:proofErr w:type="spellEnd"/>
        <w:r>
          <w:t xml:space="preserve"> </w:t>
        </w:r>
        <w:proofErr w:type="spellStart"/>
        <w:r w:rsidRPr="00505916">
          <w:rPr>
            <w:b/>
            <w:bCs/>
            <w:rPrChange w:id="3958" w:author="Vũ Đức Thông (VinSOC-ANBM-ANBMOT)" w:date="2026-04-20T11:29:00Z">
              <w:rPr/>
            </w:rPrChange>
          </w:rPr>
          <w:t>tần</w:t>
        </w:r>
        <w:proofErr w:type="spellEnd"/>
        <w:r w:rsidRPr="00505916">
          <w:rPr>
            <w:b/>
            <w:bCs/>
            <w:rPrChange w:id="3959" w:author="Vũ Đức Thông (VinSOC-ANBM-ANBMOT)" w:date="2026-04-20T11:29:00Z">
              <w:rPr/>
            </w:rPrChange>
          </w:rPr>
          <w:t xml:space="preserve"> </w:t>
        </w:r>
        <w:proofErr w:type="spellStart"/>
        <w:r w:rsidRPr="00505916">
          <w:rPr>
            <w:b/>
            <w:bCs/>
            <w:rPrChange w:id="3960" w:author="Vũ Đức Thông (VinSOC-ANBM-ANBMOT)" w:date="2026-04-20T11:29:00Z">
              <w:rPr/>
            </w:rPrChange>
          </w:rPr>
          <w:t>suất</w:t>
        </w:r>
        <w:proofErr w:type="spellEnd"/>
        <w:r w:rsidRPr="00505916">
          <w:rPr>
            <w:b/>
            <w:bCs/>
            <w:rPrChange w:id="3961" w:author="Vũ Đức Thông (VinSOC-ANBM-ANBMOT)" w:date="2026-04-20T11:29:00Z">
              <w:rPr/>
            </w:rPrChange>
          </w:rPr>
          <w:t xml:space="preserve"> </w:t>
        </w:r>
        <w:proofErr w:type="spellStart"/>
        <w:r>
          <w:t>cập</w:t>
        </w:r>
        <w:proofErr w:type="spellEnd"/>
        <w:r>
          <w:t xml:space="preserve"> </w:t>
        </w:r>
        <w:proofErr w:type="spellStart"/>
        <w:r>
          <w:t>nhật</w:t>
        </w:r>
        <w:proofErr w:type="spellEnd"/>
        <w:r>
          <w:t>.</w:t>
        </w:r>
      </w:ins>
    </w:p>
    <w:p w14:paraId="0A94502E" w14:textId="1323EE3A" w:rsidR="003B60A3" w:rsidRDefault="003B60A3" w:rsidP="003B60A3">
      <w:pPr>
        <w:pStyle w:val="CTDT-Text"/>
        <w:rPr>
          <w:ins w:id="3962" w:author="Vũ Đức Thông (VinSOC-ANBM-ANBMOT)" w:date="2026-04-20T11:26:00Z"/>
        </w:rPr>
      </w:pPr>
      <w:proofErr w:type="spellStart"/>
      <w:ins w:id="3963" w:author="Vũ Đức Thông (VinSOC-ANBM-ANBMOT)" w:date="2026-04-20T11:27:00Z">
        <w:r w:rsidRPr="00505916">
          <w:rPr>
            <w:b/>
            <w:bCs/>
            <w:rPrChange w:id="3964" w:author="Vũ Đức Thông (VinSOC-ANBM-ANBMOT)" w:date="2026-04-20T11:29:00Z">
              <w:rPr/>
            </w:rPrChange>
          </w:rPr>
          <w:t>Lợi</w:t>
        </w:r>
        <w:proofErr w:type="spellEnd"/>
        <w:r w:rsidRPr="00505916">
          <w:rPr>
            <w:b/>
            <w:bCs/>
            <w:rPrChange w:id="3965" w:author="Vũ Đức Thông (VinSOC-ANBM-ANBMOT)" w:date="2026-04-20T11:29:00Z">
              <w:rPr/>
            </w:rPrChange>
          </w:rPr>
          <w:t xml:space="preserve"> </w:t>
        </w:r>
        <w:proofErr w:type="spellStart"/>
        <w:r w:rsidRPr="00505916">
          <w:rPr>
            <w:b/>
            <w:bCs/>
            <w:rPrChange w:id="3966" w:author="Vũ Đức Thông (VinSOC-ANBM-ANBMOT)" w:date="2026-04-20T11:29:00Z">
              <w:rPr/>
            </w:rPrChange>
          </w:rPr>
          <w:t>ích</w:t>
        </w:r>
        <w:proofErr w:type="spellEnd"/>
        <w:r>
          <w:t xml:space="preserve">: </w:t>
        </w:r>
        <w:proofErr w:type="spellStart"/>
        <w:r>
          <w:t>Mang</w:t>
        </w:r>
        <w:proofErr w:type="spellEnd"/>
        <w:r>
          <w:t xml:space="preserve"> </w:t>
        </w:r>
        <w:proofErr w:type="spellStart"/>
        <w:r>
          <w:t>lại</w:t>
        </w:r>
        <w:proofErr w:type="spellEnd"/>
        <w:r>
          <w:t xml:space="preserve"> </w:t>
        </w:r>
        <w:proofErr w:type="spellStart"/>
        <w:r>
          <w:t>khả</w:t>
        </w:r>
        <w:proofErr w:type="spellEnd"/>
        <w:r>
          <w:t xml:space="preserve"> </w:t>
        </w:r>
        <w:proofErr w:type="spellStart"/>
        <w:r w:rsidRPr="00505916">
          <w:rPr>
            <w:b/>
            <w:bCs/>
            <w:rPrChange w:id="3967" w:author="Vũ Đức Thông (VinSOC-ANBM-ANBMOT)" w:date="2026-04-20T11:30:00Z">
              <w:rPr/>
            </w:rPrChange>
          </w:rPr>
          <w:t>năng</w:t>
        </w:r>
        <w:proofErr w:type="spellEnd"/>
        <w:r w:rsidRPr="00505916">
          <w:rPr>
            <w:b/>
            <w:bCs/>
            <w:rPrChange w:id="3968" w:author="Vũ Đức Thông (VinSOC-ANBM-ANBMOT)" w:date="2026-04-20T11:30:00Z">
              <w:rPr/>
            </w:rPrChange>
          </w:rPr>
          <w:t xml:space="preserve"> </w:t>
        </w:r>
        <w:proofErr w:type="spellStart"/>
        <w:r w:rsidRPr="00505916">
          <w:rPr>
            <w:b/>
            <w:bCs/>
            <w:rPrChange w:id="3969" w:author="Vũ Đức Thông (VinSOC-ANBM-ANBMOT)" w:date="2026-04-20T11:30:00Z">
              <w:rPr/>
            </w:rPrChange>
          </w:rPr>
          <w:t>kết</w:t>
        </w:r>
        <w:proofErr w:type="spellEnd"/>
        <w:r w:rsidRPr="00505916">
          <w:rPr>
            <w:b/>
            <w:bCs/>
            <w:rPrChange w:id="3970" w:author="Vũ Đức Thông (VinSOC-ANBM-ANBMOT)" w:date="2026-04-20T11:30:00Z">
              <w:rPr/>
            </w:rPrChange>
          </w:rPr>
          <w:t xml:space="preserve"> </w:t>
        </w:r>
        <w:proofErr w:type="spellStart"/>
        <w:r w:rsidRPr="00505916">
          <w:rPr>
            <w:b/>
            <w:bCs/>
            <w:rPrChange w:id="3971" w:author="Vũ Đức Thông (VinSOC-ANBM-ANBMOT)" w:date="2026-04-20T11:30:00Z">
              <w:rPr/>
            </w:rPrChange>
          </w:rPr>
          <w:t>nối</w:t>
        </w:r>
        <w:proofErr w:type="spellEnd"/>
        <w:r w:rsidRPr="00505916">
          <w:rPr>
            <w:b/>
            <w:bCs/>
            <w:rPrChange w:id="3972" w:author="Vũ Đức Thông (VinSOC-ANBM-ANBMOT)" w:date="2026-04-20T11:30:00Z">
              <w:rPr/>
            </w:rPrChange>
          </w:rPr>
          <w:t xml:space="preserve"> </w:t>
        </w:r>
        <w:proofErr w:type="spellStart"/>
        <w:r w:rsidRPr="00505916">
          <w:rPr>
            <w:b/>
            <w:bCs/>
            <w:rPrChange w:id="3973" w:author="Vũ Đức Thông (VinSOC-ANBM-ANBMOT)" w:date="2026-04-20T11:30:00Z">
              <w:rPr/>
            </w:rPrChange>
          </w:rPr>
          <w:t>mở</w:t>
        </w:r>
        <w:proofErr w:type="spellEnd"/>
        <w:r>
          <w:t xml:space="preserve"> </w:t>
        </w:r>
        <w:proofErr w:type="spellStart"/>
        <w:r>
          <w:t>và</w:t>
        </w:r>
        <w:proofErr w:type="spellEnd"/>
        <w:r>
          <w:t xml:space="preserve"> </w:t>
        </w:r>
        <w:proofErr w:type="spellStart"/>
        <w:r w:rsidRPr="00505916">
          <w:rPr>
            <w:b/>
            <w:bCs/>
            <w:rPrChange w:id="3974" w:author="Vũ Đức Thông (VinSOC-ANBM-ANBMOT)" w:date="2026-04-20T11:30:00Z">
              <w:rPr/>
            </w:rPrChange>
          </w:rPr>
          <w:t>đồng</w:t>
        </w:r>
        <w:proofErr w:type="spellEnd"/>
        <w:r w:rsidRPr="00505916">
          <w:rPr>
            <w:b/>
            <w:bCs/>
            <w:rPrChange w:id="3975" w:author="Vũ Đức Thông (VinSOC-ANBM-ANBMOT)" w:date="2026-04-20T11:30:00Z">
              <w:rPr/>
            </w:rPrChange>
          </w:rPr>
          <w:t xml:space="preserve"> </w:t>
        </w:r>
        <w:proofErr w:type="spellStart"/>
        <w:r w:rsidRPr="00505916">
          <w:rPr>
            <w:b/>
            <w:bCs/>
            <w:rPrChange w:id="3976" w:author="Vũ Đức Thông (VinSOC-ANBM-ANBMOT)" w:date="2026-04-20T11:30:00Z">
              <w:rPr/>
            </w:rPrChange>
          </w:rPr>
          <w:t>bộ</w:t>
        </w:r>
        <w:proofErr w:type="spellEnd"/>
        <w:r w:rsidRPr="00505916">
          <w:rPr>
            <w:b/>
            <w:bCs/>
            <w:rPrChange w:id="3977" w:author="Vũ Đức Thông (VinSOC-ANBM-ANBMOT)" w:date="2026-04-20T11:30:00Z">
              <w:rPr/>
            </w:rPrChange>
          </w:rPr>
          <w:t xml:space="preserve"> </w:t>
        </w:r>
        <w:proofErr w:type="spellStart"/>
        <w:r w:rsidRPr="00505916">
          <w:rPr>
            <w:b/>
            <w:bCs/>
            <w:rPrChange w:id="3978" w:author="Vũ Đức Thông (VinSOC-ANBM-ANBMOT)" w:date="2026-04-20T11:30:00Z">
              <w:rPr/>
            </w:rPrChange>
          </w:rPr>
          <w:t>hóa</w:t>
        </w:r>
        <w:proofErr w:type="spellEnd"/>
        <w:r>
          <w:t xml:space="preserve"> </w:t>
        </w:r>
        <w:proofErr w:type="spellStart"/>
        <w:r>
          <w:t>cao</w:t>
        </w:r>
        <w:proofErr w:type="spellEnd"/>
        <w:r>
          <w:t xml:space="preserve"> </w:t>
        </w:r>
        <w:proofErr w:type="spellStart"/>
        <w:r>
          <w:t>nhất</w:t>
        </w:r>
        <w:proofErr w:type="spellEnd"/>
        <w:r>
          <w:t xml:space="preserve">. </w:t>
        </w:r>
        <w:proofErr w:type="spellStart"/>
        <w:r>
          <w:t>Nhờ</w:t>
        </w:r>
        <w:proofErr w:type="spellEnd"/>
        <w:r>
          <w:t xml:space="preserve"> </w:t>
        </w:r>
        <w:proofErr w:type="spellStart"/>
        <w:r>
          <w:t>có</w:t>
        </w:r>
        <w:proofErr w:type="spellEnd"/>
        <w:r>
          <w:t xml:space="preserve"> OPC, </w:t>
        </w:r>
        <w:proofErr w:type="spellStart"/>
        <w:r>
          <w:t>việc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nhà</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vào</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trở</w:t>
        </w:r>
        <w:proofErr w:type="spellEnd"/>
        <w:r>
          <w:t xml:space="preserve"> </w:t>
        </w:r>
        <w:proofErr w:type="spellStart"/>
        <w:r>
          <w:t>nên</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và</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hơn</w:t>
        </w:r>
        <w:proofErr w:type="spellEnd"/>
        <w:r>
          <w:t xml:space="preserve"> bao </w:t>
        </w:r>
        <w:proofErr w:type="spellStart"/>
        <w:r>
          <w:t>giờ</w:t>
        </w:r>
        <w:proofErr w:type="spellEnd"/>
        <w:r>
          <w:t xml:space="preserve"> </w:t>
        </w:r>
        <w:proofErr w:type="spellStart"/>
        <w:r>
          <w:t>hết</w:t>
        </w:r>
        <w:proofErr w:type="spellEnd"/>
        <w:r>
          <w:t>.</w:t>
        </w:r>
      </w:ins>
    </w:p>
    <w:p w14:paraId="58BABA4C" w14:textId="0E89D05A" w:rsidR="003B60A3" w:rsidRDefault="003B60A3" w:rsidP="003B60A3">
      <w:pPr>
        <w:pStyle w:val="CTDT-Text"/>
        <w:rPr>
          <w:ins w:id="3979" w:author="Vũ Đức Thông (VinSOC-ANBM-ANBMOT)" w:date="2026-04-20T11:26:00Z"/>
        </w:rPr>
      </w:pPr>
    </w:p>
    <w:p w14:paraId="580ABEE5" w14:textId="552A7751" w:rsidR="003B60A3" w:rsidRDefault="003B60A3" w:rsidP="003B60A3">
      <w:pPr>
        <w:pStyle w:val="CTDT-Text"/>
        <w:rPr>
          <w:ins w:id="3980" w:author="Vũ Đức Thông (VinSOC-ANBM-ANBMOT)" w:date="2026-04-20T11:26:00Z"/>
        </w:rPr>
      </w:pPr>
      <w:ins w:id="3981" w:author="Vũ Đức Thông (VinSOC-ANBM-ANBMOT)" w:date="2026-04-20T11:26:00Z">
        <w:r w:rsidRPr="003B60A3">
          <w:drawing>
            <wp:inline distT="0" distB="0" distL="0" distR="0" wp14:anchorId="5AC3B614" wp14:editId="212CF7C8">
              <wp:extent cx="5915851" cy="1543265"/>
              <wp:effectExtent l="0" t="0" r="889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15851" cy="1543265"/>
                      </a:xfrm>
                      <a:prstGeom prst="rect">
                        <a:avLst/>
                      </a:prstGeom>
                    </pic:spPr>
                  </pic:pic>
                </a:graphicData>
              </a:graphic>
            </wp:inline>
          </w:drawing>
        </w:r>
      </w:ins>
    </w:p>
    <w:p w14:paraId="59303916" w14:textId="704E583D" w:rsidR="003B60A3" w:rsidRDefault="003B60A3" w:rsidP="003B60A3">
      <w:pPr>
        <w:pStyle w:val="CTDT-Hinh"/>
        <w:rPr>
          <w:ins w:id="3982" w:author="Vũ Đức Thông (VinSOC-ANBM-ANBMOT)" w:date="2026-04-20T11:30:00Z"/>
        </w:rPr>
      </w:pPr>
      <w:bookmarkStart w:id="3983" w:name="_Toc227579077"/>
      <w:ins w:id="3984" w:author="Vũ Đức Thông (VinSOC-ANBM-ANBMOT)" w:date="2026-04-20T11:26:00Z">
        <w:r>
          <w:lastRenderedPageBreak/>
          <w:t>OPC</w:t>
        </w:r>
      </w:ins>
      <w:bookmarkEnd w:id="3983"/>
    </w:p>
    <w:p w14:paraId="089C0D3B" w14:textId="65B447A7" w:rsidR="00505916" w:rsidRDefault="00505916" w:rsidP="00505916">
      <w:pPr>
        <w:pStyle w:val="CTDT-Text"/>
        <w:rPr>
          <w:ins w:id="3985" w:author="Vũ Đức Thông (VinSOC-ANBM-ANBMOT)" w:date="2026-04-20T11:30:00Z"/>
        </w:rPr>
      </w:pPr>
    </w:p>
    <w:p w14:paraId="502DCCD9" w14:textId="0818925A" w:rsidR="00505916" w:rsidRDefault="00505916" w:rsidP="00505916">
      <w:pPr>
        <w:pStyle w:val="CTDT-Text"/>
        <w:rPr>
          <w:ins w:id="3986" w:author="Vũ Đức Thông (VinSOC-ANBM-ANBMOT)" w:date="2026-04-20T11:30:00Z"/>
        </w:rPr>
      </w:pPr>
    </w:p>
    <w:p w14:paraId="31B3414A" w14:textId="44DC8F5F" w:rsidR="00505916" w:rsidRDefault="00505916" w:rsidP="00505916">
      <w:pPr>
        <w:pStyle w:val="CTDT-Text"/>
        <w:rPr>
          <w:ins w:id="3987" w:author="Vũ Đức Thông (VinSOC-ANBM-ANBMOT)" w:date="2026-04-20T11:30:00Z"/>
        </w:rPr>
      </w:pPr>
    </w:p>
    <w:p w14:paraId="5C750108" w14:textId="740087AC" w:rsidR="00505916" w:rsidRDefault="00505916" w:rsidP="00505916">
      <w:pPr>
        <w:pStyle w:val="CTDT-H4"/>
        <w:rPr>
          <w:ins w:id="3988" w:author="Vũ Đức Thông (VinSOC-ANBM-ANBMOT)" w:date="2026-04-20T11:31:00Z"/>
        </w:rPr>
      </w:pPr>
      <w:ins w:id="3989" w:author="Vũ Đức Thông (VinSOC-ANBM-ANBMOT)" w:date="2026-04-20T11:31:00Z">
        <w:r>
          <w:t xml:space="preserve">OPC Classic Specification </w:t>
        </w:r>
        <w:proofErr w:type="gramStart"/>
        <w:r>
          <w:t xml:space="preserve">( </w:t>
        </w:r>
        <w:proofErr w:type="spellStart"/>
        <w:r>
          <w:t>Các</w:t>
        </w:r>
        <w:proofErr w:type="spellEnd"/>
        <w:proofErr w:type="gramEnd"/>
        <w:r>
          <w:t xml:space="preserve"> </w:t>
        </w:r>
        <w:proofErr w:type="spellStart"/>
        <w:r>
          <w:t>đặc</w:t>
        </w:r>
        <w:proofErr w:type="spellEnd"/>
        <w:r>
          <w:t xml:space="preserve"> </w:t>
        </w:r>
        <w:proofErr w:type="spellStart"/>
        <w:r>
          <w:t>tả</w:t>
        </w:r>
        <w:proofErr w:type="spellEnd"/>
        <w:r>
          <w:t xml:space="preserve"> OPC </w:t>
        </w:r>
        <w:proofErr w:type="spellStart"/>
        <w:r>
          <w:t>cổ</w:t>
        </w:r>
        <w:proofErr w:type="spellEnd"/>
        <w:r>
          <w:t xml:space="preserve"> </w:t>
        </w:r>
        <w:proofErr w:type="spellStart"/>
        <w:r>
          <w:t>điển</w:t>
        </w:r>
        <w:proofErr w:type="spellEnd"/>
        <w:r>
          <w:t>)</w:t>
        </w:r>
      </w:ins>
    </w:p>
    <w:p w14:paraId="5361D1D6" w14:textId="6ABBDE6C" w:rsidR="00505916" w:rsidRDefault="00505916" w:rsidP="00505916">
      <w:pPr>
        <w:pStyle w:val="CTDT-Text"/>
        <w:rPr>
          <w:ins w:id="3990" w:author="Vũ Đức Thông (VinSOC-ANBM-ANBMOT)" w:date="2026-04-20T11:32:00Z"/>
        </w:rPr>
      </w:pPr>
    </w:p>
    <w:p w14:paraId="4450D3B7" w14:textId="6BD6DE55" w:rsidR="00505916" w:rsidRDefault="00505916" w:rsidP="00505916">
      <w:pPr>
        <w:pStyle w:val="CTDT-Text"/>
        <w:rPr>
          <w:ins w:id="3991" w:author="Vũ Đức Thông (VinSOC-ANBM-ANBMOT)" w:date="2026-04-20T11:32:00Z"/>
        </w:rPr>
      </w:pPr>
    </w:p>
    <w:p w14:paraId="7ED85A0C" w14:textId="77777777" w:rsidR="00505916" w:rsidRDefault="00505916" w:rsidP="00505916">
      <w:pPr>
        <w:pStyle w:val="CTDT-Text"/>
        <w:rPr>
          <w:ins w:id="3992" w:author="Vũ Đức Thông (VinSOC-ANBM-ANBMOT)" w:date="2026-04-20T11:32:00Z"/>
        </w:rPr>
      </w:pPr>
      <w:proofErr w:type="spellStart"/>
      <w:ins w:id="3993" w:author="Vũ Đức Thông (VinSOC-ANBM-ANBMOT)" w:date="2026-04-20T11:32:00Z">
        <w:r w:rsidRPr="00505916">
          <w:rPr>
            <w:b/>
            <w:bCs/>
            <w:rPrChange w:id="3994" w:author="Vũ Đức Thông (VinSOC-ANBM-ANBMOT)" w:date="2026-04-20T11:32:00Z">
              <w:rPr/>
            </w:rPrChange>
          </w:rPr>
          <w:t>Nền</w:t>
        </w:r>
        <w:proofErr w:type="spellEnd"/>
        <w:r w:rsidRPr="00505916">
          <w:rPr>
            <w:b/>
            <w:bCs/>
            <w:rPrChange w:id="3995" w:author="Vũ Đức Thông (VinSOC-ANBM-ANBMOT)" w:date="2026-04-20T11:32:00Z">
              <w:rPr/>
            </w:rPrChange>
          </w:rPr>
          <w:t xml:space="preserve"> </w:t>
        </w:r>
        <w:proofErr w:type="spellStart"/>
        <w:r w:rsidRPr="00505916">
          <w:rPr>
            <w:b/>
            <w:bCs/>
            <w:rPrChange w:id="3996" w:author="Vũ Đức Thông (VinSOC-ANBM-ANBMOT)" w:date="2026-04-20T11:32:00Z">
              <w:rPr/>
            </w:rPrChange>
          </w:rPr>
          <w:t>tảng</w:t>
        </w:r>
        <w:proofErr w:type="spellEnd"/>
        <w:r w:rsidRPr="00505916">
          <w:rPr>
            <w:b/>
            <w:bCs/>
            <w:rPrChange w:id="3997" w:author="Vũ Đức Thông (VinSOC-ANBM-ANBMOT)" w:date="2026-04-20T11:32:00Z">
              <w:rPr/>
            </w:rPrChange>
          </w:rPr>
          <w:t xml:space="preserve"> </w:t>
        </w:r>
        <w:proofErr w:type="spellStart"/>
        <w:r w:rsidRPr="00505916">
          <w:rPr>
            <w:b/>
            <w:bCs/>
            <w:rPrChange w:id="3998" w:author="Vũ Đức Thông (VinSOC-ANBM-ANBMOT)" w:date="2026-04-20T11:32:00Z">
              <w:rPr/>
            </w:rPrChange>
          </w:rPr>
          <w:t>công</w:t>
        </w:r>
        <w:proofErr w:type="spellEnd"/>
        <w:r w:rsidRPr="00505916">
          <w:rPr>
            <w:b/>
            <w:bCs/>
            <w:rPrChange w:id="3999" w:author="Vũ Đức Thông (VinSOC-ANBM-ANBMOT)" w:date="2026-04-20T11:32:00Z">
              <w:rPr/>
            </w:rPrChange>
          </w:rPr>
          <w:t xml:space="preserve"> </w:t>
        </w:r>
        <w:proofErr w:type="spellStart"/>
        <w:r w:rsidRPr="00505916">
          <w:rPr>
            <w:b/>
            <w:bCs/>
            <w:rPrChange w:id="4000" w:author="Vũ Đức Thông (VinSOC-ANBM-ANBMOT)" w:date="2026-04-20T11:32:00Z">
              <w:rPr/>
            </w:rPrChange>
          </w:rPr>
          <w:t>nghệ</w:t>
        </w:r>
        <w:proofErr w:type="spellEnd"/>
        <w:r>
          <w:t xml:space="preserve">: </w:t>
        </w:r>
        <w:proofErr w:type="spellStart"/>
        <w:r w:rsidRPr="00505916">
          <w:rPr>
            <w:b/>
            <w:bCs/>
            <w:rPrChange w:id="4001" w:author="Vũ Đức Thông (VinSOC-ANBM-ANBMOT)" w:date="2026-04-20T11:32:00Z">
              <w:rPr/>
            </w:rPrChange>
          </w:rPr>
          <w:t>Dựa</w:t>
        </w:r>
        <w:proofErr w:type="spellEnd"/>
        <w:r>
          <w:t xml:space="preserve"> </w:t>
        </w:r>
        <w:proofErr w:type="spellStart"/>
        <w:r>
          <w:t>trên</w:t>
        </w:r>
        <w:proofErr w:type="spellEnd"/>
        <w:r>
          <w:t xml:space="preserve"> </w:t>
        </w:r>
        <w:proofErr w:type="spellStart"/>
        <w:r>
          <w:t>các</w:t>
        </w:r>
        <w:proofErr w:type="spellEnd"/>
        <w:r>
          <w:t xml:space="preserve"> </w:t>
        </w:r>
        <w:proofErr w:type="spellStart"/>
        <w:r>
          <w:t>công</w:t>
        </w:r>
        <w:proofErr w:type="spellEnd"/>
        <w:r>
          <w:t xml:space="preserve"> </w:t>
        </w:r>
        <w:proofErr w:type="spellStart"/>
        <w:r w:rsidRPr="00505916">
          <w:rPr>
            <w:b/>
            <w:bCs/>
            <w:rPrChange w:id="4002" w:author="Vũ Đức Thông (VinSOC-ANBM-ANBMOT)" w:date="2026-04-20T11:33:00Z">
              <w:rPr/>
            </w:rPrChange>
          </w:rPr>
          <w:t>nghệ</w:t>
        </w:r>
        <w:proofErr w:type="spellEnd"/>
        <w:r w:rsidRPr="00505916">
          <w:rPr>
            <w:b/>
            <w:bCs/>
            <w:rPrChange w:id="4003" w:author="Vũ Đức Thông (VinSOC-ANBM-ANBMOT)" w:date="2026-04-20T11:33:00Z">
              <w:rPr/>
            </w:rPrChange>
          </w:rPr>
          <w:t xml:space="preserve"> </w:t>
        </w:r>
        <w:proofErr w:type="spellStart"/>
        <w:r w:rsidRPr="00505916">
          <w:rPr>
            <w:b/>
            <w:bCs/>
            <w:rPrChange w:id="4004" w:author="Vũ Đức Thông (VinSOC-ANBM-ANBMOT)" w:date="2026-04-20T11:33:00Z">
              <w:rPr/>
            </w:rPrChange>
          </w:rPr>
          <w:t>cũ</w:t>
        </w:r>
        <w:proofErr w:type="spellEnd"/>
        <w:r>
          <w:t xml:space="preserve"> </w:t>
        </w:r>
        <w:proofErr w:type="spellStart"/>
        <w:r>
          <w:t>của</w:t>
        </w:r>
        <w:proofErr w:type="spellEnd"/>
        <w:r>
          <w:t xml:space="preserve"> Microsoft </w:t>
        </w:r>
        <w:r w:rsidRPr="00505916">
          <w:rPr>
            <w:b/>
            <w:bCs/>
            <w:rPrChange w:id="4005" w:author="Vũ Đức Thông (VinSOC-ANBM-ANBMOT)" w:date="2026-04-20T11:33:00Z">
              <w:rPr/>
            </w:rPrChange>
          </w:rPr>
          <w:t>(COM/DCOM).</w:t>
        </w:r>
        <w:r>
          <w:t xml:space="preserve"> </w:t>
        </w:r>
        <w:proofErr w:type="spellStart"/>
        <w:r>
          <w:t>Dù</w:t>
        </w:r>
        <w:proofErr w:type="spellEnd"/>
        <w:r>
          <w:t xml:space="preserve"> </w:t>
        </w:r>
        <w:proofErr w:type="spellStart"/>
        <w:r>
          <w:t>hiện</w:t>
        </w:r>
        <w:proofErr w:type="spellEnd"/>
        <w:r>
          <w:t xml:space="preserve"> nay Microsoft </w:t>
        </w:r>
        <w:proofErr w:type="spellStart"/>
        <w:r>
          <w:t>đã</w:t>
        </w:r>
        <w:proofErr w:type="spellEnd"/>
        <w:r>
          <w:t xml:space="preserve"> </w:t>
        </w:r>
        <w:proofErr w:type="spellStart"/>
        <w:r>
          <w:t>ngừng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và</w:t>
        </w:r>
        <w:proofErr w:type="spellEnd"/>
        <w:r>
          <w:t xml:space="preserve"> </w:t>
        </w:r>
        <w:proofErr w:type="spellStart"/>
        <w:r>
          <w:t>thay</w:t>
        </w:r>
        <w:proofErr w:type="spellEnd"/>
        <w:r>
          <w:t xml:space="preserve"> </w:t>
        </w:r>
        <w:proofErr w:type="spellStart"/>
        <w:r>
          <w:t>thế</w:t>
        </w:r>
        <w:proofErr w:type="spellEnd"/>
        <w:r>
          <w:t xml:space="preserve"> </w:t>
        </w:r>
        <w:proofErr w:type="spellStart"/>
        <w:r>
          <w:t>bằng</w:t>
        </w:r>
        <w:proofErr w:type="spellEnd"/>
        <w:r>
          <w:t xml:space="preserve"> .NET, </w:t>
        </w:r>
        <w:proofErr w:type="spellStart"/>
        <w:r>
          <w:t>nhưng</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này</w:t>
        </w:r>
        <w:proofErr w:type="spellEnd"/>
        <w:r>
          <w:t xml:space="preserve"> </w:t>
        </w:r>
        <w:proofErr w:type="spellStart"/>
        <w:r>
          <w:t>vẫn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dưới</w:t>
        </w:r>
        <w:proofErr w:type="spellEnd"/>
        <w:r>
          <w:t xml:space="preserve"> </w:t>
        </w:r>
        <w:proofErr w:type="spellStart"/>
        <w:r>
          <w:t>cái</w:t>
        </w:r>
        <w:proofErr w:type="spellEnd"/>
        <w:r>
          <w:t xml:space="preserve"> </w:t>
        </w:r>
        <w:proofErr w:type="spellStart"/>
        <w:r>
          <w:t>tên</w:t>
        </w:r>
        <w:proofErr w:type="spellEnd"/>
        <w:r>
          <w:t xml:space="preserve"> OPC Classic.</w:t>
        </w:r>
      </w:ins>
    </w:p>
    <w:p w14:paraId="4D037EB6" w14:textId="77777777" w:rsidR="00505916" w:rsidRDefault="00505916" w:rsidP="00505916">
      <w:pPr>
        <w:pStyle w:val="CTDT-Text"/>
        <w:rPr>
          <w:ins w:id="4006" w:author="Vũ Đức Thông (VinSOC-ANBM-ANBMOT)" w:date="2026-04-20T11:32:00Z"/>
        </w:rPr>
      </w:pPr>
      <w:ins w:id="4007" w:author="Vũ Đức Thông (VinSOC-ANBM-ANBMOT)" w:date="2026-04-20T11:32:00Z">
        <w:r w:rsidRPr="00505916">
          <w:rPr>
            <w:b/>
            <w:bCs/>
            <w:rPrChange w:id="4008" w:author="Vũ Đức Thông (VinSOC-ANBM-ANBMOT)" w:date="2026-04-20T11:33:00Z">
              <w:rPr/>
            </w:rPrChange>
          </w:rPr>
          <w:t xml:space="preserve">Ba </w:t>
        </w:r>
        <w:proofErr w:type="spellStart"/>
        <w:r w:rsidRPr="00505916">
          <w:rPr>
            <w:b/>
            <w:bCs/>
            <w:rPrChange w:id="4009" w:author="Vũ Đức Thông (VinSOC-ANBM-ANBMOT)" w:date="2026-04-20T11:33:00Z">
              <w:rPr/>
            </w:rPrChange>
          </w:rPr>
          <w:t>trụ</w:t>
        </w:r>
        <w:proofErr w:type="spellEnd"/>
        <w:r w:rsidRPr="00505916">
          <w:rPr>
            <w:b/>
            <w:bCs/>
            <w:rPrChange w:id="4010" w:author="Vũ Đức Thông (VinSOC-ANBM-ANBMOT)" w:date="2026-04-20T11:33:00Z">
              <w:rPr/>
            </w:rPrChange>
          </w:rPr>
          <w:t xml:space="preserve"> </w:t>
        </w:r>
        <w:proofErr w:type="spellStart"/>
        <w:r w:rsidRPr="00505916">
          <w:rPr>
            <w:b/>
            <w:bCs/>
            <w:rPrChange w:id="4011" w:author="Vũ Đức Thông (VinSOC-ANBM-ANBMOT)" w:date="2026-04-20T11:33:00Z">
              <w:rPr/>
            </w:rPrChange>
          </w:rPr>
          <w:t>cột</w:t>
        </w:r>
        <w:proofErr w:type="spellEnd"/>
        <w:r w:rsidRPr="00505916">
          <w:rPr>
            <w:b/>
            <w:bCs/>
            <w:rPrChange w:id="4012" w:author="Vũ Đức Thông (VinSOC-ANBM-ANBMOT)" w:date="2026-04-20T11:33:00Z">
              <w:rPr/>
            </w:rPrChange>
          </w:rPr>
          <w:t xml:space="preserve"> </w:t>
        </w:r>
        <w:proofErr w:type="spellStart"/>
        <w:r w:rsidRPr="00505916">
          <w:rPr>
            <w:b/>
            <w:bCs/>
            <w:rPrChange w:id="4013" w:author="Vũ Đức Thông (VinSOC-ANBM-ANBMOT)" w:date="2026-04-20T11:33:00Z">
              <w:rPr/>
            </w:rPrChange>
          </w:rPr>
          <w:t>chính</w:t>
        </w:r>
        <w:proofErr w:type="spellEnd"/>
        <w:r>
          <w:t>:</w:t>
        </w:r>
      </w:ins>
    </w:p>
    <w:p w14:paraId="1A20EBCE" w14:textId="77777777" w:rsidR="00505916" w:rsidRPr="00505916" w:rsidRDefault="00505916" w:rsidP="00505916">
      <w:pPr>
        <w:pStyle w:val="CTDT-Text"/>
        <w:ind w:left="454"/>
        <w:rPr>
          <w:ins w:id="4014" w:author="Vũ Đức Thông (VinSOC-ANBM-ANBMOT)" w:date="2026-04-20T11:32:00Z"/>
          <w:b/>
          <w:bCs/>
          <w:rPrChange w:id="4015" w:author="Vũ Đức Thông (VinSOC-ANBM-ANBMOT)" w:date="2026-04-20T11:33:00Z">
            <w:rPr>
              <w:ins w:id="4016" w:author="Vũ Đức Thông (VinSOC-ANBM-ANBMOT)" w:date="2026-04-20T11:32:00Z"/>
            </w:rPr>
          </w:rPrChange>
        </w:rPr>
        <w:pPrChange w:id="4017" w:author="Vũ Đức Thông (VinSOC-ANBM-ANBMOT)" w:date="2026-04-20T11:33:00Z">
          <w:pPr>
            <w:pStyle w:val="CTDT-Text"/>
          </w:pPr>
        </w:pPrChange>
      </w:pPr>
      <w:ins w:id="4018" w:author="Vũ Đức Thông (VinSOC-ANBM-ANBMOT)" w:date="2026-04-20T11:32:00Z">
        <w:r w:rsidRPr="00505916">
          <w:rPr>
            <w:b/>
            <w:bCs/>
            <w:rPrChange w:id="4019" w:author="Vũ Đức Thông (VinSOC-ANBM-ANBMOT)" w:date="2026-04-20T11:33:00Z">
              <w:rPr/>
            </w:rPrChange>
          </w:rPr>
          <w:t>DA (Data Access):</w:t>
        </w:r>
        <w:r>
          <w:t xml:space="preserve"> </w:t>
        </w:r>
        <w:proofErr w:type="spellStart"/>
        <w:r>
          <w:t>Truyền</w:t>
        </w:r>
        <w:proofErr w:type="spellEnd"/>
        <w:r>
          <w:t xml:space="preserve"> </w:t>
        </w:r>
        <w:proofErr w:type="spellStart"/>
        <w:r>
          <w:t>nhận</w:t>
        </w:r>
        <w:proofErr w:type="spellEnd"/>
        <w:r>
          <w:t xml:space="preserve"> </w:t>
        </w:r>
        <w:proofErr w:type="spellStart"/>
        <w:r w:rsidRPr="00505916">
          <w:rPr>
            <w:b/>
            <w:bCs/>
            <w:rPrChange w:id="4020" w:author="Vũ Đức Thông (VinSOC-ANBM-ANBMOT)" w:date="2026-04-20T11:33:00Z">
              <w:rPr/>
            </w:rPrChange>
          </w:rPr>
          <w:t>dữ</w:t>
        </w:r>
        <w:proofErr w:type="spellEnd"/>
        <w:r w:rsidRPr="00505916">
          <w:rPr>
            <w:b/>
            <w:bCs/>
            <w:rPrChange w:id="4021" w:author="Vũ Đức Thông (VinSOC-ANBM-ANBMOT)" w:date="2026-04-20T11:33:00Z">
              <w:rPr/>
            </w:rPrChange>
          </w:rPr>
          <w:t xml:space="preserve"> </w:t>
        </w:r>
        <w:proofErr w:type="spellStart"/>
        <w:r w:rsidRPr="00505916">
          <w:rPr>
            <w:b/>
            <w:bCs/>
            <w:rPrChange w:id="4022" w:author="Vũ Đức Thông (VinSOC-ANBM-ANBMOT)" w:date="2026-04-20T11:33:00Z">
              <w:rPr/>
            </w:rPrChange>
          </w:rPr>
          <w:t>liệu</w:t>
        </w:r>
        <w:proofErr w:type="spellEnd"/>
        <w:r>
          <w:t xml:space="preserve"> </w:t>
        </w:r>
        <w:proofErr w:type="spellStart"/>
        <w:r>
          <w:t>thời</w:t>
        </w:r>
        <w:proofErr w:type="spellEnd"/>
        <w:r>
          <w:t xml:space="preserve"> </w:t>
        </w:r>
        <w:proofErr w:type="spellStart"/>
        <w:r w:rsidRPr="00505916">
          <w:rPr>
            <w:b/>
            <w:bCs/>
            <w:rPrChange w:id="4023" w:author="Vũ Đức Thông (VinSOC-ANBM-ANBMOT)" w:date="2026-04-20T11:33:00Z">
              <w:rPr/>
            </w:rPrChange>
          </w:rPr>
          <w:t>gian</w:t>
        </w:r>
        <w:proofErr w:type="spellEnd"/>
        <w:r w:rsidRPr="00505916">
          <w:rPr>
            <w:b/>
            <w:bCs/>
            <w:rPrChange w:id="4024" w:author="Vũ Đức Thông (VinSOC-ANBM-ANBMOT)" w:date="2026-04-20T11:33:00Z">
              <w:rPr/>
            </w:rPrChange>
          </w:rPr>
          <w:t xml:space="preserve"> </w:t>
        </w:r>
        <w:proofErr w:type="spellStart"/>
        <w:r w:rsidRPr="00505916">
          <w:rPr>
            <w:b/>
            <w:bCs/>
            <w:rPrChange w:id="4025" w:author="Vũ Đức Thông (VinSOC-ANBM-ANBMOT)" w:date="2026-04-20T11:33:00Z">
              <w:rPr/>
            </w:rPrChange>
          </w:rPr>
          <w:t>thực</w:t>
        </w:r>
        <w:proofErr w:type="spellEnd"/>
        <w:r w:rsidRPr="00505916">
          <w:rPr>
            <w:b/>
            <w:bCs/>
            <w:rPrChange w:id="4026" w:author="Vũ Đức Thông (VinSOC-ANBM-ANBMOT)" w:date="2026-04-20T11:33:00Z">
              <w:rPr/>
            </w:rPrChange>
          </w:rPr>
          <w:t>.</w:t>
        </w:r>
      </w:ins>
    </w:p>
    <w:p w14:paraId="7C02EF96" w14:textId="77777777" w:rsidR="00505916" w:rsidRPr="00505916" w:rsidRDefault="00505916" w:rsidP="00505916">
      <w:pPr>
        <w:pStyle w:val="CTDT-Text"/>
        <w:ind w:left="454"/>
        <w:rPr>
          <w:ins w:id="4027" w:author="Vũ Đức Thông (VinSOC-ANBM-ANBMOT)" w:date="2026-04-20T11:32:00Z"/>
          <w:b/>
          <w:bCs/>
          <w:rPrChange w:id="4028" w:author="Vũ Đức Thông (VinSOC-ANBM-ANBMOT)" w:date="2026-04-20T11:33:00Z">
            <w:rPr>
              <w:ins w:id="4029" w:author="Vũ Đức Thông (VinSOC-ANBM-ANBMOT)" w:date="2026-04-20T11:32:00Z"/>
            </w:rPr>
          </w:rPrChange>
        </w:rPr>
        <w:pPrChange w:id="4030" w:author="Vũ Đức Thông (VinSOC-ANBM-ANBMOT)" w:date="2026-04-20T11:33:00Z">
          <w:pPr>
            <w:pStyle w:val="CTDT-Text"/>
          </w:pPr>
        </w:pPrChange>
      </w:pPr>
      <w:ins w:id="4031" w:author="Vũ Đức Thông (VinSOC-ANBM-ANBMOT)" w:date="2026-04-20T11:32:00Z">
        <w:r w:rsidRPr="00505916">
          <w:rPr>
            <w:b/>
            <w:bCs/>
            <w:rPrChange w:id="4032" w:author="Vũ Đức Thông (VinSOC-ANBM-ANBMOT)" w:date="2026-04-20T11:33:00Z">
              <w:rPr/>
            </w:rPrChange>
          </w:rPr>
          <w:t>A&amp;E (Alarms &amp; Events</w:t>
        </w:r>
        <w:r>
          <w:t xml:space="preserve">): </w:t>
        </w:r>
        <w:proofErr w:type="spellStart"/>
        <w:r w:rsidRPr="00505916">
          <w:rPr>
            <w:b/>
            <w:bCs/>
            <w:rPrChange w:id="4033" w:author="Vũ Đức Thông (VinSOC-ANBM-ANBMOT)" w:date="2026-04-20T11:33:00Z">
              <w:rPr/>
            </w:rPrChange>
          </w:rPr>
          <w:t>Quản</w:t>
        </w:r>
        <w:proofErr w:type="spellEnd"/>
        <w:r w:rsidRPr="00505916">
          <w:rPr>
            <w:b/>
            <w:bCs/>
            <w:rPrChange w:id="4034" w:author="Vũ Đức Thông (VinSOC-ANBM-ANBMOT)" w:date="2026-04-20T11:33:00Z">
              <w:rPr/>
            </w:rPrChange>
          </w:rPr>
          <w:t xml:space="preserve"> </w:t>
        </w:r>
        <w:proofErr w:type="spellStart"/>
        <w:r w:rsidRPr="00505916">
          <w:rPr>
            <w:b/>
            <w:bCs/>
            <w:rPrChange w:id="4035" w:author="Vũ Đức Thông (VinSOC-ANBM-ANBMOT)" w:date="2026-04-20T11:33:00Z">
              <w:rPr/>
            </w:rPrChange>
          </w:rPr>
          <w:t>lý</w:t>
        </w:r>
        <w:proofErr w:type="spellEnd"/>
        <w:r w:rsidRPr="00505916">
          <w:rPr>
            <w:b/>
            <w:bCs/>
            <w:rPrChange w:id="4036" w:author="Vũ Đức Thông (VinSOC-ANBM-ANBMOT)" w:date="2026-04-20T11:33:00Z">
              <w:rPr/>
            </w:rPrChange>
          </w:rPr>
          <w:t xml:space="preserve"> </w:t>
        </w:r>
        <w:proofErr w:type="spellStart"/>
        <w:r w:rsidRPr="00505916">
          <w:rPr>
            <w:b/>
            <w:bCs/>
            <w:rPrChange w:id="4037" w:author="Vũ Đức Thông (VinSOC-ANBM-ANBMOT)" w:date="2026-04-20T11:33:00Z">
              <w:rPr/>
            </w:rPrChange>
          </w:rPr>
          <w:t>báo</w:t>
        </w:r>
        <w:proofErr w:type="spellEnd"/>
        <w:r w:rsidRPr="00505916">
          <w:rPr>
            <w:b/>
            <w:bCs/>
            <w:rPrChange w:id="4038" w:author="Vũ Đức Thông (VinSOC-ANBM-ANBMOT)" w:date="2026-04-20T11:33:00Z">
              <w:rPr/>
            </w:rPrChange>
          </w:rPr>
          <w:t xml:space="preserve"> </w:t>
        </w:r>
        <w:proofErr w:type="spellStart"/>
        <w:r w:rsidRPr="00505916">
          <w:rPr>
            <w:b/>
            <w:bCs/>
            <w:rPrChange w:id="4039" w:author="Vũ Đức Thông (VinSOC-ANBM-ANBMOT)" w:date="2026-04-20T11:33:00Z">
              <w:rPr/>
            </w:rPrChange>
          </w:rPr>
          <w:t>động</w:t>
        </w:r>
        <w:proofErr w:type="spellEnd"/>
        <w:r>
          <w:t xml:space="preserve"> </w:t>
        </w:r>
        <w:proofErr w:type="spellStart"/>
        <w:r>
          <w:t>và</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theo</w:t>
        </w:r>
        <w:proofErr w:type="spellEnd"/>
        <w:r>
          <w:t xml:space="preserve"> </w:t>
        </w:r>
        <w:proofErr w:type="spellStart"/>
        <w:r w:rsidRPr="00505916">
          <w:rPr>
            <w:b/>
            <w:bCs/>
            <w:rPrChange w:id="4040" w:author="Vũ Đức Thông (VinSOC-ANBM-ANBMOT)" w:date="2026-04-20T11:33:00Z">
              <w:rPr/>
            </w:rPrChange>
          </w:rPr>
          <w:t>cơ</w:t>
        </w:r>
        <w:proofErr w:type="spellEnd"/>
        <w:r w:rsidRPr="00505916">
          <w:rPr>
            <w:b/>
            <w:bCs/>
            <w:rPrChange w:id="4041" w:author="Vũ Đức Thông (VinSOC-ANBM-ANBMOT)" w:date="2026-04-20T11:33:00Z">
              <w:rPr/>
            </w:rPrChange>
          </w:rPr>
          <w:t xml:space="preserve"> </w:t>
        </w:r>
        <w:proofErr w:type="spellStart"/>
        <w:r w:rsidRPr="00505916">
          <w:rPr>
            <w:b/>
            <w:bCs/>
            <w:rPrChange w:id="4042" w:author="Vũ Đức Thông (VinSOC-ANBM-ANBMOT)" w:date="2026-04-20T11:33:00Z">
              <w:rPr/>
            </w:rPrChange>
          </w:rPr>
          <w:t>chế</w:t>
        </w:r>
        <w:proofErr w:type="spellEnd"/>
        <w:r w:rsidRPr="00505916">
          <w:rPr>
            <w:b/>
            <w:bCs/>
            <w:rPrChange w:id="4043" w:author="Vũ Đức Thông (VinSOC-ANBM-ANBMOT)" w:date="2026-04-20T11:33:00Z">
              <w:rPr/>
            </w:rPrChange>
          </w:rPr>
          <w:t xml:space="preserve"> </w:t>
        </w:r>
        <w:proofErr w:type="spellStart"/>
        <w:r w:rsidRPr="00505916">
          <w:rPr>
            <w:b/>
            <w:bCs/>
            <w:rPrChange w:id="4044" w:author="Vũ Đức Thông (VinSOC-ANBM-ANBMOT)" w:date="2026-04-20T11:33:00Z">
              <w:rPr/>
            </w:rPrChange>
          </w:rPr>
          <w:t>đăng</w:t>
        </w:r>
        <w:proofErr w:type="spellEnd"/>
        <w:r w:rsidRPr="00505916">
          <w:rPr>
            <w:b/>
            <w:bCs/>
            <w:rPrChange w:id="4045" w:author="Vũ Đức Thông (VinSOC-ANBM-ANBMOT)" w:date="2026-04-20T11:33:00Z">
              <w:rPr/>
            </w:rPrChange>
          </w:rPr>
          <w:t xml:space="preserve"> </w:t>
        </w:r>
        <w:proofErr w:type="spellStart"/>
        <w:r w:rsidRPr="00505916">
          <w:rPr>
            <w:b/>
            <w:bCs/>
            <w:rPrChange w:id="4046" w:author="Vũ Đức Thông (VinSOC-ANBM-ANBMOT)" w:date="2026-04-20T11:33:00Z">
              <w:rPr/>
            </w:rPrChange>
          </w:rPr>
          <w:t>ký</w:t>
        </w:r>
        <w:proofErr w:type="spellEnd"/>
        <w:r w:rsidRPr="00505916">
          <w:rPr>
            <w:b/>
            <w:bCs/>
            <w:rPrChange w:id="4047" w:author="Vũ Đức Thông (VinSOC-ANBM-ANBMOT)" w:date="2026-04-20T11:33:00Z">
              <w:rPr/>
            </w:rPrChange>
          </w:rPr>
          <w:t>.</w:t>
        </w:r>
      </w:ins>
    </w:p>
    <w:p w14:paraId="17AE3EB6" w14:textId="77777777" w:rsidR="00505916" w:rsidRDefault="00505916" w:rsidP="00505916">
      <w:pPr>
        <w:pStyle w:val="CTDT-Text"/>
        <w:ind w:left="454"/>
        <w:rPr>
          <w:ins w:id="4048" w:author="Vũ Đức Thông (VinSOC-ANBM-ANBMOT)" w:date="2026-04-20T11:32:00Z"/>
        </w:rPr>
        <w:pPrChange w:id="4049" w:author="Vũ Đức Thông (VinSOC-ANBM-ANBMOT)" w:date="2026-04-20T11:33:00Z">
          <w:pPr>
            <w:pStyle w:val="CTDT-Text"/>
          </w:pPr>
        </w:pPrChange>
      </w:pPr>
      <w:ins w:id="4050" w:author="Vũ Đức Thông (VinSOC-ANBM-ANBMOT)" w:date="2026-04-20T11:32:00Z">
        <w:r w:rsidRPr="00505916">
          <w:rPr>
            <w:b/>
            <w:bCs/>
            <w:rPrChange w:id="4051" w:author="Vũ Đức Thông (VinSOC-ANBM-ANBMOT)" w:date="2026-04-20T11:33:00Z">
              <w:rPr/>
            </w:rPrChange>
          </w:rPr>
          <w:t>HDA (Historical Data Access</w:t>
        </w:r>
        <w:r>
          <w:t xml:space="preserve">): </w:t>
        </w:r>
        <w:proofErr w:type="spellStart"/>
        <w:r w:rsidRPr="00505916">
          <w:rPr>
            <w:b/>
            <w:bCs/>
            <w:rPrChange w:id="4052" w:author="Vũ Đức Thông (VinSOC-ANBM-ANBMOT)" w:date="2026-04-20T11:33:00Z">
              <w:rPr/>
            </w:rPrChange>
          </w:rPr>
          <w:t>Truy</w:t>
        </w:r>
        <w:proofErr w:type="spellEnd"/>
        <w:r w:rsidRPr="00505916">
          <w:rPr>
            <w:b/>
            <w:bCs/>
            <w:rPrChange w:id="4053" w:author="Vũ Đức Thông (VinSOC-ANBM-ANBMOT)" w:date="2026-04-20T11:33:00Z">
              <w:rPr/>
            </w:rPrChange>
          </w:rPr>
          <w:t xml:space="preserve"> </w:t>
        </w:r>
        <w:proofErr w:type="spellStart"/>
        <w:r w:rsidRPr="00505916">
          <w:rPr>
            <w:b/>
            <w:bCs/>
            <w:rPrChange w:id="4054" w:author="Vũ Đức Thông (VinSOC-ANBM-ANBMOT)" w:date="2026-04-20T11:33:00Z">
              <w:rPr/>
            </w:rPrChange>
          </w:rPr>
          <w:t>xuất</w:t>
        </w:r>
        <w:proofErr w:type="spellEnd"/>
        <w:r>
          <w:t xml:space="preserve"> </w:t>
        </w:r>
        <w:proofErr w:type="spellStart"/>
        <w:r>
          <w:t>và</w:t>
        </w:r>
        <w:proofErr w:type="spellEnd"/>
        <w:r>
          <w:t xml:space="preserve"> </w:t>
        </w:r>
        <w:proofErr w:type="spellStart"/>
        <w:r w:rsidRPr="00505916">
          <w:rPr>
            <w:b/>
            <w:bCs/>
            <w:rPrChange w:id="4055" w:author="Vũ Đức Thông (VinSOC-ANBM-ANBMOT)" w:date="2026-04-20T11:33:00Z">
              <w:rPr/>
            </w:rPrChange>
          </w:rPr>
          <w:t>phân</w:t>
        </w:r>
        <w:proofErr w:type="spellEnd"/>
        <w:r w:rsidRPr="00505916">
          <w:rPr>
            <w:b/>
            <w:bCs/>
            <w:rPrChange w:id="4056" w:author="Vũ Đức Thông (VinSOC-ANBM-ANBMOT)" w:date="2026-04-20T11:33:00Z">
              <w:rPr/>
            </w:rPrChange>
          </w:rPr>
          <w:t xml:space="preserve"> </w:t>
        </w:r>
        <w:proofErr w:type="spellStart"/>
        <w:r w:rsidRPr="00505916">
          <w:rPr>
            <w:b/>
            <w:bCs/>
            <w:rPrChange w:id="4057" w:author="Vũ Đức Thông (VinSOC-ANBM-ANBMOT)" w:date="2026-04-20T11:33:00Z">
              <w:rPr/>
            </w:rPrChange>
          </w:rPr>
          <w:t>tích</w:t>
        </w:r>
        <w:proofErr w:type="spellEnd"/>
        <w:r>
          <w:t xml:space="preserve"> </w:t>
        </w:r>
        <w:proofErr w:type="spellStart"/>
        <w:r>
          <w:t>dữ</w:t>
        </w:r>
        <w:proofErr w:type="spellEnd"/>
        <w:r>
          <w:t xml:space="preserve"> </w:t>
        </w:r>
        <w:proofErr w:type="spellStart"/>
        <w:r w:rsidRPr="00505916">
          <w:rPr>
            <w:b/>
            <w:bCs/>
            <w:rPrChange w:id="4058" w:author="Vũ Đức Thông (VinSOC-ANBM-ANBMOT)" w:date="2026-04-20T11:33:00Z">
              <w:rPr/>
            </w:rPrChange>
          </w:rPr>
          <w:t>liệu</w:t>
        </w:r>
        <w:proofErr w:type="spellEnd"/>
        <w:r w:rsidRPr="00505916">
          <w:rPr>
            <w:b/>
            <w:bCs/>
            <w:rPrChange w:id="4059" w:author="Vũ Đức Thông (VinSOC-ANBM-ANBMOT)" w:date="2026-04-20T11:33:00Z">
              <w:rPr/>
            </w:rPrChange>
          </w:rPr>
          <w:t xml:space="preserve"> </w:t>
        </w:r>
        <w:proofErr w:type="spellStart"/>
        <w:r w:rsidRPr="00505916">
          <w:rPr>
            <w:b/>
            <w:bCs/>
            <w:rPrChange w:id="4060" w:author="Vũ Đức Thông (VinSOC-ANBM-ANBMOT)" w:date="2026-04-20T11:33:00Z">
              <w:rPr/>
            </w:rPrChange>
          </w:rPr>
          <w:t>quá</w:t>
        </w:r>
        <w:proofErr w:type="spellEnd"/>
        <w:r w:rsidRPr="00505916">
          <w:rPr>
            <w:b/>
            <w:bCs/>
            <w:rPrChange w:id="4061" w:author="Vũ Đức Thông (VinSOC-ANBM-ANBMOT)" w:date="2026-04-20T11:33:00Z">
              <w:rPr/>
            </w:rPrChange>
          </w:rPr>
          <w:t xml:space="preserve"> </w:t>
        </w:r>
        <w:proofErr w:type="spellStart"/>
        <w:r w:rsidRPr="00505916">
          <w:rPr>
            <w:b/>
            <w:bCs/>
            <w:rPrChange w:id="4062" w:author="Vũ Đức Thông (VinSOC-ANBM-ANBMOT)" w:date="2026-04-20T11:33:00Z">
              <w:rPr/>
            </w:rPrChange>
          </w:rPr>
          <w:t>khứ</w:t>
        </w:r>
        <w:proofErr w:type="spellEnd"/>
        <w:r>
          <w:t xml:space="preserve"> (</w:t>
        </w:r>
        <w:proofErr w:type="spellStart"/>
        <w:r>
          <w:t>lưu</w:t>
        </w:r>
        <w:proofErr w:type="spellEnd"/>
        <w:r>
          <w:t xml:space="preserve"> </w:t>
        </w:r>
        <w:proofErr w:type="spellStart"/>
        <w:r>
          <w:t>trữ</w:t>
        </w:r>
        <w:proofErr w:type="spellEnd"/>
        <w:r>
          <w:t>).</w:t>
        </w:r>
      </w:ins>
    </w:p>
    <w:p w14:paraId="2D1C4E54" w14:textId="2BC8696C" w:rsidR="00505916" w:rsidRDefault="00505916" w:rsidP="00505916">
      <w:pPr>
        <w:pStyle w:val="CTDT-Text"/>
        <w:rPr>
          <w:ins w:id="4063" w:author="Vũ Đức Thông (VinSOC-ANBM-ANBMOT)" w:date="2026-04-20T11:33:00Z"/>
        </w:rPr>
      </w:pPr>
      <w:proofErr w:type="spellStart"/>
      <w:ins w:id="4064" w:author="Vũ Đức Thông (VinSOC-ANBM-ANBMOT)" w:date="2026-04-20T11:32:00Z">
        <w:r w:rsidRPr="00505916">
          <w:rPr>
            <w:b/>
            <w:bCs/>
            <w:rPrChange w:id="4065" w:author="Vũ Đức Thông (VinSOC-ANBM-ANBMOT)" w:date="2026-04-20T11:33:00Z">
              <w:rPr/>
            </w:rPrChange>
          </w:rPr>
          <w:t>Giá</w:t>
        </w:r>
        <w:proofErr w:type="spellEnd"/>
        <w:r w:rsidRPr="00505916">
          <w:rPr>
            <w:b/>
            <w:bCs/>
            <w:rPrChange w:id="4066" w:author="Vũ Đức Thông (VinSOC-ANBM-ANBMOT)" w:date="2026-04-20T11:33:00Z">
              <w:rPr/>
            </w:rPrChange>
          </w:rPr>
          <w:t xml:space="preserve"> </w:t>
        </w:r>
        <w:proofErr w:type="spellStart"/>
        <w:r w:rsidRPr="00505916">
          <w:rPr>
            <w:b/>
            <w:bCs/>
            <w:rPrChange w:id="4067" w:author="Vũ Đức Thông (VinSOC-ANBM-ANBMOT)" w:date="2026-04-20T11:33:00Z">
              <w:rPr/>
            </w:rPrChange>
          </w:rPr>
          <w:t>trị</w:t>
        </w:r>
        <w:proofErr w:type="spellEnd"/>
        <w:r w:rsidRPr="00505916">
          <w:rPr>
            <w:b/>
            <w:bCs/>
            <w:rPrChange w:id="4068" w:author="Vũ Đức Thông (VinSOC-ANBM-ANBMOT)" w:date="2026-04-20T11:33:00Z">
              <w:rPr/>
            </w:rPrChange>
          </w:rPr>
          <w:t xml:space="preserve"> </w:t>
        </w:r>
        <w:proofErr w:type="spellStart"/>
        <w:r w:rsidRPr="00505916">
          <w:rPr>
            <w:b/>
            <w:bCs/>
            <w:rPrChange w:id="4069" w:author="Vũ Đức Thông (VinSOC-ANBM-ANBMOT)" w:date="2026-04-20T11:33:00Z">
              <w:rPr/>
            </w:rPrChange>
          </w:rPr>
          <w:t>cốt</w:t>
        </w:r>
        <w:proofErr w:type="spellEnd"/>
        <w:r w:rsidRPr="00505916">
          <w:rPr>
            <w:b/>
            <w:bCs/>
            <w:rPrChange w:id="4070" w:author="Vũ Đức Thông (VinSOC-ANBM-ANBMOT)" w:date="2026-04-20T11:33:00Z">
              <w:rPr/>
            </w:rPrChange>
          </w:rPr>
          <w:t xml:space="preserve"> </w:t>
        </w:r>
        <w:proofErr w:type="spellStart"/>
        <w:r w:rsidRPr="00505916">
          <w:rPr>
            <w:b/>
            <w:bCs/>
            <w:rPrChange w:id="4071" w:author="Vũ Đức Thông (VinSOC-ANBM-ANBMOT)" w:date="2026-04-20T11:33:00Z">
              <w:rPr/>
            </w:rPrChange>
          </w:rPr>
          <w:t>lõi</w:t>
        </w:r>
        <w:proofErr w:type="spellEnd"/>
        <w:r>
          <w:t xml:space="preserve">: </w:t>
        </w:r>
        <w:proofErr w:type="spellStart"/>
        <w:r>
          <w:t>Giúp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w:t>
        </w:r>
        <w:proofErr w:type="spellStart"/>
        <w:r>
          <w:t>hãng</w:t>
        </w:r>
        <w:proofErr w:type="spellEnd"/>
        <w:r>
          <w:t xml:space="preserve"> </w:t>
        </w:r>
        <w:proofErr w:type="spellStart"/>
        <w:r>
          <w:t>với</w:t>
        </w:r>
        <w:proofErr w:type="spellEnd"/>
        <w:r>
          <w:t xml:space="preserve"> </w:t>
        </w:r>
        <w:proofErr w:type="spellStart"/>
        <w:r>
          <w:t>nhau</w:t>
        </w:r>
        <w:proofErr w:type="spellEnd"/>
        <w:r>
          <w:t xml:space="preserve"> </w:t>
        </w:r>
        <w:proofErr w:type="spellStart"/>
        <w:r>
          <w:t>thông</w:t>
        </w:r>
        <w:proofErr w:type="spellEnd"/>
        <w:r>
          <w:t xml:space="preserve"> qua </w:t>
        </w:r>
        <w:proofErr w:type="spellStart"/>
        <w:r>
          <w:t>một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chung</w:t>
        </w:r>
        <w:proofErr w:type="spellEnd"/>
        <w:r>
          <w:t xml:space="preserve"> </w:t>
        </w:r>
        <w:proofErr w:type="spellStart"/>
        <w:r>
          <w:t>thay</w:t>
        </w:r>
        <w:proofErr w:type="spellEnd"/>
        <w:r>
          <w:t xml:space="preserve"> </w:t>
        </w:r>
        <w:proofErr w:type="spellStart"/>
        <w:r>
          <w:t>vì</w:t>
        </w:r>
        <w:proofErr w:type="spellEnd"/>
        <w:r>
          <w:t xml:space="preserve"> </w:t>
        </w:r>
        <w:proofErr w:type="spellStart"/>
        <w:r>
          <w:t>dùng</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mạng</w:t>
        </w:r>
        <w:proofErr w:type="spellEnd"/>
        <w:r>
          <w:t xml:space="preserve"> </w:t>
        </w:r>
        <w:proofErr w:type="spellStart"/>
        <w:r>
          <w:t>riêng</w:t>
        </w:r>
        <w:proofErr w:type="spellEnd"/>
        <w:r>
          <w:t xml:space="preserve"> </w:t>
        </w:r>
        <w:proofErr w:type="spellStart"/>
        <w:r>
          <w:t>lẻ</w:t>
        </w:r>
        <w:proofErr w:type="spellEnd"/>
        <w:r>
          <w:t>.</w:t>
        </w:r>
      </w:ins>
    </w:p>
    <w:p w14:paraId="42812CE0" w14:textId="70A362A4" w:rsidR="00505916" w:rsidRDefault="00505916" w:rsidP="00505916">
      <w:pPr>
        <w:pStyle w:val="CTDT-Text"/>
        <w:rPr>
          <w:ins w:id="4072" w:author="Vũ Đức Thông (VinSOC-ANBM-ANBMOT)" w:date="2026-04-20T11:33:00Z"/>
        </w:rPr>
      </w:pPr>
    </w:p>
    <w:p w14:paraId="470C228B" w14:textId="629C8F6C" w:rsidR="00505916" w:rsidRDefault="00505916" w:rsidP="00505916">
      <w:pPr>
        <w:pStyle w:val="CTDT-Text"/>
        <w:rPr>
          <w:ins w:id="4073" w:author="Vũ Đức Thông (VinSOC-ANBM-ANBMOT)" w:date="2026-04-20T11:34:00Z"/>
        </w:rPr>
      </w:pPr>
      <w:ins w:id="4074" w:author="Vũ Đức Thông (VinSOC-ANBM-ANBMOT)" w:date="2026-04-20T11:34:00Z">
        <w:r w:rsidRPr="00505916">
          <w:drawing>
            <wp:inline distT="0" distB="0" distL="0" distR="0" wp14:anchorId="0A7D5675" wp14:editId="056A85D2">
              <wp:extent cx="3324689" cy="3067478"/>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324689" cy="3067478"/>
                      </a:xfrm>
                      <a:prstGeom prst="rect">
                        <a:avLst/>
                      </a:prstGeom>
                    </pic:spPr>
                  </pic:pic>
                </a:graphicData>
              </a:graphic>
            </wp:inline>
          </w:drawing>
        </w:r>
      </w:ins>
    </w:p>
    <w:p w14:paraId="2B36FCAD" w14:textId="1051EF79" w:rsidR="00505916" w:rsidRDefault="00505916" w:rsidP="00505916">
      <w:pPr>
        <w:pStyle w:val="CTDT-Hinh"/>
        <w:rPr>
          <w:ins w:id="4075" w:author="Vũ Đức Thông (VinSOC-ANBM-ANBMOT)" w:date="2026-04-20T11:34:00Z"/>
        </w:rPr>
      </w:pPr>
      <w:bookmarkStart w:id="4076" w:name="_Toc227579078"/>
      <w:ins w:id="4077" w:author="Vũ Đức Thông (VinSOC-ANBM-ANBMOT)" w:date="2026-04-20T11:34:00Z">
        <w:r>
          <w:t>OPC classic specifications</w:t>
        </w:r>
        <w:bookmarkEnd w:id="4076"/>
      </w:ins>
    </w:p>
    <w:p w14:paraId="325CB027" w14:textId="01E9E5EE" w:rsidR="00505916" w:rsidRDefault="00505916" w:rsidP="00505916">
      <w:pPr>
        <w:pStyle w:val="CTDT-H4"/>
        <w:rPr>
          <w:ins w:id="4078" w:author="Vũ Đức Thông (VinSOC-ANBM-ANBMOT)" w:date="2026-04-20T11:36:00Z"/>
        </w:rPr>
      </w:pPr>
      <w:ins w:id="4079" w:author="Vũ Đức Thông (VinSOC-ANBM-ANBMOT)" w:date="2026-04-20T11:35:00Z">
        <w:r>
          <w:t xml:space="preserve">OPC Unified Architecture </w:t>
        </w:r>
        <w:proofErr w:type="gramStart"/>
        <w:r>
          <w:t>( UA</w:t>
        </w:r>
        <w:proofErr w:type="gramEnd"/>
        <w:r>
          <w:t>)</w:t>
        </w:r>
      </w:ins>
      <w:ins w:id="4080" w:author="Vũ Đức Thông (VinSOC-ANBM-ANBMOT)" w:date="2026-04-20T11:36:00Z">
        <w:r>
          <w:t xml:space="preserve"> ( </w:t>
        </w:r>
        <w:proofErr w:type="spellStart"/>
        <w:r>
          <w:t>Kiến</w:t>
        </w:r>
        <w:proofErr w:type="spellEnd"/>
        <w:r>
          <w:t xml:space="preserve"> </w:t>
        </w:r>
        <w:proofErr w:type="spellStart"/>
        <w:r>
          <w:t>trúc</w:t>
        </w:r>
        <w:proofErr w:type="spellEnd"/>
        <w:r>
          <w:t xml:space="preserve"> </w:t>
        </w:r>
        <w:proofErr w:type="spellStart"/>
        <w:r>
          <w:t>thống</w:t>
        </w:r>
        <w:proofErr w:type="spellEnd"/>
        <w:r>
          <w:t xml:space="preserve"> </w:t>
        </w:r>
        <w:proofErr w:type="spellStart"/>
        <w:r>
          <w:t>nhất</w:t>
        </w:r>
        <w:proofErr w:type="spellEnd"/>
        <w:r>
          <w:t>)</w:t>
        </w:r>
      </w:ins>
    </w:p>
    <w:p w14:paraId="351F84FB" w14:textId="77777777" w:rsidR="00505916" w:rsidRDefault="00505916" w:rsidP="00505916">
      <w:pPr>
        <w:pStyle w:val="CTDT-Text"/>
        <w:rPr>
          <w:ins w:id="4081" w:author="Vũ Đức Thông (VinSOC-ANBM-ANBMOT)" w:date="2026-04-20T11:38:00Z"/>
        </w:rPr>
      </w:pPr>
      <w:proofErr w:type="spellStart"/>
      <w:ins w:id="4082" w:author="Vũ Đức Thông (VinSOC-ANBM-ANBMOT)" w:date="2026-04-20T11:38:00Z">
        <w:r w:rsidRPr="00505916">
          <w:rPr>
            <w:b/>
            <w:bCs/>
            <w:rPrChange w:id="4083" w:author="Vũ Đức Thông (VinSOC-ANBM-ANBMOT)" w:date="2026-04-20T11:38:00Z">
              <w:rPr/>
            </w:rPrChange>
          </w:rPr>
          <w:lastRenderedPageBreak/>
          <w:t>Tính</w:t>
        </w:r>
        <w:proofErr w:type="spellEnd"/>
        <w:r w:rsidRPr="00505916">
          <w:rPr>
            <w:b/>
            <w:bCs/>
            <w:rPrChange w:id="4084" w:author="Vũ Đức Thông (VinSOC-ANBM-ANBMOT)" w:date="2026-04-20T11:38:00Z">
              <w:rPr/>
            </w:rPrChange>
          </w:rPr>
          <w:t xml:space="preserve"> </w:t>
        </w:r>
        <w:proofErr w:type="spellStart"/>
        <w:r w:rsidRPr="00505916">
          <w:rPr>
            <w:b/>
            <w:bCs/>
            <w:rPrChange w:id="4085" w:author="Vũ Đức Thông (VinSOC-ANBM-ANBMOT)" w:date="2026-04-20T11:38:00Z">
              <w:rPr/>
            </w:rPrChange>
          </w:rPr>
          <w:t>độc</w:t>
        </w:r>
        <w:proofErr w:type="spellEnd"/>
        <w:r w:rsidRPr="00505916">
          <w:rPr>
            <w:b/>
            <w:bCs/>
            <w:rPrChange w:id="4086" w:author="Vũ Đức Thông (VinSOC-ANBM-ANBMOT)" w:date="2026-04-20T11:38:00Z">
              <w:rPr/>
            </w:rPrChange>
          </w:rPr>
          <w:t xml:space="preserve"> </w:t>
        </w:r>
        <w:proofErr w:type="spellStart"/>
        <w:r w:rsidRPr="00505916">
          <w:rPr>
            <w:b/>
            <w:bCs/>
            <w:rPrChange w:id="4087" w:author="Vũ Đức Thông (VinSOC-ANBM-ANBMOT)" w:date="2026-04-20T11:38:00Z">
              <w:rPr/>
            </w:rPrChange>
          </w:rPr>
          <w:t>lập</w:t>
        </w:r>
        <w:proofErr w:type="spellEnd"/>
        <w:r>
          <w:t xml:space="preserve">: </w:t>
        </w:r>
        <w:proofErr w:type="spellStart"/>
        <w:r>
          <w:t>Đây</w:t>
        </w:r>
        <w:proofErr w:type="spellEnd"/>
        <w:r>
          <w:t xml:space="preserve"> </w:t>
        </w:r>
        <w:proofErr w:type="spellStart"/>
        <w:r>
          <w:t>là</w:t>
        </w:r>
        <w:proofErr w:type="spellEnd"/>
        <w:r>
          <w:t xml:space="preserve"> </w:t>
        </w:r>
        <w:proofErr w:type="spellStart"/>
        <w:r>
          <w:t>bước</w:t>
        </w:r>
        <w:proofErr w:type="spellEnd"/>
        <w:r>
          <w:t xml:space="preserve"> </w:t>
        </w:r>
        <w:proofErr w:type="spellStart"/>
        <w:r>
          <w:t>tiến</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giúp</w:t>
        </w:r>
        <w:proofErr w:type="spellEnd"/>
        <w:r>
          <w:t xml:space="preserve"> </w:t>
        </w:r>
        <w:r w:rsidRPr="00505916">
          <w:rPr>
            <w:b/>
            <w:bCs/>
            <w:rPrChange w:id="4088" w:author="Vũ Đức Thông (VinSOC-ANBM-ANBMOT)" w:date="2026-04-20T11:38:00Z">
              <w:rPr/>
            </w:rPrChange>
          </w:rPr>
          <w:t>OPC</w:t>
        </w:r>
        <w:r>
          <w:t xml:space="preserve"> </w:t>
        </w:r>
        <w:proofErr w:type="spellStart"/>
        <w:r w:rsidRPr="00505916">
          <w:rPr>
            <w:b/>
            <w:bCs/>
            <w:rPrChange w:id="4089" w:author="Vũ Đức Thông (VinSOC-ANBM-ANBMOT)" w:date="2026-04-20T11:38:00Z">
              <w:rPr/>
            </w:rPrChange>
          </w:rPr>
          <w:t>thoá</w:t>
        </w:r>
        <w:r>
          <w:t>t</w:t>
        </w:r>
        <w:proofErr w:type="spellEnd"/>
        <w:r>
          <w:t xml:space="preserve"> </w:t>
        </w:r>
        <w:proofErr w:type="spellStart"/>
        <w:r>
          <w:t>khỏi</w:t>
        </w:r>
        <w:proofErr w:type="spellEnd"/>
        <w:r>
          <w:t xml:space="preserve"> </w:t>
        </w:r>
        <w:proofErr w:type="spellStart"/>
        <w:r>
          <w:t>sự</w:t>
        </w:r>
        <w:proofErr w:type="spellEnd"/>
        <w:r>
          <w:t xml:space="preserve"> </w:t>
        </w:r>
        <w:proofErr w:type="spellStart"/>
        <w:r w:rsidRPr="00505916">
          <w:rPr>
            <w:b/>
            <w:bCs/>
            <w:rPrChange w:id="4090" w:author="Vũ Đức Thông (VinSOC-ANBM-ANBMOT)" w:date="2026-04-20T11:38:00Z">
              <w:rPr/>
            </w:rPrChange>
          </w:rPr>
          <w:t>phụ</w:t>
        </w:r>
        <w:proofErr w:type="spellEnd"/>
        <w:r w:rsidRPr="00505916">
          <w:rPr>
            <w:b/>
            <w:bCs/>
            <w:rPrChange w:id="4091" w:author="Vũ Đức Thông (VinSOC-ANBM-ANBMOT)" w:date="2026-04-20T11:38:00Z">
              <w:rPr/>
            </w:rPrChange>
          </w:rPr>
          <w:t xml:space="preserve"> </w:t>
        </w:r>
        <w:proofErr w:type="spellStart"/>
        <w:r w:rsidRPr="00505916">
          <w:rPr>
            <w:b/>
            <w:bCs/>
            <w:rPrChange w:id="4092" w:author="Vũ Đức Thông (VinSOC-ANBM-ANBMOT)" w:date="2026-04-20T11:38:00Z">
              <w:rPr/>
            </w:rPrChange>
          </w:rPr>
          <w:t>thuộc</w:t>
        </w:r>
        <w:proofErr w:type="spellEnd"/>
        <w:r>
          <w:t xml:space="preserve"> </w:t>
        </w:r>
        <w:proofErr w:type="spellStart"/>
        <w:r>
          <w:t>vào</w:t>
        </w:r>
        <w:proofErr w:type="spellEnd"/>
        <w:r>
          <w:t xml:space="preserve"> </w:t>
        </w:r>
        <w:r w:rsidRPr="00505916">
          <w:rPr>
            <w:b/>
            <w:bCs/>
            <w:rPrChange w:id="4093" w:author="Vũ Đức Thông (VinSOC-ANBM-ANBMOT)" w:date="2026-04-20T11:38:00Z">
              <w:rPr/>
            </w:rPrChange>
          </w:rPr>
          <w:t>Windows (DCOM</w:t>
        </w:r>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chạy</w:t>
        </w:r>
        <w:proofErr w:type="spellEnd"/>
        <w:r>
          <w:t xml:space="preserve"> </w:t>
        </w:r>
        <w:proofErr w:type="spellStart"/>
        <w:r w:rsidRPr="00505916">
          <w:rPr>
            <w:b/>
            <w:bCs/>
            <w:rPrChange w:id="4094" w:author="Vũ Đức Thông (VinSOC-ANBM-ANBMOT)" w:date="2026-04-20T11:38:00Z">
              <w:rPr/>
            </w:rPrChange>
          </w:rPr>
          <w:t>trên</w:t>
        </w:r>
        <w:proofErr w:type="spellEnd"/>
        <w:r w:rsidRPr="00505916">
          <w:rPr>
            <w:b/>
            <w:bCs/>
            <w:rPrChange w:id="4095" w:author="Vũ Đức Thông (VinSOC-ANBM-ANBMOT)" w:date="2026-04-20T11:38:00Z">
              <w:rPr/>
            </w:rPrChange>
          </w:rPr>
          <w:t xml:space="preserve"> </w:t>
        </w:r>
        <w:proofErr w:type="spellStart"/>
        <w:r w:rsidRPr="00505916">
          <w:rPr>
            <w:b/>
            <w:bCs/>
            <w:rPrChange w:id="4096" w:author="Vũ Đức Thông (VinSOC-ANBM-ANBMOT)" w:date="2026-04-20T11:38:00Z">
              <w:rPr/>
            </w:rPrChange>
          </w:rPr>
          <w:t>mọi</w:t>
        </w:r>
        <w:proofErr w:type="spellEnd"/>
        <w:r w:rsidRPr="00505916">
          <w:rPr>
            <w:b/>
            <w:bCs/>
            <w:rPrChange w:id="4097" w:author="Vũ Đức Thông (VinSOC-ANBM-ANBMOT)" w:date="2026-04-20T11:38:00Z">
              <w:rPr/>
            </w:rPrChange>
          </w:rPr>
          <w:t xml:space="preserve"> </w:t>
        </w:r>
        <w:proofErr w:type="spellStart"/>
        <w:r w:rsidRPr="00505916">
          <w:rPr>
            <w:b/>
            <w:bCs/>
            <w:rPrChange w:id="4098" w:author="Vũ Đức Thông (VinSOC-ANBM-ANBMOT)" w:date="2026-04-20T11:38:00Z">
              <w:rPr/>
            </w:rPrChange>
          </w:rPr>
          <w:t>hệ</w:t>
        </w:r>
        <w:proofErr w:type="spellEnd"/>
        <w:r w:rsidRPr="00505916">
          <w:rPr>
            <w:b/>
            <w:bCs/>
            <w:rPrChange w:id="4099" w:author="Vũ Đức Thông (VinSOC-ANBM-ANBMOT)" w:date="2026-04-20T11:38:00Z">
              <w:rPr/>
            </w:rPrChange>
          </w:rPr>
          <w:t xml:space="preserve"> </w:t>
        </w:r>
        <w:proofErr w:type="spellStart"/>
        <w:r w:rsidRPr="00505916">
          <w:rPr>
            <w:b/>
            <w:bCs/>
            <w:rPrChange w:id="4100" w:author="Vũ Đức Thông (VinSOC-ANBM-ANBMOT)" w:date="2026-04-20T11:38:00Z">
              <w:rPr/>
            </w:rPrChange>
          </w:rPr>
          <w:t>điều</w:t>
        </w:r>
        <w:proofErr w:type="spellEnd"/>
        <w:r w:rsidRPr="00505916">
          <w:rPr>
            <w:b/>
            <w:bCs/>
            <w:rPrChange w:id="4101" w:author="Vũ Đức Thông (VinSOC-ANBM-ANBMOT)" w:date="2026-04-20T11:38:00Z">
              <w:rPr/>
            </w:rPrChange>
          </w:rPr>
          <w:t xml:space="preserve"> </w:t>
        </w:r>
        <w:proofErr w:type="spellStart"/>
        <w:r w:rsidRPr="00505916">
          <w:rPr>
            <w:b/>
            <w:bCs/>
            <w:rPrChange w:id="4102" w:author="Vũ Đức Thông (VinSOC-ANBM-ANBMOT)" w:date="2026-04-20T11:38:00Z">
              <w:rPr/>
            </w:rPrChange>
          </w:rPr>
          <w:t>hành</w:t>
        </w:r>
        <w:proofErr w:type="spellEnd"/>
        <w:r>
          <w:t xml:space="preserve"> (Linux, MacOS, Android...).</w:t>
        </w:r>
      </w:ins>
    </w:p>
    <w:p w14:paraId="153D5C57" w14:textId="77777777" w:rsidR="00505916" w:rsidRDefault="00505916" w:rsidP="00505916">
      <w:pPr>
        <w:pStyle w:val="CTDT-Text"/>
        <w:rPr>
          <w:ins w:id="4103" w:author="Vũ Đức Thông (VinSOC-ANBM-ANBMOT)" w:date="2026-04-20T11:38:00Z"/>
        </w:rPr>
      </w:pPr>
      <w:proofErr w:type="spellStart"/>
      <w:ins w:id="4104" w:author="Vũ Đức Thông (VinSOC-ANBM-ANBMOT)" w:date="2026-04-20T11:38:00Z">
        <w:r w:rsidRPr="00505916">
          <w:rPr>
            <w:b/>
            <w:bCs/>
            <w:rPrChange w:id="4105" w:author="Vũ Đức Thông (VinSOC-ANBM-ANBMOT)" w:date="2026-04-20T11:38:00Z">
              <w:rPr/>
            </w:rPrChange>
          </w:rPr>
          <w:t>Công</w:t>
        </w:r>
        <w:proofErr w:type="spellEnd"/>
        <w:r w:rsidRPr="00505916">
          <w:rPr>
            <w:b/>
            <w:bCs/>
            <w:rPrChange w:id="4106" w:author="Vũ Đức Thông (VinSOC-ANBM-ANBMOT)" w:date="2026-04-20T11:38:00Z">
              <w:rPr/>
            </w:rPrChange>
          </w:rPr>
          <w:t xml:space="preserve"> </w:t>
        </w:r>
        <w:proofErr w:type="spellStart"/>
        <w:r w:rsidRPr="00505916">
          <w:rPr>
            <w:b/>
            <w:bCs/>
            <w:rPrChange w:id="4107" w:author="Vũ Đức Thông (VinSOC-ANBM-ANBMOT)" w:date="2026-04-20T11:38:00Z">
              <w:rPr/>
            </w:rPrChange>
          </w:rPr>
          <w:t>nghệ</w:t>
        </w:r>
        <w:proofErr w:type="spellEnd"/>
        <w:r w:rsidRPr="00505916">
          <w:rPr>
            <w:b/>
            <w:bCs/>
            <w:rPrChange w:id="4108" w:author="Vũ Đức Thông (VinSOC-ANBM-ANBMOT)" w:date="2026-04-20T11:38:00Z">
              <w:rPr/>
            </w:rPrChange>
          </w:rPr>
          <w:t xml:space="preserve"> </w:t>
        </w:r>
        <w:proofErr w:type="spellStart"/>
        <w:r w:rsidRPr="00505916">
          <w:rPr>
            <w:b/>
            <w:bCs/>
            <w:rPrChange w:id="4109" w:author="Vũ Đức Thông (VinSOC-ANBM-ANBMOT)" w:date="2026-04-20T11:38:00Z">
              <w:rPr/>
            </w:rPrChange>
          </w:rPr>
          <w:t>hiện</w:t>
        </w:r>
        <w:proofErr w:type="spellEnd"/>
        <w:r w:rsidRPr="00505916">
          <w:rPr>
            <w:b/>
            <w:bCs/>
            <w:rPrChange w:id="4110" w:author="Vũ Đức Thông (VinSOC-ANBM-ANBMOT)" w:date="2026-04-20T11:38:00Z">
              <w:rPr/>
            </w:rPrChange>
          </w:rPr>
          <w:t xml:space="preserve"> </w:t>
        </w:r>
        <w:proofErr w:type="spellStart"/>
        <w:r w:rsidRPr="00505916">
          <w:rPr>
            <w:b/>
            <w:bCs/>
            <w:rPrChange w:id="4111" w:author="Vũ Đức Thông (VinSOC-ANBM-ANBMOT)" w:date="2026-04-20T11:38:00Z">
              <w:rPr/>
            </w:rPrChange>
          </w:rPr>
          <w:t>đại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rsidRPr="00505916">
          <w:rPr>
            <w:b/>
            <w:bCs/>
            <w:rPrChange w:id="4112" w:author="Vũ Đức Thông (VinSOC-ANBM-ANBMOT)" w:date="2026-04-20T11:38:00Z">
              <w:rPr/>
            </w:rPrChange>
          </w:rPr>
          <w:t>kiến</w:t>
        </w:r>
        <w:proofErr w:type="spellEnd"/>
        <w:r w:rsidRPr="00505916">
          <w:rPr>
            <w:b/>
            <w:bCs/>
            <w:rPrChange w:id="4113" w:author="Vũ Đức Thông (VinSOC-ANBM-ANBMOT)" w:date="2026-04-20T11:38:00Z">
              <w:rPr/>
            </w:rPrChange>
          </w:rPr>
          <w:t xml:space="preserve"> </w:t>
        </w:r>
        <w:proofErr w:type="spellStart"/>
        <w:r w:rsidRPr="00505916">
          <w:rPr>
            <w:b/>
            <w:bCs/>
            <w:rPrChange w:id="4114" w:author="Vũ Đức Thông (VinSOC-ANBM-ANBMOT)" w:date="2026-04-20T11:38:00Z">
              <w:rPr/>
            </w:rPrChange>
          </w:rPr>
          <w:t>trúc</w:t>
        </w:r>
        <w:proofErr w:type="spellEnd"/>
        <w:r w:rsidRPr="00505916">
          <w:rPr>
            <w:b/>
            <w:bCs/>
            <w:rPrChange w:id="4115" w:author="Vũ Đức Thông (VinSOC-ANBM-ANBMOT)" w:date="2026-04-20T11:38:00Z">
              <w:rPr/>
            </w:rPrChange>
          </w:rPr>
          <w:t xml:space="preserve"> </w:t>
        </w:r>
        <w:proofErr w:type="spellStart"/>
        <w:r w:rsidRPr="00505916">
          <w:rPr>
            <w:b/>
            <w:bCs/>
            <w:rPrChange w:id="4116" w:author="Vũ Đức Thông (VinSOC-ANBM-ANBMOT)" w:date="2026-04-20T11:38:00Z">
              <w:rPr/>
            </w:rPrChange>
          </w:rPr>
          <w:t>hướng</w:t>
        </w:r>
        <w:proofErr w:type="spellEnd"/>
        <w:r w:rsidRPr="00505916">
          <w:rPr>
            <w:b/>
            <w:bCs/>
            <w:rPrChange w:id="4117" w:author="Vũ Đức Thông (VinSOC-ANBM-ANBMOT)" w:date="2026-04-20T11:38:00Z">
              <w:rPr/>
            </w:rPrChange>
          </w:rPr>
          <w:t xml:space="preserve"> </w:t>
        </w:r>
        <w:proofErr w:type="spellStart"/>
        <w:r w:rsidRPr="00505916">
          <w:rPr>
            <w:b/>
            <w:bCs/>
            <w:rPrChange w:id="4118" w:author="Vũ Đức Thông (VinSOC-ANBM-ANBMOT)" w:date="2026-04-20T11:38:00Z">
              <w:rPr/>
            </w:rPrChange>
          </w:rPr>
          <w:t>dịch</w:t>
        </w:r>
        <w:proofErr w:type="spellEnd"/>
        <w:r w:rsidRPr="00505916">
          <w:rPr>
            <w:b/>
            <w:bCs/>
            <w:rPrChange w:id="4119" w:author="Vũ Đức Thông (VinSOC-ANBM-ANBMOT)" w:date="2026-04-20T11:38:00Z">
              <w:rPr/>
            </w:rPrChange>
          </w:rPr>
          <w:t xml:space="preserve"> </w:t>
        </w:r>
        <w:proofErr w:type="spellStart"/>
        <w:r w:rsidRPr="00505916">
          <w:rPr>
            <w:b/>
            <w:bCs/>
            <w:rPrChange w:id="4120" w:author="Vũ Đức Thông (VinSOC-ANBM-ANBMOT)" w:date="2026-04-20T11:38:00Z">
              <w:rPr/>
            </w:rPrChange>
          </w:rPr>
          <w:t>vụ</w:t>
        </w:r>
        <w:proofErr w:type="spellEnd"/>
        <w:r w:rsidRPr="00505916">
          <w:rPr>
            <w:b/>
            <w:bCs/>
            <w:rPrChange w:id="4121" w:author="Vũ Đức Thông (VinSOC-ANBM-ANBMOT)" w:date="2026-04-20T11:38:00Z">
              <w:rPr/>
            </w:rPrChange>
          </w:rPr>
          <w:t xml:space="preserve"> Web (SOA),</w:t>
        </w:r>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xu </w:t>
        </w:r>
        <w:proofErr w:type="spellStart"/>
        <w:r>
          <w:t>hướng</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vạn</w:t>
        </w:r>
        <w:proofErr w:type="spellEnd"/>
        <w:r>
          <w:t xml:space="preserve"> </w:t>
        </w:r>
        <w:proofErr w:type="spellStart"/>
        <w:r>
          <w:t>vật</w:t>
        </w:r>
        <w:proofErr w:type="spellEnd"/>
        <w:r>
          <w:t xml:space="preserve"> (IoT) </w:t>
        </w:r>
        <w:proofErr w:type="spellStart"/>
        <w:r>
          <w:t>và</w:t>
        </w:r>
        <w:proofErr w:type="spellEnd"/>
        <w:r>
          <w:t xml:space="preserve"> </w:t>
        </w:r>
        <w:proofErr w:type="spellStart"/>
        <w:r>
          <w:t>đám</w:t>
        </w:r>
        <w:proofErr w:type="spellEnd"/>
        <w:r>
          <w:t xml:space="preserve"> </w:t>
        </w:r>
        <w:proofErr w:type="spellStart"/>
        <w:r>
          <w:t>mây</w:t>
        </w:r>
        <w:proofErr w:type="spellEnd"/>
        <w:r>
          <w:t>.</w:t>
        </w:r>
      </w:ins>
    </w:p>
    <w:p w14:paraId="05269AA1" w14:textId="6E0C3032" w:rsidR="00505916" w:rsidRDefault="00505916" w:rsidP="00505916">
      <w:pPr>
        <w:pStyle w:val="CTDT-Text"/>
        <w:rPr>
          <w:ins w:id="4122" w:author="Vũ Đức Thông (VinSOC-ANBM-ANBMOT)" w:date="2026-04-20T11:35:00Z"/>
        </w:rPr>
        <w:pPrChange w:id="4123" w:author="Vũ Đức Thông (VinSOC-ANBM-ANBMOT)" w:date="2026-04-20T11:36:00Z">
          <w:pPr>
            <w:pStyle w:val="CTDT-H4"/>
          </w:pPr>
        </w:pPrChange>
      </w:pPr>
      <w:proofErr w:type="spellStart"/>
      <w:ins w:id="4124" w:author="Vũ Đức Thông (VinSOC-ANBM-ANBMOT)" w:date="2026-04-20T11:38:00Z">
        <w:r w:rsidRPr="00505916">
          <w:rPr>
            <w:b/>
            <w:bCs/>
            <w:rPrChange w:id="4125" w:author="Vũ Đức Thông (VinSOC-ANBM-ANBMOT)" w:date="2026-04-20T11:38:00Z">
              <w:rPr/>
            </w:rPrChange>
          </w:rPr>
          <w:t>Quản</w:t>
        </w:r>
        <w:proofErr w:type="spellEnd"/>
        <w:r w:rsidRPr="00505916">
          <w:rPr>
            <w:b/>
            <w:bCs/>
            <w:rPrChange w:id="4126" w:author="Vũ Đức Thông (VinSOC-ANBM-ANBMOT)" w:date="2026-04-20T11:38:00Z">
              <w:rPr/>
            </w:rPrChange>
          </w:rPr>
          <w:t xml:space="preserve"> </w:t>
        </w:r>
        <w:proofErr w:type="spellStart"/>
        <w:r w:rsidRPr="00505916">
          <w:rPr>
            <w:b/>
            <w:bCs/>
            <w:rPrChange w:id="4127" w:author="Vũ Đức Thông (VinSOC-ANBM-ANBMOT)" w:date="2026-04-20T11:38:00Z">
              <w:rPr/>
            </w:rPrChange>
          </w:rPr>
          <w:t>lý</w:t>
        </w:r>
        <w:proofErr w:type="spellEnd"/>
        <w:r w:rsidRPr="00505916">
          <w:rPr>
            <w:b/>
            <w:bCs/>
            <w:rPrChange w:id="4128" w:author="Vũ Đức Thông (VinSOC-ANBM-ANBMOT)" w:date="2026-04-20T11:38:00Z">
              <w:rPr/>
            </w:rPrChange>
          </w:rPr>
          <w:t xml:space="preserve"> </w:t>
        </w:r>
        <w:proofErr w:type="spellStart"/>
        <w:r w:rsidRPr="00505916">
          <w:rPr>
            <w:b/>
            <w:bCs/>
            <w:rPrChange w:id="4129" w:author="Vũ Đức Thông (VinSOC-ANBM-ANBMOT)" w:date="2026-04-20T11:38:00Z">
              <w:rPr/>
            </w:rPrChange>
          </w:rPr>
          <w:t>dữ</w:t>
        </w:r>
        <w:proofErr w:type="spellEnd"/>
        <w:r w:rsidRPr="00505916">
          <w:rPr>
            <w:b/>
            <w:bCs/>
            <w:rPrChange w:id="4130" w:author="Vũ Đức Thông (VinSOC-ANBM-ANBMOT)" w:date="2026-04-20T11:38:00Z">
              <w:rPr/>
            </w:rPrChange>
          </w:rPr>
          <w:t xml:space="preserve"> </w:t>
        </w:r>
        <w:proofErr w:type="spellStart"/>
        <w:r w:rsidRPr="00505916">
          <w:rPr>
            <w:b/>
            <w:bCs/>
            <w:rPrChange w:id="4131" w:author="Vũ Đức Thông (VinSOC-ANBM-ANBMOT)" w:date="2026-04-20T11:38:00Z">
              <w:rPr/>
            </w:rPrChange>
          </w:rPr>
          <w:t>liệu</w:t>
        </w:r>
        <w:proofErr w:type="spellEnd"/>
        <w:r w:rsidRPr="00505916">
          <w:rPr>
            <w:b/>
            <w:bCs/>
            <w:rPrChange w:id="4132" w:author="Vũ Đức Thông (VinSOC-ANBM-ANBMOT)" w:date="2026-04-20T11:38:00Z">
              <w:rPr/>
            </w:rPrChange>
          </w:rPr>
          <w:t xml:space="preserve"> </w:t>
        </w:r>
        <w:proofErr w:type="spellStart"/>
        <w:r w:rsidRPr="00505916">
          <w:rPr>
            <w:b/>
            <w:bCs/>
            <w:rPrChange w:id="4133" w:author="Vũ Đức Thông (VinSOC-ANBM-ANBMOT)" w:date="2026-04-20T11:38:00Z">
              <w:rPr/>
            </w:rPrChange>
          </w:rPr>
          <w:t>thông</w:t>
        </w:r>
        <w:proofErr w:type="spellEnd"/>
        <w:r w:rsidRPr="00505916">
          <w:rPr>
            <w:b/>
            <w:bCs/>
            <w:rPrChange w:id="4134" w:author="Vũ Đức Thông (VinSOC-ANBM-ANBMOT)" w:date="2026-04-20T11:38:00Z">
              <w:rPr/>
            </w:rPrChange>
          </w:rPr>
          <w:t xml:space="preserve"> </w:t>
        </w:r>
        <w:proofErr w:type="spellStart"/>
        <w:r w:rsidRPr="00505916">
          <w:rPr>
            <w:b/>
            <w:bCs/>
            <w:rPrChange w:id="4135" w:author="Vũ Đức Thông (VinSOC-ANBM-ANBMOT)" w:date="2026-04-20T11:38:00Z">
              <w:rPr/>
            </w:rPrChange>
          </w:rPr>
          <w:t>minh</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w:t>
        </w:r>
        <w:proofErr w:type="spellEnd"/>
        <w:r>
          <w:t xml:space="preserve">, </w:t>
        </w:r>
        <w:r w:rsidRPr="00505916">
          <w:rPr>
            <w:b/>
            <w:bCs/>
            <w:rPrChange w:id="4136" w:author="Vũ Đức Thông (VinSOC-ANBM-ANBMOT)" w:date="2026-04-20T11:38:00Z">
              <w:rPr/>
            </w:rPrChange>
          </w:rPr>
          <w:t>OPC UA</w:t>
        </w:r>
        <w:r>
          <w:t xml:space="preserve"> </w:t>
        </w:r>
        <w:proofErr w:type="spellStart"/>
        <w:r>
          <w:t>cho</w:t>
        </w:r>
        <w:proofErr w:type="spellEnd"/>
        <w:r>
          <w:t xml:space="preserve"> </w:t>
        </w:r>
        <w:proofErr w:type="spellStart"/>
        <w:r>
          <w:t>phép</w:t>
        </w:r>
        <w:proofErr w:type="spellEnd"/>
        <w:r>
          <w:t xml:space="preserve"> </w:t>
        </w:r>
        <w:proofErr w:type="spellStart"/>
        <w:r w:rsidRPr="00505916">
          <w:rPr>
            <w:b/>
            <w:bCs/>
            <w:rPrChange w:id="4137" w:author="Vũ Đức Thông (VinSOC-ANBM-ANBMOT)" w:date="2026-04-20T11:38:00Z">
              <w:rPr/>
            </w:rPrChange>
          </w:rPr>
          <w:t>mô</w:t>
        </w:r>
        <w:proofErr w:type="spellEnd"/>
        <w:r w:rsidRPr="00505916">
          <w:rPr>
            <w:b/>
            <w:bCs/>
            <w:rPrChange w:id="4138" w:author="Vũ Đức Thông (VinSOC-ANBM-ANBMOT)" w:date="2026-04-20T11:38:00Z">
              <w:rPr/>
            </w:rPrChange>
          </w:rPr>
          <w:t xml:space="preserve"> </w:t>
        </w:r>
        <w:proofErr w:type="spellStart"/>
        <w:r w:rsidRPr="00505916">
          <w:rPr>
            <w:b/>
            <w:bCs/>
            <w:rPrChange w:id="4139" w:author="Vũ Đức Thông (VinSOC-ANBM-ANBMOT)" w:date="2026-04-20T11:38:00Z">
              <w:rPr/>
            </w:rPrChange>
          </w:rPr>
          <w:t>hình</w:t>
        </w:r>
        <w:proofErr w:type="spellEnd"/>
        <w:r w:rsidRPr="00505916">
          <w:rPr>
            <w:b/>
            <w:bCs/>
            <w:rPrChange w:id="4140" w:author="Vũ Đức Thông (VinSOC-ANBM-ANBMOT)" w:date="2026-04-20T11:38:00Z">
              <w:rPr/>
            </w:rPrChange>
          </w:rPr>
          <w:t xml:space="preserve"> </w:t>
        </w:r>
        <w:proofErr w:type="spellStart"/>
        <w:r w:rsidRPr="00505916">
          <w:rPr>
            <w:b/>
            <w:bCs/>
            <w:rPrChange w:id="4141" w:author="Vũ Đức Thông (VinSOC-ANBM-ANBMOT)" w:date="2026-04-20T11:38:00Z">
              <w:rPr/>
            </w:rPrChange>
          </w:rPr>
          <w:t>hóa</w:t>
        </w:r>
        <w:proofErr w:type="spellEnd"/>
        <w:r>
          <w:t xml:space="preserve"> </w:t>
        </w:r>
        <w:proofErr w:type="spellStart"/>
        <w:r>
          <w:t>và</w:t>
        </w:r>
        <w:proofErr w:type="spellEnd"/>
        <w:r>
          <w:t xml:space="preserve"> </w:t>
        </w:r>
        <w:proofErr w:type="spellStart"/>
        <w:r w:rsidRPr="00505916">
          <w:rPr>
            <w:b/>
            <w:bCs/>
            <w:rPrChange w:id="4142" w:author="Vũ Đức Thông (VinSOC-ANBM-ANBMOT)" w:date="2026-04-20T11:38:00Z">
              <w:rPr/>
            </w:rPrChange>
          </w:rPr>
          <w:t>tạo</w:t>
        </w:r>
        <w:proofErr w:type="spellEnd"/>
        <w:r w:rsidRPr="00505916">
          <w:rPr>
            <w:b/>
            <w:bCs/>
            <w:rPrChange w:id="4143" w:author="Vũ Đức Thông (VinSOC-ANBM-ANBMOT)" w:date="2026-04-20T11:38:00Z">
              <w:rPr/>
            </w:rPrChange>
          </w:rPr>
          <w:t xml:space="preserve"> </w:t>
        </w:r>
        <w:proofErr w:type="spellStart"/>
        <w:r w:rsidRPr="00505916">
          <w:rPr>
            <w:b/>
            <w:bCs/>
            <w:rPrChange w:id="4144" w:author="Vũ Đức Thông (VinSOC-ANBM-ANBMOT)" w:date="2026-04-20T11:38:00Z">
              <w:rPr/>
            </w:rPrChange>
          </w:rPr>
          <w:t>ngữ</w:t>
        </w:r>
        <w:proofErr w:type="spellEnd"/>
        <w:r w:rsidRPr="00505916">
          <w:rPr>
            <w:b/>
            <w:bCs/>
            <w:rPrChange w:id="4145" w:author="Vũ Đức Thông (VinSOC-ANBM-ANBMOT)" w:date="2026-04-20T11:38:00Z">
              <w:rPr/>
            </w:rPrChange>
          </w:rPr>
          <w:t xml:space="preserve"> </w:t>
        </w:r>
        <w:proofErr w:type="spellStart"/>
        <w:r w:rsidRPr="00505916">
          <w:rPr>
            <w:b/>
            <w:bCs/>
            <w:rPrChange w:id="4146" w:author="Vũ Đức Thông (VinSOC-ANBM-ANBMOT)" w:date="2026-04-20T11:38:00Z">
              <w:rPr/>
            </w:rPrChange>
          </w:rPr>
          <w:t>cảnh</w:t>
        </w:r>
        <w:proofErr w:type="spellEnd"/>
        <w:r w:rsidRPr="00505916">
          <w:rPr>
            <w:b/>
            <w:bCs/>
            <w:rPrChange w:id="4147" w:author="Vũ Đức Thông (VinSOC-ANBM-ANBMOT)" w:date="2026-04-20T11:38:00Z">
              <w:rPr/>
            </w:rPrChange>
          </w:rPr>
          <w:t xml:space="preserve"> </w:t>
        </w:r>
        <w:proofErr w:type="spellStart"/>
        <w:r w:rsidRPr="00505916">
          <w:rPr>
            <w:b/>
            <w:bCs/>
            <w:rPrChange w:id="4148" w:author="Vũ Đức Thông (VinSOC-ANBM-ANBMOT)" w:date="2026-04-20T11:38:00Z">
              <w:rPr/>
            </w:rPrChange>
          </w:rPr>
          <w:t>cho</w:t>
        </w:r>
        <w:proofErr w:type="spellEnd"/>
        <w:r w:rsidRPr="00505916">
          <w:rPr>
            <w:b/>
            <w:bCs/>
            <w:rPrChange w:id="4149" w:author="Vũ Đức Thông (VinSOC-ANBM-ANBMOT)" w:date="2026-04-20T11:38:00Z">
              <w:rPr/>
            </w:rPrChange>
          </w:rPr>
          <w:t xml:space="preserve"> </w:t>
        </w:r>
        <w:proofErr w:type="spellStart"/>
        <w:r w:rsidRPr="00505916">
          <w:rPr>
            <w:b/>
            <w:bCs/>
            <w:rPrChange w:id="4150" w:author="Vũ Đức Thông (VinSOC-ANBM-ANBMOT)" w:date="2026-04-20T11:38:00Z">
              <w:rPr/>
            </w:rPrChange>
          </w:rPr>
          <w:t>dữ</w:t>
        </w:r>
        <w:proofErr w:type="spellEnd"/>
        <w:r w:rsidRPr="00505916">
          <w:rPr>
            <w:b/>
            <w:bCs/>
            <w:rPrChange w:id="4151" w:author="Vũ Đức Thông (VinSOC-ANBM-ANBMOT)" w:date="2026-04-20T11:38:00Z">
              <w:rPr/>
            </w:rPrChange>
          </w:rPr>
          <w:t xml:space="preserve"> </w:t>
        </w:r>
        <w:proofErr w:type="spellStart"/>
        <w:r w:rsidRPr="00505916">
          <w:rPr>
            <w:b/>
            <w:bCs/>
            <w:rPrChange w:id="4152" w:author="Vũ Đức Thông (VinSOC-ANBM-ANBMOT)" w:date="2026-04-20T11:38:00Z">
              <w:rPr/>
            </w:rPrChange>
          </w:rPr>
          <w:t>liệu</w:t>
        </w:r>
        <w:proofErr w:type="spellEnd"/>
        <w:r>
          <w:t xml:space="preserve">, </w:t>
        </w:r>
        <w:proofErr w:type="spellStart"/>
        <w:r>
          <w:t>giúp</w:t>
        </w:r>
        <w:proofErr w:type="spellEnd"/>
        <w:r>
          <w:t xml:space="preserve"> </w:t>
        </w:r>
        <w:proofErr w:type="spellStart"/>
        <w:r>
          <w:t>các</w:t>
        </w:r>
        <w:proofErr w:type="spellEnd"/>
        <w:r>
          <w:t xml:space="preserve"> </w:t>
        </w:r>
        <w:proofErr w:type="spellStart"/>
        <w:r>
          <w:t>kỹ</w:t>
        </w:r>
        <w:proofErr w:type="spellEnd"/>
        <w:r>
          <w:t xml:space="preserve"> </w:t>
        </w:r>
        <w:proofErr w:type="spellStart"/>
        <w:r>
          <w:t>sư</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quy</w:t>
        </w:r>
        <w:proofErr w:type="spellEnd"/>
        <w:r>
          <w:t xml:space="preserve"> </w:t>
        </w:r>
        <w:proofErr w:type="spellStart"/>
        <w:r>
          <w:t>mô</w:t>
        </w:r>
        <w:proofErr w:type="spellEnd"/>
        <w:r>
          <w:t xml:space="preserve"> </w:t>
        </w:r>
        <w:proofErr w:type="spellStart"/>
        <w:r>
          <w:t>lớn</w:t>
        </w:r>
        <w:proofErr w:type="spellEnd"/>
        <w:r>
          <w:t xml:space="preserve"> </w:t>
        </w:r>
        <w:proofErr w:type="spellStart"/>
        <w:r>
          <w:t>một</w:t>
        </w:r>
        <w:proofErr w:type="spellEnd"/>
        <w:r>
          <w:t xml:space="preserve"> </w:t>
        </w:r>
        <w:proofErr w:type="spellStart"/>
        <w:r>
          <w:t>cách</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thuận</w:t>
        </w:r>
        <w:proofErr w:type="spellEnd"/>
        <w:r>
          <w:t xml:space="preserve"> </w:t>
        </w:r>
        <w:proofErr w:type="spellStart"/>
        <w:r>
          <w:t>tiện</w:t>
        </w:r>
        <w:proofErr w:type="spellEnd"/>
        <w:r>
          <w:t xml:space="preserve"> </w:t>
        </w:r>
        <w:proofErr w:type="spellStart"/>
        <w:proofErr w:type="gramStart"/>
        <w:r>
          <w:t>hơn</w:t>
        </w:r>
        <w:proofErr w:type="spellEnd"/>
        <w:r>
          <w:t>._</w:t>
        </w:r>
      </w:ins>
      <w:proofErr w:type="gramEnd"/>
    </w:p>
    <w:p w14:paraId="26347950" w14:textId="461EBEDD" w:rsidR="00505916" w:rsidRDefault="00505916" w:rsidP="00505916">
      <w:pPr>
        <w:pStyle w:val="CTDT-Text"/>
        <w:rPr>
          <w:ins w:id="4153" w:author="Vũ Đức Thông (VinSOC-ANBM-ANBMOT)" w:date="2026-04-20T11:35:00Z"/>
        </w:rPr>
      </w:pPr>
    </w:p>
    <w:p w14:paraId="248D0518" w14:textId="51093745" w:rsidR="00505916" w:rsidRDefault="00505916" w:rsidP="00505916">
      <w:pPr>
        <w:pStyle w:val="CTDT-Text"/>
        <w:rPr>
          <w:ins w:id="4154" w:author="Vũ Đức Thông (VinSOC-ANBM-ANBMOT)" w:date="2026-04-20T11:35:00Z"/>
        </w:rPr>
      </w:pPr>
    </w:p>
    <w:p w14:paraId="699A2BD4" w14:textId="5A905515" w:rsidR="00505916" w:rsidRDefault="00505916" w:rsidP="00505916">
      <w:pPr>
        <w:pStyle w:val="CTDT-Text"/>
        <w:rPr>
          <w:ins w:id="4155" w:author="Vũ Đức Thông (VinSOC-ANBM-ANBMOT)" w:date="2026-04-20T11:35:00Z"/>
        </w:rPr>
      </w:pPr>
    </w:p>
    <w:p w14:paraId="6E1CE423" w14:textId="656906ED" w:rsidR="00505916" w:rsidRDefault="00505916" w:rsidP="00505916">
      <w:pPr>
        <w:pStyle w:val="CTDT-Text"/>
        <w:rPr>
          <w:ins w:id="4156" w:author="Vũ Đức Thông (VinSOC-ANBM-ANBMOT)" w:date="2026-04-20T11:35:00Z"/>
        </w:rPr>
      </w:pPr>
    </w:p>
    <w:p w14:paraId="093BA7D0" w14:textId="61A5C737" w:rsidR="00505916" w:rsidRDefault="00505916" w:rsidP="00505916">
      <w:pPr>
        <w:pStyle w:val="CTDT-Text"/>
        <w:rPr>
          <w:ins w:id="4157" w:author="Vũ Đức Thông (VinSOC-ANBM-ANBMOT)" w:date="2026-04-20T11:35:00Z"/>
        </w:rPr>
      </w:pPr>
      <w:ins w:id="4158" w:author="Vũ Đức Thông (VinSOC-ANBM-ANBMOT)" w:date="2026-04-20T11:35:00Z">
        <w:r w:rsidRPr="00505916">
          <w:drawing>
            <wp:inline distT="0" distB="0" distL="0" distR="0" wp14:anchorId="149E2117" wp14:editId="11681978">
              <wp:extent cx="3324689" cy="3067478"/>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324689" cy="3067478"/>
                      </a:xfrm>
                      <a:prstGeom prst="rect">
                        <a:avLst/>
                      </a:prstGeom>
                    </pic:spPr>
                  </pic:pic>
                </a:graphicData>
              </a:graphic>
            </wp:inline>
          </w:drawing>
        </w:r>
      </w:ins>
    </w:p>
    <w:p w14:paraId="2FD872C8" w14:textId="2C505675" w:rsidR="00505916" w:rsidRPr="00505916" w:rsidRDefault="00505916" w:rsidP="00505916">
      <w:pPr>
        <w:pStyle w:val="CTDT-Hinh"/>
        <w:rPr>
          <w:ins w:id="4159" w:author="Vũ Đức Thông (VinSOC-ANBM-ANBMOT)" w:date="2026-04-20T11:32:00Z"/>
          <w:rPrChange w:id="4160" w:author="Vũ Đức Thông (VinSOC-ANBM-ANBMOT)" w:date="2026-04-20T11:34:00Z">
            <w:rPr>
              <w:ins w:id="4161" w:author="Vũ Đức Thông (VinSOC-ANBM-ANBMOT)" w:date="2026-04-20T11:32:00Z"/>
            </w:rPr>
          </w:rPrChange>
        </w:rPr>
        <w:pPrChange w:id="4162" w:author="Vũ Đức Thông (VinSOC-ANBM-ANBMOT)" w:date="2026-04-20T11:35:00Z">
          <w:pPr>
            <w:pStyle w:val="CTDT-Text"/>
          </w:pPr>
        </w:pPrChange>
      </w:pPr>
      <w:bookmarkStart w:id="4163" w:name="_Toc227579079"/>
      <w:ins w:id="4164" w:author="Vũ Đức Thông (VinSOC-ANBM-ANBMOT)" w:date="2026-04-20T11:35:00Z">
        <w:r>
          <w:t xml:space="preserve">OPC </w:t>
        </w:r>
        <w:proofErr w:type="spellStart"/>
        <w:r>
          <w:t>kiến</w:t>
        </w:r>
        <w:proofErr w:type="spellEnd"/>
        <w:r>
          <w:t xml:space="preserve"> </w:t>
        </w:r>
        <w:proofErr w:type="spellStart"/>
        <w:r>
          <w:t>trúc</w:t>
        </w:r>
        <w:bookmarkEnd w:id="4163"/>
        <w:proofErr w:type="spellEnd"/>
        <w:r>
          <w:t xml:space="preserve"> </w:t>
        </w:r>
      </w:ins>
    </w:p>
    <w:p w14:paraId="35A5916A" w14:textId="77777777" w:rsidR="00505916" w:rsidRDefault="00505916" w:rsidP="00505916">
      <w:pPr>
        <w:pStyle w:val="CTDT-Text"/>
        <w:rPr>
          <w:ins w:id="4165" w:author="Vũ Đức Thông (VinSOC-ANBM-ANBMOT)" w:date="2026-04-20T11:31:00Z"/>
        </w:rPr>
        <w:pPrChange w:id="4166" w:author="Vũ Đức Thông (VinSOC-ANBM-ANBMOT)" w:date="2026-04-20T11:31:00Z">
          <w:pPr>
            <w:pStyle w:val="CTDT-H4"/>
          </w:pPr>
        </w:pPrChange>
      </w:pPr>
    </w:p>
    <w:p w14:paraId="24F7687A" w14:textId="77777777" w:rsidR="00505916" w:rsidRPr="00505916" w:rsidRDefault="00505916" w:rsidP="00505916">
      <w:pPr>
        <w:pStyle w:val="CTDT-Text"/>
        <w:rPr>
          <w:ins w:id="4167" w:author="Vũ Đức Thông (VinSOC-ANBM-ANBMOT)" w:date="2026-04-20T11:07:00Z"/>
          <w:rPrChange w:id="4168" w:author="Vũ Đức Thông (VinSOC-ANBM-ANBMOT)" w:date="2026-04-20T11:30:00Z">
            <w:rPr>
              <w:ins w:id="4169" w:author="Vũ Đức Thông (VinSOC-ANBM-ANBMOT)" w:date="2026-04-20T11:07:00Z"/>
            </w:rPr>
          </w:rPrChange>
        </w:rPr>
        <w:pPrChange w:id="4170" w:author="Vũ Đức Thông (VinSOC-ANBM-ANBMOT)" w:date="2026-04-20T11:31:00Z">
          <w:pPr>
            <w:pStyle w:val="CTDT-Text"/>
          </w:pPr>
        </w:pPrChange>
      </w:pPr>
    </w:p>
    <w:p w14:paraId="22F04101" w14:textId="7362A0A5" w:rsidR="000B4E28" w:rsidRDefault="00505916" w:rsidP="00505916">
      <w:pPr>
        <w:pStyle w:val="CTDT-H4"/>
        <w:rPr>
          <w:ins w:id="4171" w:author="Vũ Đức Thông (VinSOC-ANBM-ANBMOT)" w:date="2026-04-20T11:39:00Z"/>
        </w:rPr>
      </w:pPr>
      <w:proofErr w:type="spellStart"/>
      <w:ins w:id="4172" w:author="Vũ Đức Thông (VinSOC-ANBM-ANBMOT)" w:date="2026-04-20T11:39:00Z">
        <w:r>
          <w:t>Tại</w:t>
        </w:r>
        <w:proofErr w:type="spellEnd"/>
        <w:r>
          <w:t xml:space="preserve"> </w:t>
        </w:r>
        <w:proofErr w:type="spellStart"/>
        <w:r>
          <w:t>sao</w:t>
        </w:r>
        <w:proofErr w:type="spellEnd"/>
        <w:r>
          <w:t xml:space="preserve"> OPC </w:t>
        </w:r>
        <w:proofErr w:type="spellStart"/>
        <w:r>
          <w:t>lại</w:t>
        </w:r>
        <w:proofErr w:type="spellEnd"/>
        <w:r>
          <w:t xml:space="preserve"> </w:t>
        </w:r>
        <w:proofErr w:type="spellStart"/>
        <w:r>
          <w:t>phổ</w:t>
        </w:r>
        <w:proofErr w:type="spellEnd"/>
        <w:r>
          <w:t xml:space="preserve"> </w:t>
        </w:r>
        <w:proofErr w:type="spellStart"/>
        <w:r>
          <w:t>biến</w:t>
        </w:r>
        <w:proofErr w:type="spellEnd"/>
      </w:ins>
    </w:p>
    <w:p w14:paraId="29B9CE02" w14:textId="5820E423" w:rsidR="00C427F7" w:rsidRDefault="00C427F7" w:rsidP="00C427F7">
      <w:pPr>
        <w:pStyle w:val="CTDT-Text"/>
        <w:rPr>
          <w:ins w:id="4173" w:author="Vũ Đức Thông (VinSOC-ANBM-ANBMOT)" w:date="2026-04-20T11:39:00Z"/>
        </w:rPr>
      </w:pPr>
    </w:p>
    <w:p w14:paraId="01D9D0FC" w14:textId="77777777" w:rsidR="00C427F7" w:rsidRPr="00C427F7" w:rsidRDefault="00C427F7" w:rsidP="00C427F7">
      <w:pPr>
        <w:pStyle w:val="CTDT-Text"/>
        <w:rPr>
          <w:ins w:id="4174" w:author="Vũ Đức Thông (VinSOC-ANBM-ANBMOT)" w:date="2026-04-20T11:41:00Z"/>
          <w:bCs/>
        </w:rPr>
      </w:pPr>
      <w:proofErr w:type="spellStart"/>
      <w:ins w:id="4175" w:author="Vũ Đức Thông (VinSOC-ANBM-ANBMOT)" w:date="2026-04-20T11:41:00Z">
        <w:r w:rsidRPr="00C427F7">
          <w:rPr>
            <w:b/>
            <w:rPrChange w:id="4176" w:author="Vũ Đức Thông (VinSOC-ANBM-ANBMOT)" w:date="2026-04-20T11:41:00Z">
              <w:rPr>
                <w:bCs/>
              </w:rPr>
            </w:rPrChange>
          </w:rPr>
          <w:t>Phép</w:t>
        </w:r>
        <w:proofErr w:type="spellEnd"/>
        <w:r w:rsidRPr="00C427F7">
          <w:rPr>
            <w:b/>
            <w:rPrChange w:id="4177" w:author="Vũ Đức Thông (VinSOC-ANBM-ANBMOT)" w:date="2026-04-20T11:41:00Z">
              <w:rPr>
                <w:bCs/>
              </w:rPr>
            </w:rPrChange>
          </w:rPr>
          <w:t xml:space="preserve"> so </w:t>
        </w:r>
        <w:proofErr w:type="spellStart"/>
        <w:r w:rsidRPr="00C427F7">
          <w:rPr>
            <w:b/>
            <w:rPrChange w:id="4178" w:author="Vũ Đức Thông (VinSOC-ANBM-ANBMOT)" w:date="2026-04-20T11:41:00Z">
              <w:rPr>
                <w:bCs/>
              </w:rPr>
            </w:rPrChange>
          </w:rPr>
          <w:t>sánh</w:t>
        </w:r>
        <w:proofErr w:type="spellEnd"/>
        <w:r w:rsidRPr="00C427F7">
          <w:rPr>
            <w:bCs/>
          </w:rPr>
          <w:t xml:space="preserve">: </w:t>
        </w:r>
        <w:r w:rsidRPr="00C427F7">
          <w:rPr>
            <w:b/>
            <w:rPrChange w:id="4179" w:author="Vũ Đức Thông (VinSOC-ANBM-ANBMOT)" w:date="2026-04-20T11:41:00Z">
              <w:rPr>
                <w:bCs/>
              </w:rPr>
            </w:rPrChange>
          </w:rPr>
          <w:t>OPC</w:t>
        </w:r>
        <w:r w:rsidRPr="00C427F7">
          <w:rPr>
            <w:bCs/>
          </w:rPr>
          <w:t xml:space="preserve"> </w:t>
        </w:r>
        <w:proofErr w:type="spellStart"/>
        <w:r w:rsidRPr="00C427F7">
          <w:rPr>
            <w:bCs/>
          </w:rPr>
          <w:t>đối</w:t>
        </w:r>
        <w:proofErr w:type="spellEnd"/>
        <w:r w:rsidRPr="00C427F7">
          <w:rPr>
            <w:bCs/>
          </w:rPr>
          <w:t xml:space="preserve"> </w:t>
        </w:r>
        <w:proofErr w:type="spellStart"/>
        <w:r w:rsidRPr="00C427F7">
          <w:rPr>
            <w:bCs/>
          </w:rPr>
          <w:t>với</w:t>
        </w:r>
        <w:proofErr w:type="spellEnd"/>
        <w:r w:rsidRPr="00C427F7">
          <w:rPr>
            <w:bCs/>
          </w:rPr>
          <w:t xml:space="preserve"> </w:t>
        </w:r>
        <w:proofErr w:type="spellStart"/>
        <w:r w:rsidRPr="00C427F7">
          <w:rPr>
            <w:bCs/>
          </w:rPr>
          <w:t>tự</w:t>
        </w:r>
        <w:proofErr w:type="spellEnd"/>
        <w:r w:rsidRPr="00C427F7">
          <w:rPr>
            <w:bCs/>
          </w:rPr>
          <w:t xml:space="preserve"> </w:t>
        </w:r>
        <w:proofErr w:type="spellStart"/>
        <w:r w:rsidRPr="00C427F7">
          <w:rPr>
            <w:bCs/>
          </w:rPr>
          <w:t>động</w:t>
        </w:r>
        <w:proofErr w:type="spellEnd"/>
        <w:r w:rsidRPr="00C427F7">
          <w:rPr>
            <w:bCs/>
          </w:rPr>
          <w:t xml:space="preserve"> </w:t>
        </w:r>
        <w:proofErr w:type="spellStart"/>
        <w:r w:rsidRPr="00C427F7">
          <w:rPr>
            <w:bCs/>
          </w:rPr>
          <w:t>hóa</w:t>
        </w:r>
        <w:proofErr w:type="spellEnd"/>
        <w:r w:rsidRPr="00C427F7">
          <w:rPr>
            <w:bCs/>
          </w:rPr>
          <w:t xml:space="preserve"> </w:t>
        </w:r>
        <w:proofErr w:type="spellStart"/>
        <w:r w:rsidRPr="00C427F7">
          <w:rPr>
            <w:bCs/>
          </w:rPr>
          <w:t>cũng</w:t>
        </w:r>
        <w:proofErr w:type="spellEnd"/>
        <w:r w:rsidRPr="00C427F7">
          <w:rPr>
            <w:bCs/>
          </w:rPr>
          <w:t xml:space="preserve"> </w:t>
        </w:r>
        <w:proofErr w:type="spellStart"/>
        <w:r w:rsidRPr="00C427F7">
          <w:rPr>
            <w:bCs/>
          </w:rPr>
          <w:t>giống</w:t>
        </w:r>
        <w:proofErr w:type="spellEnd"/>
        <w:r w:rsidRPr="00C427F7">
          <w:rPr>
            <w:bCs/>
          </w:rPr>
          <w:t xml:space="preserve"> </w:t>
        </w:r>
        <w:proofErr w:type="spellStart"/>
        <w:r w:rsidRPr="00C427F7">
          <w:rPr>
            <w:b/>
            <w:rPrChange w:id="4180" w:author="Vũ Đức Thông (VinSOC-ANBM-ANBMOT)" w:date="2026-04-20T11:41:00Z">
              <w:rPr>
                <w:bCs/>
              </w:rPr>
            </w:rPrChange>
          </w:rPr>
          <w:t>như</w:t>
        </w:r>
        <w:proofErr w:type="spellEnd"/>
        <w:r w:rsidRPr="00C427F7">
          <w:rPr>
            <w:b/>
            <w:rPrChange w:id="4181" w:author="Vũ Đức Thông (VinSOC-ANBM-ANBMOT)" w:date="2026-04-20T11:41:00Z">
              <w:rPr>
                <w:bCs/>
              </w:rPr>
            </w:rPrChange>
          </w:rPr>
          <w:t xml:space="preserve"> </w:t>
        </w:r>
        <w:proofErr w:type="spellStart"/>
        <w:r w:rsidRPr="00C427F7">
          <w:rPr>
            <w:b/>
            <w:rPrChange w:id="4182" w:author="Vũ Đức Thông (VinSOC-ANBM-ANBMOT)" w:date="2026-04-20T11:41:00Z">
              <w:rPr>
                <w:bCs/>
              </w:rPr>
            </w:rPrChange>
          </w:rPr>
          <w:t>trình</w:t>
        </w:r>
        <w:proofErr w:type="spellEnd"/>
        <w:r w:rsidRPr="00C427F7">
          <w:rPr>
            <w:b/>
            <w:rPrChange w:id="4183" w:author="Vũ Đức Thông (VinSOC-ANBM-ANBMOT)" w:date="2026-04-20T11:41:00Z">
              <w:rPr>
                <w:bCs/>
              </w:rPr>
            </w:rPrChange>
          </w:rPr>
          <w:t xml:space="preserve"> </w:t>
        </w:r>
        <w:proofErr w:type="spellStart"/>
        <w:r w:rsidRPr="00C427F7">
          <w:rPr>
            <w:b/>
            <w:rPrChange w:id="4184" w:author="Vũ Đức Thông (VinSOC-ANBM-ANBMOT)" w:date="2026-04-20T11:41:00Z">
              <w:rPr>
                <w:bCs/>
              </w:rPr>
            </w:rPrChange>
          </w:rPr>
          <w:t>điều</w:t>
        </w:r>
        <w:proofErr w:type="spellEnd"/>
        <w:r w:rsidRPr="00C427F7">
          <w:rPr>
            <w:b/>
            <w:rPrChange w:id="4185" w:author="Vũ Đức Thông (VinSOC-ANBM-ANBMOT)" w:date="2026-04-20T11:41:00Z">
              <w:rPr>
                <w:bCs/>
              </w:rPr>
            </w:rPrChange>
          </w:rPr>
          <w:t xml:space="preserve"> </w:t>
        </w:r>
        <w:proofErr w:type="spellStart"/>
        <w:r w:rsidRPr="00C427F7">
          <w:rPr>
            <w:b/>
            <w:rPrChange w:id="4186" w:author="Vũ Đức Thông (VinSOC-ANBM-ANBMOT)" w:date="2026-04-20T11:41:00Z">
              <w:rPr>
                <w:bCs/>
              </w:rPr>
            </w:rPrChange>
          </w:rPr>
          <w:t>khiển</w:t>
        </w:r>
        <w:proofErr w:type="spellEnd"/>
        <w:r w:rsidRPr="00C427F7">
          <w:rPr>
            <w:b/>
            <w:rPrChange w:id="4187" w:author="Vũ Đức Thông (VinSOC-ANBM-ANBMOT)" w:date="2026-04-20T11:41:00Z">
              <w:rPr>
                <w:bCs/>
              </w:rPr>
            </w:rPrChange>
          </w:rPr>
          <w:t xml:space="preserve"> </w:t>
        </w:r>
        <w:proofErr w:type="spellStart"/>
        <w:r w:rsidRPr="00C427F7">
          <w:rPr>
            <w:b/>
            <w:rPrChange w:id="4188" w:author="Vũ Đức Thông (VinSOC-ANBM-ANBMOT)" w:date="2026-04-20T11:41:00Z">
              <w:rPr>
                <w:bCs/>
              </w:rPr>
            </w:rPrChange>
          </w:rPr>
          <w:t>máy</w:t>
        </w:r>
        <w:proofErr w:type="spellEnd"/>
        <w:r w:rsidRPr="00C427F7">
          <w:rPr>
            <w:b/>
            <w:rPrChange w:id="4189" w:author="Vũ Đức Thông (VinSOC-ANBM-ANBMOT)" w:date="2026-04-20T11:41:00Z">
              <w:rPr>
                <w:bCs/>
              </w:rPr>
            </w:rPrChange>
          </w:rPr>
          <w:t xml:space="preserve"> in</w:t>
        </w:r>
        <w:r w:rsidRPr="00C427F7">
          <w:rPr>
            <w:bCs/>
          </w:rPr>
          <w:t xml:space="preserve"> </w:t>
        </w:r>
        <w:proofErr w:type="spellStart"/>
        <w:r w:rsidRPr="00C427F7">
          <w:rPr>
            <w:bCs/>
          </w:rPr>
          <w:t>đối</w:t>
        </w:r>
        <w:proofErr w:type="spellEnd"/>
        <w:r w:rsidRPr="00C427F7">
          <w:rPr>
            <w:bCs/>
          </w:rPr>
          <w:t xml:space="preserve"> </w:t>
        </w:r>
        <w:proofErr w:type="spellStart"/>
        <w:r w:rsidRPr="00C427F7">
          <w:rPr>
            <w:bCs/>
          </w:rPr>
          <w:t>với</w:t>
        </w:r>
        <w:proofErr w:type="spellEnd"/>
        <w:r w:rsidRPr="00C427F7">
          <w:rPr>
            <w:bCs/>
          </w:rPr>
          <w:t xml:space="preserve"> </w:t>
        </w:r>
        <w:r w:rsidRPr="00C427F7">
          <w:rPr>
            <w:b/>
            <w:rPrChange w:id="4190" w:author="Vũ Đức Thông (VinSOC-ANBM-ANBMOT)" w:date="2026-04-20T11:41:00Z">
              <w:rPr>
                <w:bCs/>
              </w:rPr>
            </w:rPrChange>
          </w:rPr>
          <w:t>Windows</w:t>
        </w:r>
        <w:r w:rsidRPr="00C427F7">
          <w:rPr>
            <w:bCs/>
          </w:rPr>
          <w:t xml:space="preserve">. </w:t>
        </w:r>
        <w:proofErr w:type="spellStart"/>
        <w:r w:rsidRPr="00C427F7">
          <w:rPr>
            <w:bCs/>
          </w:rPr>
          <w:t>Nó</w:t>
        </w:r>
        <w:proofErr w:type="spellEnd"/>
        <w:r w:rsidRPr="00C427F7">
          <w:rPr>
            <w:bCs/>
          </w:rPr>
          <w:t xml:space="preserve"> </w:t>
        </w:r>
        <w:proofErr w:type="spellStart"/>
        <w:r w:rsidRPr="00C427F7">
          <w:rPr>
            <w:bCs/>
          </w:rPr>
          <w:t>tạo</w:t>
        </w:r>
        <w:proofErr w:type="spellEnd"/>
        <w:r w:rsidRPr="00C427F7">
          <w:rPr>
            <w:bCs/>
          </w:rPr>
          <w:t xml:space="preserve"> ra </w:t>
        </w:r>
        <w:proofErr w:type="spellStart"/>
        <w:r w:rsidRPr="00C427F7">
          <w:rPr>
            <w:bCs/>
          </w:rPr>
          <w:t>một</w:t>
        </w:r>
        <w:proofErr w:type="spellEnd"/>
        <w:r w:rsidRPr="00C427F7">
          <w:rPr>
            <w:bCs/>
          </w:rPr>
          <w:t xml:space="preserve"> </w:t>
        </w:r>
        <w:proofErr w:type="spellStart"/>
        <w:r w:rsidRPr="00C427F7">
          <w:rPr>
            <w:b/>
            <w:rPrChange w:id="4191" w:author="Vũ Đức Thông (VinSOC-ANBM-ANBMOT)" w:date="2026-04-20T11:41:00Z">
              <w:rPr>
                <w:bCs/>
              </w:rPr>
            </w:rPrChange>
          </w:rPr>
          <w:t>tiêu</w:t>
        </w:r>
        <w:proofErr w:type="spellEnd"/>
        <w:r w:rsidRPr="00C427F7">
          <w:rPr>
            <w:b/>
            <w:rPrChange w:id="4192" w:author="Vũ Đức Thông (VinSOC-ANBM-ANBMOT)" w:date="2026-04-20T11:41:00Z">
              <w:rPr>
                <w:bCs/>
              </w:rPr>
            </w:rPrChange>
          </w:rPr>
          <w:t xml:space="preserve"> </w:t>
        </w:r>
        <w:proofErr w:type="spellStart"/>
        <w:r w:rsidRPr="00C427F7">
          <w:rPr>
            <w:b/>
            <w:rPrChange w:id="4193" w:author="Vũ Đức Thông (VinSOC-ANBM-ANBMOT)" w:date="2026-04-20T11:41:00Z">
              <w:rPr>
                <w:bCs/>
              </w:rPr>
            </w:rPrChange>
          </w:rPr>
          <w:t>chuẩn</w:t>
        </w:r>
        <w:proofErr w:type="spellEnd"/>
        <w:r w:rsidRPr="00C427F7">
          <w:rPr>
            <w:b/>
            <w:rPrChange w:id="4194" w:author="Vũ Đức Thông (VinSOC-ANBM-ANBMOT)" w:date="2026-04-20T11:41:00Z">
              <w:rPr>
                <w:bCs/>
              </w:rPr>
            </w:rPrChange>
          </w:rPr>
          <w:t xml:space="preserve"> </w:t>
        </w:r>
        <w:proofErr w:type="spellStart"/>
        <w:r w:rsidRPr="00C427F7">
          <w:rPr>
            <w:b/>
            <w:rPrChange w:id="4195" w:author="Vũ Đức Thông (VinSOC-ANBM-ANBMOT)" w:date="2026-04-20T11:41:00Z">
              <w:rPr>
                <w:bCs/>
              </w:rPr>
            </w:rPrChange>
          </w:rPr>
          <w:t>chung</w:t>
        </w:r>
        <w:proofErr w:type="spellEnd"/>
        <w:r w:rsidRPr="00C427F7">
          <w:rPr>
            <w:bCs/>
          </w:rPr>
          <w:t xml:space="preserve"> </w:t>
        </w:r>
        <w:proofErr w:type="spellStart"/>
        <w:r w:rsidRPr="00C427F7">
          <w:rPr>
            <w:bCs/>
          </w:rPr>
          <w:t>để</w:t>
        </w:r>
        <w:proofErr w:type="spellEnd"/>
        <w:r w:rsidRPr="00C427F7">
          <w:rPr>
            <w:bCs/>
          </w:rPr>
          <w:t xml:space="preserve"> </w:t>
        </w:r>
        <w:proofErr w:type="spellStart"/>
        <w:r w:rsidRPr="00C427F7">
          <w:rPr>
            <w:b/>
            <w:rPrChange w:id="4196" w:author="Vũ Đức Thông (VinSOC-ANBM-ANBMOT)" w:date="2026-04-20T11:41:00Z">
              <w:rPr>
                <w:bCs/>
              </w:rPr>
            </w:rPrChange>
          </w:rPr>
          <w:t>phần</w:t>
        </w:r>
        <w:proofErr w:type="spellEnd"/>
        <w:r w:rsidRPr="00C427F7">
          <w:rPr>
            <w:b/>
            <w:rPrChange w:id="4197" w:author="Vũ Đức Thông (VinSOC-ANBM-ANBMOT)" w:date="2026-04-20T11:41:00Z">
              <w:rPr>
                <w:bCs/>
              </w:rPr>
            </w:rPrChange>
          </w:rPr>
          <w:t xml:space="preserve"> </w:t>
        </w:r>
        <w:proofErr w:type="spellStart"/>
        <w:r w:rsidRPr="00C427F7">
          <w:rPr>
            <w:b/>
            <w:rPrChange w:id="4198" w:author="Vũ Đức Thông (VinSOC-ANBM-ANBMOT)" w:date="2026-04-20T11:41:00Z">
              <w:rPr>
                <w:bCs/>
              </w:rPr>
            </w:rPrChange>
          </w:rPr>
          <w:t>mềm</w:t>
        </w:r>
        <w:proofErr w:type="spellEnd"/>
        <w:r w:rsidRPr="00C427F7">
          <w:rPr>
            <w:bCs/>
          </w:rPr>
          <w:t xml:space="preserve"> </w:t>
        </w:r>
        <w:proofErr w:type="spellStart"/>
        <w:r w:rsidRPr="00C427F7">
          <w:rPr>
            <w:bCs/>
          </w:rPr>
          <w:t>và</w:t>
        </w:r>
        <w:proofErr w:type="spellEnd"/>
        <w:r w:rsidRPr="00C427F7">
          <w:rPr>
            <w:bCs/>
          </w:rPr>
          <w:t xml:space="preserve"> </w:t>
        </w:r>
        <w:proofErr w:type="spellStart"/>
        <w:r w:rsidRPr="00C427F7">
          <w:rPr>
            <w:b/>
            <w:rPrChange w:id="4199" w:author="Vũ Đức Thông (VinSOC-ANBM-ANBMOT)" w:date="2026-04-20T11:41:00Z">
              <w:rPr>
                <w:bCs/>
              </w:rPr>
            </w:rPrChange>
          </w:rPr>
          <w:t>phần</w:t>
        </w:r>
        <w:proofErr w:type="spellEnd"/>
        <w:r w:rsidRPr="00C427F7">
          <w:rPr>
            <w:b/>
            <w:rPrChange w:id="4200" w:author="Vũ Đức Thông (VinSOC-ANBM-ANBMOT)" w:date="2026-04-20T11:41:00Z">
              <w:rPr>
                <w:bCs/>
              </w:rPr>
            </w:rPrChange>
          </w:rPr>
          <w:t xml:space="preserve"> </w:t>
        </w:r>
        <w:proofErr w:type="spellStart"/>
        <w:r w:rsidRPr="00C427F7">
          <w:rPr>
            <w:b/>
            <w:rPrChange w:id="4201" w:author="Vũ Đức Thông (VinSOC-ANBM-ANBMOT)" w:date="2026-04-20T11:41:00Z">
              <w:rPr>
                <w:bCs/>
              </w:rPr>
            </w:rPrChange>
          </w:rPr>
          <w:t>cứng</w:t>
        </w:r>
        <w:proofErr w:type="spellEnd"/>
        <w:r w:rsidRPr="00C427F7">
          <w:rPr>
            <w:bCs/>
          </w:rPr>
          <w:t xml:space="preserve"> </w:t>
        </w:r>
        <w:proofErr w:type="spellStart"/>
        <w:r w:rsidRPr="00C427F7">
          <w:rPr>
            <w:bCs/>
          </w:rPr>
          <w:t>có</w:t>
        </w:r>
        <w:proofErr w:type="spellEnd"/>
        <w:r w:rsidRPr="00C427F7">
          <w:rPr>
            <w:bCs/>
          </w:rPr>
          <w:t xml:space="preserve"> </w:t>
        </w:r>
        <w:proofErr w:type="spellStart"/>
        <w:r w:rsidRPr="00C427F7">
          <w:rPr>
            <w:bCs/>
          </w:rPr>
          <w:t>thể</w:t>
        </w:r>
        <w:proofErr w:type="spellEnd"/>
        <w:r w:rsidRPr="00C427F7">
          <w:rPr>
            <w:bCs/>
          </w:rPr>
          <w:t xml:space="preserve"> </w:t>
        </w:r>
        <w:proofErr w:type="spellStart"/>
        <w:r w:rsidRPr="00C427F7">
          <w:rPr>
            <w:bCs/>
          </w:rPr>
          <w:t>hiểu</w:t>
        </w:r>
        <w:proofErr w:type="spellEnd"/>
        <w:r w:rsidRPr="00C427F7">
          <w:rPr>
            <w:bCs/>
          </w:rPr>
          <w:t xml:space="preserve"> </w:t>
        </w:r>
        <w:proofErr w:type="spellStart"/>
        <w:r w:rsidRPr="00C427F7">
          <w:rPr>
            <w:bCs/>
          </w:rPr>
          <w:t>nhau</w:t>
        </w:r>
        <w:proofErr w:type="spellEnd"/>
        <w:r w:rsidRPr="00C427F7">
          <w:rPr>
            <w:bCs/>
          </w:rPr>
          <w:t xml:space="preserve"> </w:t>
        </w:r>
        <w:proofErr w:type="spellStart"/>
        <w:r w:rsidRPr="00C427F7">
          <w:rPr>
            <w:bCs/>
          </w:rPr>
          <w:t>mà</w:t>
        </w:r>
        <w:proofErr w:type="spellEnd"/>
        <w:r w:rsidRPr="00C427F7">
          <w:rPr>
            <w:bCs/>
          </w:rPr>
          <w:t xml:space="preserve"> </w:t>
        </w:r>
        <w:proofErr w:type="spellStart"/>
        <w:r w:rsidRPr="00C427F7">
          <w:rPr>
            <w:b/>
            <w:rPrChange w:id="4202" w:author="Vũ Đức Thông (VinSOC-ANBM-ANBMOT)" w:date="2026-04-20T11:41:00Z">
              <w:rPr>
                <w:bCs/>
              </w:rPr>
            </w:rPrChange>
          </w:rPr>
          <w:t>không</w:t>
        </w:r>
        <w:proofErr w:type="spellEnd"/>
        <w:r w:rsidRPr="00C427F7">
          <w:rPr>
            <w:bCs/>
          </w:rPr>
          <w:t xml:space="preserve"> </w:t>
        </w:r>
        <w:proofErr w:type="spellStart"/>
        <w:r w:rsidRPr="00C427F7">
          <w:rPr>
            <w:bCs/>
          </w:rPr>
          <w:t>cần</w:t>
        </w:r>
        <w:proofErr w:type="spellEnd"/>
        <w:r w:rsidRPr="00C427F7">
          <w:rPr>
            <w:bCs/>
          </w:rPr>
          <w:t xml:space="preserve"> </w:t>
        </w:r>
        <w:proofErr w:type="spellStart"/>
        <w:r w:rsidRPr="00C427F7">
          <w:rPr>
            <w:bCs/>
          </w:rPr>
          <w:t>viết</w:t>
        </w:r>
        <w:proofErr w:type="spellEnd"/>
        <w:r w:rsidRPr="00C427F7">
          <w:rPr>
            <w:bCs/>
          </w:rPr>
          <w:t xml:space="preserve"> </w:t>
        </w:r>
        <w:proofErr w:type="spellStart"/>
        <w:r w:rsidRPr="00C427F7">
          <w:rPr>
            <w:bCs/>
          </w:rPr>
          <w:t>hàng</w:t>
        </w:r>
        <w:proofErr w:type="spellEnd"/>
        <w:r w:rsidRPr="00C427F7">
          <w:rPr>
            <w:bCs/>
          </w:rPr>
          <w:t xml:space="preserve"> </w:t>
        </w:r>
        <w:proofErr w:type="spellStart"/>
        <w:r w:rsidRPr="00C427F7">
          <w:rPr>
            <w:b/>
            <w:rPrChange w:id="4203" w:author="Vũ Đức Thông (VinSOC-ANBM-ANBMOT)" w:date="2026-04-20T11:41:00Z">
              <w:rPr>
                <w:bCs/>
              </w:rPr>
            </w:rPrChange>
          </w:rPr>
          <w:t>trăm</w:t>
        </w:r>
        <w:proofErr w:type="spellEnd"/>
        <w:r w:rsidRPr="00C427F7">
          <w:rPr>
            <w:b/>
            <w:rPrChange w:id="4204" w:author="Vũ Đức Thông (VinSOC-ANBM-ANBMOT)" w:date="2026-04-20T11:41:00Z">
              <w:rPr>
                <w:bCs/>
              </w:rPr>
            </w:rPrChange>
          </w:rPr>
          <w:t xml:space="preserve"> </w:t>
        </w:r>
        <w:proofErr w:type="spellStart"/>
        <w:r w:rsidRPr="00C427F7">
          <w:rPr>
            <w:b/>
            <w:rPrChange w:id="4205" w:author="Vũ Đức Thông (VinSOC-ANBM-ANBMOT)" w:date="2026-04-20T11:41:00Z">
              <w:rPr>
                <w:bCs/>
              </w:rPr>
            </w:rPrChange>
          </w:rPr>
          <w:t>trình</w:t>
        </w:r>
        <w:proofErr w:type="spellEnd"/>
        <w:r w:rsidRPr="00C427F7">
          <w:rPr>
            <w:b/>
            <w:rPrChange w:id="4206" w:author="Vũ Đức Thông (VinSOC-ANBM-ANBMOT)" w:date="2026-04-20T11:41:00Z">
              <w:rPr>
                <w:bCs/>
              </w:rPr>
            </w:rPrChange>
          </w:rPr>
          <w:t xml:space="preserve"> </w:t>
        </w:r>
        <w:proofErr w:type="spellStart"/>
        <w:r w:rsidRPr="00C427F7">
          <w:rPr>
            <w:b/>
            <w:rPrChange w:id="4207" w:author="Vũ Đức Thông (VinSOC-ANBM-ANBMOT)" w:date="2026-04-20T11:41:00Z">
              <w:rPr>
                <w:bCs/>
              </w:rPr>
            </w:rPrChange>
          </w:rPr>
          <w:t>điều</w:t>
        </w:r>
        <w:proofErr w:type="spellEnd"/>
        <w:r w:rsidRPr="00C427F7">
          <w:rPr>
            <w:b/>
            <w:rPrChange w:id="4208" w:author="Vũ Đức Thông (VinSOC-ANBM-ANBMOT)" w:date="2026-04-20T11:41:00Z">
              <w:rPr>
                <w:bCs/>
              </w:rPr>
            </w:rPrChange>
          </w:rPr>
          <w:t xml:space="preserve"> </w:t>
        </w:r>
        <w:proofErr w:type="spellStart"/>
        <w:r w:rsidRPr="00C427F7">
          <w:rPr>
            <w:b/>
            <w:rPrChange w:id="4209" w:author="Vũ Đức Thông (VinSOC-ANBM-ANBMOT)" w:date="2026-04-20T11:41:00Z">
              <w:rPr>
                <w:bCs/>
              </w:rPr>
            </w:rPrChange>
          </w:rPr>
          <w:t>khiển</w:t>
        </w:r>
        <w:proofErr w:type="spellEnd"/>
        <w:r w:rsidRPr="00C427F7">
          <w:rPr>
            <w:bCs/>
          </w:rPr>
          <w:t xml:space="preserve"> </w:t>
        </w:r>
        <w:proofErr w:type="spellStart"/>
        <w:r w:rsidRPr="00C427F7">
          <w:rPr>
            <w:bCs/>
          </w:rPr>
          <w:t>riêng</w:t>
        </w:r>
        <w:proofErr w:type="spellEnd"/>
        <w:r w:rsidRPr="00C427F7">
          <w:rPr>
            <w:bCs/>
          </w:rPr>
          <w:t xml:space="preserve"> </w:t>
        </w:r>
        <w:proofErr w:type="spellStart"/>
        <w:r w:rsidRPr="00C427F7">
          <w:rPr>
            <w:bCs/>
          </w:rPr>
          <w:t>biệt</w:t>
        </w:r>
        <w:proofErr w:type="spellEnd"/>
        <w:r w:rsidRPr="00C427F7">
          <w:rPr>
            <w:bCs/>
          </w:rPr>
          <w:t>.</w:t>
        </w:r>
      </w:ins>
    </w:p>
    <w:p w14:paraId="1C3307A0" w14:textId="4FB40EF8" w:rsidR="00C427F7" w:rsidRPr="00C427F7" w:rsidRDefault="00C427F7" w:rsidP="00C427F7">
      <w:pPr>
        <w:pStyle w:val="CTDT-Text"/>
        <w:rPr>
          <w:ins w:id="4210" w:author="Vũ Đức Thông (VinSOC-ANBM-ANBMOT)" w:date="2026-04-20T11:41:00Z"/>
          <w:bCs/>
        </w:rPr>
      </w:pPr>
      <w:proofErr w:type="spellStart"/>
      <w:ins w:id="4211" w:author="Vũ Đức Thông (VinSOC-ANBM-ANBMOT)" w:date="2026-04-20T11:41:00Z">
        <w:r w:rsidRPr="00C427F7">
          <w:rPr>
            <w:b/>
            <w:rPrChange w:id="4212" w:author="Vũ Đức Thông (VinSOC-ANBM-ANBMOT)" w:date="2026-04-20T11:41:00Z">
              <w:rPr>
                <w:bCs/>
              </w:rPr>
            </w:rPrChange>
          </w:rPr>
          <w:t>Giải</w:t>
        </w:r>
        <w:proofErr w:type="spellEnd"/>
        <w:r w:rsidRPr="00C427F7">
          <w:rPr>
            <w:b/>
            <w:rPrChange w:id="4213" w:author="Vũ Đức Thông (VinSOC-ANBM-ANBMOT)" w:date="2026-04-20T11:41:00Z">
              <w:rPr>
                <w:bCs/>
              </w:rPr>
            </w:rPrChange>
          </w:rPr>
          <w:t xml:space="preserve"> </w:t>
        </w:r>
        <w:proofErr w:type="spellStart"/>
        <w:r w:rsidRPr="00C427F7">
          <w:rPr>
            <w:b/>
            <w:rPrChange w:id="4214" w:author="Vũ Đức Thông (VinSOC-ANBM-ANBMOT)" w:date="2026-04-20T11:41:00Z">
              <w:rPr>
                <w:bCs/>
              </w:rPr>
            </w:rPrChange>
          </w:rPr>
          <w:t>quyết</w:t>
        </w:r>
        <w:proofErr w:type="spellEnd"/>
        <w:r w:rsidRPr="00C427F7">
          <w:rPr>
            <w:b/>
            <w:rPrChange w:id="4215" w:author="Vũ Đức Thông (VinSOC-ANBM-ANBMOT)" w:date="2026-04-20T11:41:00Z">
              <w:rPr>
                <w:bCs/>
              </w:rPr>
            </w:rPrChange>
          </w:rPr>
          <w:t xml:space="preserve"> </w:t>
        </w:r>
        <w:proofErr w:type="spellStart"/>
        <w:r w:rsidRPr="00C427F7">
          <w:rPr>
            <w:b/>
            <w:rPrChange w:id="4216" w:author="Vũ Đức Thông (VinSOC-ANBM-ANBMOT)" w:date="2026-04-20T11:41:00Z">
              <w:rPr>
                <w:bCs/>
              </w:rPr>
            </w:rPrChange>
          </w:rPr>
          <w:t>bài</w:t>
        </w:r>
        <w:proofErr w:type="spellEnd"/>
        <w:r w:rsidRPr="00C427F7">
          <w:rPr>
            <w:b/>
            <w:rPrChange w:id="4217" w:author="Vũ Đức Thông (VinSOC-ANBM-ANBMOT)" w:date="2026-04-20T11:41:00Z">
              <w:rPr>
                <w:bCs/>
              </w:rPr>
            </w:rPrChange>
          </w:rPr>
          <w:t xml:space="preserve"> </w:t>
        </w:r>
        <w:proofErr w:type="spellStart"/>
        <w:r w:rsidRPr="00C427F7">
          <w:rPr>
            <w:b/>
            <w:rPrChange w:id="4218" w:author="Vũ Đức Thông (VinSOC-ANBM-ANBMOT)" w:date="2026-04-20T11:41:00Z">
              <w:rPr>
                <w:bCs/>
              </w:rPr>
            </w:rPrChange>
          </w:rPr>
          <w:t>toán</w:t>
        </w:r>
        <w:proofErr w:type="spellEnd"/>
        <w:r w:rsidRPr="00C427F7">
          <w:rPr>
            <w:b/>
            <w:rPrChange w:id="4219" w:author="Vũ Đức Thông (VinSOC-ANBM-ANBMOT)" w:date="2026-04-20T11:41:00Z">
              <w:rPr>
                <w:bCs/>
              </w:rPr>
            </w:rPrChange>
          </w:rPr>
          <w:t xml:space="preserve"> </w:t>
        </w:r>
        <w:proofErr w:type="spellStart"/>
        <w:r w:rsidRPr="00C427F7">
          <w:rPr>
            <w:b/>
            <w:rPrChange w:id="4220" w:author="Vũ Đức Thông (VinSOC-ANBM-ANBMOT)" w:date="2026-04-20T11:41:00Z">
              <w:rPr>
                <w:bCs/>
              </w:rPr>
            </w:rPrChange>
          </w:rPr>
          <w:t>tương</w:t>
        </w:r>
        <w:proofErr w:type="spellEnd"/>
        <w:r w:rsidRPr="00C427F7">
          <w:rPr>
            <w:b/>
            <w:rPrChange w:id="4221" w:author="Vũ Đức Thông (VinSOC-ANBM-ANBMOT)" w:date="2026-04-20T11:41:00Z">
              <w:rPr>
                <w:bCs/>
              </w:rPr>
            </w:rPrChange>
          </w:rPr>
          <w:t xml:space="preserve"> </w:t>
        </w:r>
        <w:proofErr w:type="spellStart"/>
        <w:r w:rsidRPr="00C427F7">
          <w:rPr>
            <w:b/>
            <w:rPrChange w:id="4222" w:author="Vũ Đức Thông (VinSOC-ANBM-ANBMOT)" w:date="2026-04-20T11:41:00Z">
              <w:rPr>
                <w:bCs/>
              </w:rPr>
            </w:rPrChange>
          </w:rPr>
          <w:t>thích</w:t>
        </w:r>
        <w:proofErr w:type="spellEnd"/>
        <w:r w:rsidRPr="00C427F7">
          <w:rPr>
            <w:bCs/>
          </w:rPr>
          <w:t xml:space="preserve">: </w:t>
        </w:r>
        <w:proofErr w:type="spellStart"/>
        <w:r w:rsidRPr="00C427F7">
          <w:rPr>
            <w:bCs/>
          </w:rPr>
          <w:t>Thay</w:t>
        </w:r>
        <w:proofErr w:type="spellEnd"/>
        <w:r w:rsidRPr="00C427F7">
          <w:rPr>
            <w:bCs/>
          </w:rPr>
          <w:t xml:space="preserve"> </w:t>
        </w:r>
        <w:proofErr w:type="spellStart"/>
        <w:r w:rsidRPr="00C427F7">
          <w:rPr>
            <w:bCs/>
          </w:rPr>
          <w:t>vì</w:t>
        </w:r>
        <w:proofErr w:type="spellEnd"/>
        <w:r w:rsidRPr="00C427F7">
          <w:rPr>
            <w:bCs/>
          </w:rPr>
          <w:t xml:space="preserve"> </w:t>
        </w:r>
        <w:proofErr w:type="spellStart"/>
        <w:r w:rsidRPr="00C427F7">
          <w:rPr>
            <w:bCs/>
          </w:rPr>
          <w:t>mỗi</w:t>
        </w:r>
        <w:proofErr w:type="spellEnd"/>
        <w:r w:rsidRPr="00C427F7">
          <w:rPr>
            <w:bCs/>
          </w:rPr>
          <w:t xml:space="preserve"> </w:t>
        </w:r>
        <w:proofErr w:type="spellStart"/>
        <w:r w:rsidRPr="00C427F7">
          <w:rPr>
            <w:bCs/>
          </w:rPr>
          <w:t>phần</w:t>
        </w:r>
        <w:proofErr w:type="spellEnd"/>
        <w:r w:rsidRPr="00C427F7">
          <w:rPr>
            <w:bCs/>
          </w:rPr>
          <w:t xml:space="preserve"> </w:t>
        </w:r>
        <w:proofErr w:type="spellStart"/>
        <w:r w:rsidRPr="00C427F7">
          <w:rPr>
            <w:bCs/>
          </w:rPr>
          <w:t>mềm</w:t>
        </w:r>
        <w:proofErr w:type="spellEnd"/>
        <w:r w:rsidRPr="00C427F7">
          <w:rPr>
            <w:bCs/>
          </w:rPr>
          <w:t xml:space="preserve"> </w:t>
        </w:r>
        <w:r w:rsidRPr="00C427F7">
          <w:rPr>
            <w:b/>
            <w:rPrChange w:id="4223" w:author="Vũ Đức Thông (VinSOC-ANBM-ANBMOT)" w:date="2026-04-20T11:41:00Z">
              <w:rPr>
                <w:bCs/>
              </w:rPr>
            </w:rPrChange>
          </w:rPr>
          <w:t>HMI</w:t>
        </w:r>
        <w:r w:rsidRPr="00C427F7">
          <w:rPr>
            <w:bCs/>
          </w:rPr>
          <w:t xml:space="preserve"> </w:t>
        </w:r>
        <w:proofErr w:type="spellStart"/>
        <w:r w:rsidRPr="00C427F7">
          <w:rPr>
            <w:bCs/>
          </w:rPr>
          <w:t>phải</w:t>
        </w:r>
        <w:proofErr w:type="spellEnd"/>
        <w:r w:rsidRPr="00C427F7">
          <w:rPr>
            <w:bCs/>
          </w:rPr>
          <w:t xml:space="preserve"> </w:t>
        </w:r>
        <w:proofErr w:type="spellStart"/>
        <w:r w:rsidRPr="00C427F7">
          <w:rPr>
            <w:bCs/>
          </w:rPr>
          <w:t>tự</w:t>
        </w:r>
        <w:proofErr w:type="spellEnd"/>
        <w:r w:rsidRPr="00C427F7">
          <w:rPr>
            <w:bCs/>
          </w:rPr>
          <w:t xml:space="preserve"> </w:t>
        </w:r>
        <w:proofErr w:type="spellStart"/>
        <w:r w:rsidRPr="00C427F7">
          <w:rPr>
            <w:bCs/>
          </w:rPr>
          <w:t>học</w:t>
        </w:r>
        <w:proofErr w:type="spellEnd"/>
        <w:r>
          <w:rPr>
            <w:bCs/>
          </w:rPr>
          <w:t xml:space="preserve"> </w:t>
        </w:r>
        <w:proofErr w:type="spellStart"/>
        <w:r w:rsidRPr="00C427F7">
          <w:rPr>
            <w:bCs/>
          </w:rPr>
          <w:t>ngôn</w:t>
        </w:r>
        <w:proofErr w:type="spellEnd"/>
        <w:r w:rsidRPr="00C427F7">
          <w:rPr>
            <w:bCs/>
          </w:rPr>
          <w:t xml:space="preserve"> </w:t>
        </w:r>
        <w:proofErr w:type="spellStart"/>
        <w:r w:rsidRPr="00C427F7">
          <w:rPr>
            <w:bCs/>
          </w:rPr>
          <w:t>ng</w:t>
        </w:r>
      </w:ins>
      <w:ins w:id="4224" w:author="Vũ Đức Thông (VinSOC-ANBM-ANBMOT)" w:date="2026-04-20T11:42:00Z">
        <w:r>
          <w:rPr>
            <w:bCs/>
          </w:rPr>
          <w:t>ữ</w:t>
        </w:r>
        <w:proofErr w:type="spellEnd"/>
        <w:r>
          <w:rPr>
            <w:bCs/>
          </w:rPr>
          <w:t xml:space="preserve"> </w:t>
        </w:r>
      </w:ins>
      <w:proofErr w:type="spellStart"/>
      <w:ins w:id="4225" w:author="Vũ Đức Thông (VinSOC-ANBM-ANBMOT)" w:date="2026-04-20T11:41:00Z">
        <w:r w:rsidRPr="00C427F7">
          <w:rPr>
            <w:bCs/>
          </w:rPr>
          <w:t>của</w:t>
        </w:r>
        <w:proofErr w:type="spellEnd"/>
        <w:r w:rsidRPr="00C427F7">
          <w:rPr>
            <w:bCs/>
          </w:rPr>
          <w:t xml:space="preserve"> </w:t>
        </w:r>
        <w:proofErr w:type="spellStart"/>
        <w:r w:rsidRPr="00C427F7">
          <w:rPr>
            <w:bCs/>
          </w:rPr>
          <w:t>từng</w:t>
        </w:r>
        <w:proofErr w:type="spellEnd"/>
        <w:r w:rsidRPr="00C427F7">
          <w:rPr>
            <w:bCs/>
          </w:rPr>
          <w:t xml:space="preserve"> </w:t>
        </w:r>
        <w:proofErr w:type="spellStart"/>
        <w:r w:rsidRPr="00C427F7">
          <w:rPr>
            <w:bCs/>
          </w:rPr>
          <w:t>loại</w:t>
        </w:r>
        <w:proofErr w:type="spellEnd"/>
        <w:r w:rsidRPr="00C427F7">
          <w:rPr>
            <w:bCs/>
          </w:rPr>
          <w:t xml:space="preserve"> PLC (</w:t>
        </w:r>
        <w:r w:rsidRPr="00C427F7">
          <w:rPr>
            <w:b/>
            <w:rPrChange w:id="4226" w:author="Vũ Đức Thông (VinSOC-ANBM-ANBMOT)" w:date="2026-04-20T11:41:00Z">
              <w:rPr>
                <w:bCs/>
              </w:rPr>
            </w:rPrChange>
          </w:rPr>
          <w:t>Siemens, Mitsubishi, Rockwell</w:t>
        </w:r>
        <w:r w:rsidRPr="00C427F7">
          <w:rPr>
            <w:bCs/>
          </w:rPr>
          <w:t xml:space="preserve">...), </w:t>
        </w:r>
        <w:proofErr w:type="spellStart"/>
        <w:r w:rsidRPr="00C427F7">
          <w:rPr>
            <w:bCs/>
          </w:rPr>
          <w:t>giờ</w:t>
        </w:r>
        <w:proofErr w:type="spellEnd"/>
        <w:r w:rsidRPr="00C427F7">
          <w:rPr>
            <w:bCs/>
          </w:rPr>
          <w:t xml:space="preserve"> </w:t>
        </w:r>
        <w:proofErr w:type="spellStart"/>
        <w:r w:rsidRPr="00C427F7">
          <w:rPr>
            <w:bCs/>
          </w:rPr>
          <w:t>đây</w:t>
        </w:r>
        <w:proofErr w:type="spellEnd"/>
        <w:r w:rsidRPr="00C427F7">
          <w:rPr>
            <w:bCs/>
          </w:rPr>
          <w:t xml:space="preserve"> </w:t>
        </w:r>
        <w:proofErr w:type="spellStart"/>
        <w:r w:rsidRPr="00C427F7">
          <w:rPr>
            <w:bCs/>
          </w:rPr>
          <w:t>tất</w:t>
        </w:r>
        <w:proofErr w:type="spellEnd"/>
        <w:r w:rsidRPr="00C427F7">
          <w:rPr>
            <w:bCs/>
          </w:rPr>
          <w:t xml:space="preserve"> </w:t>
        </w:r>
        <w:proofErr w:type="spellStart"/>
        <w:r w:rsidRPr="00C427F7">
          <w:rPr>
            <w:bCs/>
          </w:rPr>
          <w:t>cả</w:t>
        </w:r>
        <w:proofErr w:type="spellEnd"/>
        <w:r w:rsidRPr="00C427F7">
          <w:rPr>
            <w:bCs/>
          </w:rPr>
          <w:t xml:space="preserve"> </w:t>
        </w:r>
        <w:proofErr w:type="spellStart"/>
        <w:r w:rsidRPr="00C427F7">
          <w:rPr>
            <w:b/>
            <w:rPrChange w:id="4227" w:author="Vũ Đức Thông (VinSOC-ANBM-ANBMOT)" w:date="2026-04-20T11:41:00Z">
              <w:rPr>
                <w:bCs/>
              </w:rPr>
            </w:rPrChange>
          </w:rPr>
          <w:t>chỉ</w:t>
        </w:r>
        <w:proofErr w:type="spellEnd"/>
        <w:r w:rsidRPr="00C427F7">
          <w:rPr>
            <w:bCs/>
          </w:rPr>
          <w:t xml:space="preserve"> </w:t>
        </w:r>
        <w:proofErr w:type="spellStart"/>
        <w:r w:rsidRPr="00C427F7">
          <w:rPr>
            <w:bCs/>
          </w:rPr>
          <w:t>cần</w:t>
        </w:r>
        <w:proofErr w:type="spellEnd"/>
        <w:r w:rsidRPr="00C427F7">
          <w:rPr>
            <w:bCs/>
          </w:rPr>
          <w:t xml:space="preserve"> </w:t>
        </w:r>
        <w:proofErr w:type="spellStart"/>
        <w:r w:rsidRPr="00C427F7">
          <w:rPr>
            <w:bCs/>
          </w:rPr>
          <w:t>nói</w:t>
        </w:r>
        <w:proofErr w:type="spellEnd"/>
        <w:r w:rsidRPr="00C427F7">
          <w:rPr>
            <w:bCs/>
          </w:rPr>
          <w:t xml:space="preserve"> </w:t>
        </w:r>
        <w:proofErr w:type="spellStart"/>
        <w:r w:rsidRPr="00C427F7">
          <w:rPr>
            <w:bCs/>
          </w:rPr>
          <w:t>ngôn</w:t>
        </w:r>
        <w:proofErr w:type="spellEnd"/>
        <w:r w:rsidRPr="00C427F7">
          <w:rPr>
            <w:bCs/>
          </w:rPr>
          <w:t xml:space="preserve"> </w:t>
        </w:r>
        <w:proofErr w:type="spellStart"/>
        <w:r w:rsidRPr="00C427F7">
          <w:rPr>
            <w:bCs/>
          </w:rPr>
          <w:t>ngữ</w:t>
        </w:r>
        <w:proofErr w:type="spellEnd"/>
        <w:r w:rsidRPr="00C427F7">
          <w:rPr>
            <w:bCs/>
          </w:rPr>
          <w:t xml:space="preserve"> OPC.</w:t>
        </w:r>
      </w:ins>
    </w:p>
    <w:p w14:paraId="6CB841D1" w14:textId="77777777" w:rsidR="00C427F7" w:rsidRPr="00C427F7" w:rsidRDefault="00C427F7" w:rsidP="00C427F7">
      <w:pPr>
        <w:pStyle w:val="CTDT-Text"/>
        <w:rPr>
          <w:ins w:id="4228" w:author="Vũ Đức Thông (VinSOC-ANBM-ANBMOT)" w:date="2026-04-20T11:41:00Z"/>
          <w:bCs/>
        </w:rPr>
      </w:pPr>
      <w:proofErr w:type="spellStart"/>
      <w:ins w:id="4229" w:author="Vũ Đức Thông (VinSOC-ANBM-ANBMOT)" w:date="2026-04-20T11:41:00Z">
        <w:r w:rsidRPr="00C427F7">
          <w:rPr>
            <w:b/>
            <w:rPrChange w:id="4230" w:author="Vũ Đức Thông (VinSOC-ANBM-ANBMOT)" w:date="2026-04-20T11:42:00Z">
              <w:rPr>
                <w:bCs/>
              </w:rPr>
            </w:rPrChange>
          </w:rPr>
          <w:lastRenderedPageBreak/>
          <w:t>Lợi</w:t>
        </w:r>
        <w:proofErr w:type="spellEnd"/>
        <w:r w:rsidRPr="00C427F7">
          <w:rPr>
            <w:b/>
            <w:rPrChange w:id="4231" w:author="Vũ Đức Thông (VinSOC-ANBM-ANBMOT)" w:date="2026-04-20T11:42:00Z">
              <w:rPr>
                <w:bCs/>
              </w:rPr>
            </w:rPrChange>
          </w:rPr>
          <w:t xml:space="preserve"> </w:t>
        </w:r>
        <w:proofErr w:type="spellStart"/>
        <w:r w:rsidRPr="00C427F7">
          <w:rPr>
            <w:b/>
            <w:rPrChange w:id="4232" w:author="Vũ Đức Thông (VinSOC-ANBM-ANBMOT)" w:date="2026-04-20T11:42:00Z">
              <w:rPr>
                <w:bCs/>
              </w:rPr>
            </w:rPrChange>
          </w:rPr>
          <w:t>ích</w:t>
        </w:r>
        <w:proofErr w:type="spellEnd"/>
        <w:r w:rsidRPr="00C427F7">
          <w:rPr>
            <w:bCs/>
          </w:rPr>
          <w:t>:</w:t>
        </w:r>
      </w:ins>
    </w:p>
    <w:p w14:paraId="73C1E4B6" w14:textId="77777777" w:rsidR="00C427F7" w:rsidRPr="00C427F7" w:rsidRDefault="00C427F7" w:rsidP="00C427F7">
      <w:pPr>
        <w:pStyle w:val="CTDT-Text"/>
        <w:ind w:left="454"/>
        <w:rPr>
          <w:ins w:id="4233" w:author="Vũ Đức Thông (VinSOC-ANBM-ANBMOT)" w:date="2026-04-20T11:41:00Z"/>
          <w:bCs/>
        </w:rPr>
        <w:pPrChange w:id="4234" w:author="Vũ Đức Thông (VinSOC-ANBM-ANBMOT)" w:date="2026-04-20T11:42:00Z">
          <w:pPr>
            <w:pStyle w:val="CTDT-Text"/>
          </w:pPr>
        </w:pPrChange>
      </w:pPr>
      <w:proofErr w:type="spellStart"/>
      <w:ins w:id="4235" w:author="Vũ Đức Thông (VinSOC-ANBM-ANBMOT)" w:date="2026-04-20T11:41:00Z">
        <w:r w:rsidRPr="00C427F7">
          <w:rPr>
            <w:b/>
            <w:rPrChange w:id="4236" w:author="Vũ Đức Thông (VinSOC-ANBM-ANBMOT)" w:date="2026-04-20T11:42:00Z">
              <w:rPr>
                <w:bCs/>
              </w:rPr>
            </w:rPrChange>
          </w:rPr>
          <w:t>Tiết</w:t>
        </w:r>
        <w:proofErr w:type="spellEnd"/>
        <w:r w:rsidRPr="00C427F7">
          <w:rPr>
            <w:b/>
            <w:rPrChange w:id="4237" w:author="Vũ Đức Thông (VinSOC-ANBM-ANBMOT)" w:date="2026-04-20T11:42:00Z">
              <w:rPr>
                <w:bCs/>
              </w:rPr>
            </w:rPrChange>
          </w:rPr>
          <w:t xml:space="preserve"> </w:t>
        </w:r>
        <w:proofErr w:type="spellStart"/>
        <w:r w:rsidRPr="00C427F7">
          <w:rPr>
            <w:b/>
            <w:rPrChange w:id="4238" w:author="Vũ Đức Thông (VinSOC-ANBM-ANBMOT)" w:date="2026-04-20T11:42:00Z">
              <w:rPr>
                <w:bCs/>
              </w:rPr>
            </w:rPrChange>
          </w:rPr>
          <w:t>kiệm</w:t>
        </w:r>
        <w:proofErr w:type="spellEnd"/>
        <w:r w:rsidRPr="00C427F7">
          <w:rPr>
            <w:b/>
            <w:rPrChange w:id="4239" w:author="Vũ Đức Thông (VinSOC-ANBM-ANBMOT)" w:date="2026-04-20T11:42:00Z">
              <w:rPr>
                <w:bCs/>
              </w:rPr>
            </w:rPrChange>
          </w:rPr>
          <w:t xml:space="preserve"> chi </w:t>
        </w:r>
        <w:proofErr w:type="spellStart"/>
        <w:r w:rsidRPr="00C427F7">
          <w:rPr>
            <w:b/>
            <w:rPrChange w:id="4240" w:author="Vũ Đức Thông (VinSOC-ANBM-ANBMOT)" w:date="2026-04-20T11:42:00Z">
              <w:rPr>
                <w:bCs/>
              </w:rPr>
            </w:rPrChange>
          </w:rPr>
          <w:t>phí</w:t>
        </w:r>
        <w:proofErr w:type="spellEnd"/>
        <w:r w:rsidRPr="00C427F7">
          <w:rPr>
            <w:b/>
            <w:rPrChange w:id="4241" w:author="Vũ Đức Thông (VinSOC-ANBM-ANBMOT)" w:date="2026-04-20T11:42:00Z">
              <w:rPr>
                <w:bCs/>
              </w:rPr>
            </w:rPrChange>
          </w:rPr>
          <w:t xml:space="preserve"> </w:t>
        </w:r>
        <w:proofErr w:type="spellStart"/>
        <w:r w:rsidRPr="00C427F7">
          <w:rPr>
            <w:b/>
            <w:rPrChange w:id="4242" w:author="Vũ Đức Thông (VinSOC-ANBM-ANBMOT)" w:date="2026-04-20T11:42:00Z">
              <w:rPr>
                <w:bCs/>
              </w:rPr>
            </w:rPrChange>
          </w:rPr>
          <w:t>và</w:t>
        </w:r>
        <w:proofErr w:type="spellEnd"/>
        <w:r w:rsidRPr="00C427F7">
          <w:rPr>
            <w:b/>
            <w:rPrChange w:id="4243" w:author="Vũ Đức Thông (VinSOC-ANBM-ANBMOT)" w:date="2026-04-20T11:42:00Z">
              <w:rPr>
                <w:bCs/>
              </w:rPr>
            </w:rPrChange>
          </w:rPr>
          <w:t xml:space="preserve"> </w:t>
        </w:r>
        <w:proofErr w:type="spellStart"/>
        <w:r w:rsidRPr="00C427F7">
          <w:rPr>
            <w:b/>
            <w:rPrChange w:id="4244" w:author="Vũ Đức Thông (VinSOC-ANBM-ANBMOT)" w:date="2026-04-20T11:42:00Z">
              <w:rPr>
                <w:bCs/>
              </w:rPr>
            </w:rPrChange>
          </w:rPr>
          <w:t>nguồn</w:t>
        </w:r>
        <w:proofErr w:type="spellEnd"/>
        <w:r w:rsidRPr="00C427F7">
          <w:rPr>
            <w:b/>
            <w:rPrChange w:id="4245" w:author="Vũ Đức Thông (VinSOC-ANBM-ANBMOT)" w:date="2026-04-20T11:42:00Z">
              <w:rPr>
                <w:bCs/>
              </w:rPr>
            </w:rPrChange>
          </w:rPr>
          <w:t xml:space="preserve"> </w:t>
        </w:r>
        <w:proofErr w:type="spellStart"/>
        <w:r w:rsidRPr="00C427F7">
          <w:rPr>
            <w:b/>
            <w:rPrChange w:id="4246" w:author="Vũ Đức Thông (VinSOC-ANBM-ANBMOT)" w:date="2026-04-20T11:42:00Z">
              <w:rPr>
                <w:bCs/>
              </w:rPr>
            </w:rPrChange>
          </w:rPr>
          <w:t>lực</w:t>
        </w:r>
        <w:proofErr w:type="spellEnd"/>
        <w:r w:rsidRPr="00C427F7">
          <w:rPr>
            <w:bCs/>
          </w:rPr>
          <w:t xml:space="preserve">: </w:t>
        </w:r>
        <w:proofErr w:type="spellStart"/>
        <w:r w:rsidRPr="00C427F7">
          <w:rPr>
            <w:bCs/>
          </w:rPr>
          <w:t>Nhà</w:t>
        </w:r>
        <w:proofErr w:type="spellEnd"/>
        <w:r w:rsidRPr="00C427F7">
          <w:rPr>
            <w:bCs/>
          </w:rPr>
          <w:t xml:space="preserve"> </w:t>
        </w:r>
        <w:proofErr w:type="spellStart"/>
        <w:r w:rsidRPr="00C427F7">
          <w:rPr>
            <w:bCs/>
          </w:rPr>
          <w:t>sản</w:t>
        </w:r>
        <w:proofErr w:type="spellEnd"/>
        <w:r w:rsidRPr="00C427F7">
          <w:rPr>
            <w:bCs/>
          </w:rPr>
          <w:t xml:space="preserve"> </w:t>
        </w:r>
        <w:proofErr w:type="spellStart"/>
        <w:r w:rsidRPr="00C427F7">
          <w:rPr>
            <w:bCs/>
          </w:rPr>
          <w:t>xuất</w:t>
        </w:r>
        <w:proofErr w:type="spellEnd"/>
        <w:r w:rsidRPr="00C427F7">
          <w:rPr>
            <w:bCs/>
          </w:rPr>
          <w:t xml:space="preserve"> </w:t>
        </w:r>
        <w:proofErr w:type="spellStart"/>
        <w:r w:rsidRPr="00C427F7">
          <w:rPr>
            <w:bCs/>
          </w:rPr>
          <w:t>thiết</w:t>
        </w:r>
        <w:proofErr w:type="spellEnd"/>
        <w:r w:rsidRPr="00C427F7">
          <w:rPr>
            <w:bCs/>
          </w:rPr>
          <w:t xml:space="preserve"> </w:t>
        </w:r>
        <w:proofErr w:type="spellStart"/>
        <w:r w:rsidRPr="00C427F7">
          <w:rPr>
            <w:bCs/>
          </w:rPr>
          <w:t>bị</w:t>
        </w:r>
        <w:proofErr w:type="spellEnd"/>
        <w:r w:rsidRPr="00C427F7">
          <w:rPr>
            <w:bCs/>
          </w:rPr>
          <w:t xml:space="preserve"> </w:t>
        </w:r>
        <w:proofErr w:type="spellStart"/>
        <w:r w:rsidRPr="00C427F7">
          <w:rPr>
            <w:bCs/>
          </w:rPr>
          <w:t>chỉ</w:t>
        </w:r>
        <w:proofErr w:type="spellEnd"/>
        <w:r w:rsidRPr="00C427F7">
          <w:rPr>
            <w:bCs/>
          </w:rPr>
          <w:t xml:space="preserve"> </w:t>
        </w:r>
        <w:proofErr w:type="spellStart"/>
        <w:r w:rsidRPr="00C427F7">
          <w:rPr>
            <w:bCs/>
          </w:rPr>
          <w:t>cần</w:t>
        </w:r>
        <w:proofErr w:type="spellEnd"/>
        <w:r w:rsidRPr="00C427F7">
          <w:rPr>
            <w:bCs/>
          </w:rPr>
          <w:t xml:space="preserve"> </w:t>
        </w:r>
        <w:proofErr w:type="spellStart"/>
        <w:r w:rsidRPr="00C427F7">
          <w:rPr>
            <w:bCs/>
          </w:rPr>
          <w:t>viết</w:t>
        </w:r>
        <w:proofErr w:type="spellEnd"/>
        <w:r w:rsidRPr="00C427F7">
          <w:rPr>
            <w:bCs/>
          </w:rPr>
          <w:t xml:space="preserve"> </w:t>
        </w:r>
        <w:proofErr w:type="spellStart"/>
        <w:r w:rsidRPr="00C427F7">
          <w:rPr>
            <w:bCs/>
          </w:rPr>
          <w:t>một</w:t>
        </w:r>
        <w:proofErr w:type="spellEnd"/>
        <w:r w:rsidRPr="00C427F7">
          <w:rPr>
            <w:bCs/>
          </w:rPr>
          <w:t xml:space="preserve"> </w:t>
        </w:r>
        <w:proofErr w:type="spellStart"/>
        <w:r w:rsidRPr="00C427F7">
          <w:rPr>
            <w:bCs/>
          </w:rPr>
          <w:t>trình</w:t>
        </w:r>
        <w:proofErr w:type="spellEnd"/>
        <w:r w:rsidRPr="00C427F7">
          <w:rPr>
            <w:bCs/>
          </w:rPr>
          <w:t xml:space="preserve"> </w:t>
        </w:r>
        <w:proofErr w:type="spellStart"/>
        <w:r w:rsidRPr="00C427F7">
          <w:rPr>
            <w:bCs/>
          </w:rPr>
          <w:t>điều</w:t>
        </w:r>
        <w:proofErr w:type="spellEnd"/>
        <w:r w:rsidRPr="00C427F7">
          <w:rPr>
            <w:bCs/>
          </w:rPr>
          <w:t xml:space="preserve"> </w:t>
        </w:r>
        <w:proofErr w:type="spellStart"/>
        <w:r w:rsidRPr="00C427F7">
          <w:rPr>
            <w:bCs/>
          </w:rPr>
          <w:t>khiển</w:t>
        </w:r>
        <w:proofErr w:type="spellEnd"/>
        <w:r w:rsidRPr="00C427F7">
          <w:rPr>
            <w:bCs/>
          </w:rPr>
          <w:t xml:space="preserve"> OPC </w:t>
        </w:r>
        <w:proofErr w:type="spellStart"/>
        <w:r w:rsidRPr="00C427F7">
          <w:rPr>
            <w:bCs/>
          </w:rPr>
          <w:t>duy</w:t>
        </w:r>
        <w:proofErr w:type="spellEnd"/>
        <w:r w:rsidRPr="00C427F7">
          <w:rPr>
            <w:bCs/>
          </w:rPr>
          <w:t xml:space="preserve"> </w:t>
        </w:r>
        <w:proofErr w:type="spellStart"/>
        <w:r w:rsidRPr="00C427F7">
          <w:rPr>
            <w:bCs/>
          </w:rPr>
          <w:t>nhất</w:t>
        </w:r>
        <w:proofErr w:type="spellEnd"/>
        <w:r w:rsidRPr="00C427F7">
          <w:rPr>
            <w:bCs/>
          </w:rPr>
          <w:t xml:space="preserve"> </w:t>
        </w:r>
        <w:proofErr w:type="spellStart"/>
        <w:r w:rsidRPr="00C427F7">
          <w:rPr>
            <w:bCs/>
          </w:rPr>
          <w:t>cho</w:t>
        </w:r>
        <w:proofErr w:type="spellEnd"/>
        <w:r w:rsidRPr="00C427F7">
          <w:rPr>
            <w:bCs/>
          </w:rPr>
          <w:t xml:space="preserve"> </w:t>
        </w:r>
        <w:proofErr w:type="spellStart"/>
        <w:r w:rsidRPr="00C427F7">
          <w:rPr>
            <w:bCs/>
          </w:rPr>
          <w:t>sản</w:t>
        </w:r>
        <w:proofErr w:type="spellEnd"/>
        <w:r w:rsidRPr="00C427F7">
          <w:rPr>
            <w:bCs/>
          </w:rPr>
          <w:t xml:space="preserve"> </w:t>
        </w:r>
        <w:proofErr w:type="spellStart"/>
        <w:r w:rsidRPr="00C427F7">
          <w:rPr>
            <w:bCs/>
          </w:rPr>
          <w:t>phẩm</w:t>
        </w:r>
        <w:proofErr w:type="spellEnd"/>
        <w:r w:rsidRPr="00C427F7">
          <w:rPr>
            <w:bCs/>
          </w:rPr>
          <w:t xml:space="preserve"> </w:t>
        </w:r>
        <w:proofErr w:type="spellStart"/>
        <w:r w:rsidRPr="00C427F7">
          <w:rPr>
            <w:bCs/>
          </w:rPr>
          <w:t>của</w:t>
        </w:r>
        <w:proofErr w:type="spellEnd"/>
        <w:r w:rsidRPr="00C427F7">
          <w:rPr>
            <w:bCs/>
          </w:rPr>
          <w:t xml:space="preserve"> </w:t>
        </w:r>
        <w:proofErr w:type="spellStart"/>
        <w:r w:rsidRPr="00C427F7">
          <w:rPr>
            <w:bCs/>
          </w:rPr>
          <w:t>họ</w:t>
        </w:r>
        <w:proofErr w:type="spellEnd"/>
        <w:r w:rsidRPr="00C427F7">
          <w:rPr>
            <w:bCs/>
          </w:rPr>
          <w:t>.</w:t>
        </w:r>
      </w:ins>
    </w:p>
    <w:p w14:paraId="00DD0283" w14:textId="707008A2" w:rsidR="00C427F7" w:rsidRPr="00C427F7" w:rsidRDefault="00C427F7" w:rsidP="00C427F7">
      <w:pPr>
        <w:pStyle w:val="CTDT-Text"/>
        <w:rPr>
          <w:ins w:id="4247" w:author="Vũ Đức Thông (VinSOC-ANBM-ANBMOT)" w:date="2026-04-20T11:39:00Z"/>
          <w:bCs/>
          <w:rPrChange w:id="4248" w:author="Vũ Đức Thông (VinSOC-ANBM-ANBMOT)" w:date="2026-04-20T11:41:00Z">
            <w:rPr>
              <w:ins w:id="4249" w:author="Vũ Đức Thông (VinSOC-ANBM-ANBMOT)" w:date="2026-04-20T11:39:00Z"/>
            </w:rPr>
          </w:rPrChange>
        </w:rPr>
      </w:pPr>
      <w:proofErr w:type="spellStart"/>
      <w:ins w:id="4250" w:author="Vũ Đức Thông (VinSOC-ANBM-ANBMOT)" w:date="2026-04-20T11:41:00Z">
        <w:r w:rsidRPr="00C427F7">
          <w:rPr>
            <w:b/>
            <w:rPrChange w:id="4251" w:author="Vũ Đức Thông (VinSOC-ANBM-ANBMOT)" w:date="2026-04-20T11:42:00Z">
              <w:rPr>
                <w:bCs/>
              </w:rPr>
            </w:rPrChange>
          </w:rPr>
          <w:t>Tính</w:t>
        </w:r>
        <w:proofErr w:type="spellEnd"/>
        <w:r w:rsidRPr="00C427F7">
          <w:rPr>
            <w:b/>
            <w:rPrChange w:id="4252" w:author="Vũ Đức Thông (VinSOC-ANBM-ANBMOT)" w:date="2026-04-20T11:42:00Z">
              <w:rPr>
                <w:bCs/>
              </w:rPr>
            </w:rPrChange>
          </w:rPr>
          <w:t xml:space="preserve"> </w:t>
        </w:r>
        <w:proofErr w:type="spellStart"/>
        <w:r w:rsidRPr="00C427F7">
          <w:rPr>
            <w:b/>
            <w:rPrChange w:id="4253" w:author="Vũ Đức Thông (VinSOC-ANBM-ANBMOT)" w:date="2026-04-20T11:42:00Z">
              <w:rPr>
                <w:bCs/>
              </w:rPr>
            </w:rPrChange>
          </w:rPr>
          <w:t>mở</w:t>
        </w:r>
        <w:proofErr w:type="spellEnd"/>
        <w:r w:rsidRPr="00C427F7">
          <w:rPr>
            <w:bCs/>
          </w:rPr>
          <w:t xml:space="preserve">: </w:t>
        </w:r>
        <w:proofErr w:type="spellStart"/>
        <w:r w:rsidRPr="00C427F7">
          <w:rPr>
            <w:bCs/>
          </w:rPr>
          <w:t>Giúp</w:t>
        </w:r>
        <w:proofErr w:type="spellEnd"/>
        <w:r w:rsidRPr="00C427F7">
          <w:rPr>
            <w:bCs/>
          </w:rPr>
          <w:t xml:space="preserve"> </w:t>
        </w:r>
        <w:proofErr w:type="spellStart"/>
        <w:r w:rsidRPr="00C427F7">
          <w:rPr>
            <w:bCs/>
          </w:rPr>
          <w:t>các</w:t>
        </w:r>
        <w:proofErr w:type="spellEnd"/>
        <w:r w:rsidRPr="00C427F7">
          <w:rPr>
            <w:bCs/>
          </w:rPr>
          <w:t xml:space="preserve"> </w:t>
        </w:r>
        <w:proofErr w:type="spellStart"/>
        <w:r w:rsidRPr="00C427F7">
          <w:rPr>
            <w:b/>
            <w:rPrChange w:id="4254" w:author="Vũ Đức Thông (VinSOC-ANBM-ANBMOT)" w:date="2026-04-20T11:42:00Z">
              <w:rPr>
                <w:bCs/>
              </w:rPr>
            </w:rPrChange>
          </w:rPr>
          <w:t>hệ</w:t>
        </w:r>
        <w:proofErr w:type="spellEnd"/>
        <w:r w:rsidRPr="00C427F7">
          <w:rPr>
            <w:b/>
            <w:rPrChange w:id="4255" w:author="Vũ Đức Thông (VinSOC-ANBM-ANBMOT)" w:date="2026-04-20T11:42:00Z">
              <w:rPr>
                <w:bCs/>
              </w:rPr>
            </w:rPrChange>
          </w:rPr>
          <w:t xml:space="preserve"> </w:t>
        </w:r>
        <w:proofErr w:type="spellStart"/>
        <w:r w:rsidRPr="00C427F7">
          <w:rPr>
            <w:b/>
            <w:rPrChange w:id="4256" w:author="Vũ Đức Thông (VinSOC-ANBM-ANBMOT)" w:date="2026-04-20T11:42:00Z">
              <w:rPr>
                <w:bCs/>
              </w:rPr>
            </w:rPrChange>
          </w:rPr>
          <w:t>thống</w:t>
        </w:r>
        <w:proofErr w:type="spellEnd"/>
        <w:r w:rsidRPr="00C427F7">
          <w:rPr>
            <w:bCs/>
          </w:rPr>
          <w:t xml:space="preserve"> </w:t>
        </w:r>
        <w:proofErr w:type="spellStart"/>
        <w:r w:rsidRPr="00C427F7">
          <w:rPr>
            <w:bCs/>
          </w:rPr>
          <w:t>của</w:t>
        </w:r>
        <w:proofErr w:type="spellEnd"/>
        <w:r w:rsidRPr="00C427F7">
          <w:rPr>
            <w:bCs/>
          </w:rPr>
          <w:t xml:space="preserve"> </w:t>
        </w:r>
        <w:proofErr w:type="spellStart"/>
        <w:r w:rsidRPr="00C427F7">
          <w:rPr>
            <w:b/>
            <w:rPrChange w:id="4257" w:author="Vũ Đức Thông (VinSOC-ANBM-ANBMOT)" w:date="2026-04-20T11:42:00Z">
              <w:rPr>
                <w:bCs/>
              </w:rPr>
            </w:rPrChange>
          </w:rPr>
          <w:t>nhiều</w:t>
        </w:r>
        <w:proofErr w:type="spellEnd"/>
        <w:r w:rsidRPr="00C427F7">
          <w:rPr>
            <w:b/>
            <w:rPrChange w:id="4258" w:author="Vũ Đức Thông (VinSOC-ANBM-ANBMOT)" w:date="2026-04-20T11:42:00Z">
              <w:rPr>
                <w:bCs/>
              </w:rPr>
            </w:rPrChange>
          </w:rPr>
          <w:t xml:space="preserve"> </w:t>
        </w:r>
        <w:proofErr w:type="spellStart"/>
        <w:r w:rsidRPr="00C427F7">
          <w:rPr>
            <w:b/>
            <w:rPrChange w:id="4259" w:author="Vũ Đức Thông (VinSOC-ANBM-ANBMOT)" w:date="2026-04-20T11:42:00Z">
              <w:rPr>
                <w:bCs/>
              </w:rPr>
            </w:rPrChange>
          </w:rPr>
          <w:t>hãng</w:t>
        </w:r>
        <w:proofErr w:type="spellEnd"/>
        <w:r w:rsidRPr="00C427F7">
          <w:rPr>
            <w:bCs/>
          </w:rPr>
          <w:t xml:space="preserve"> </w:t>
        </w:r>
        <w:proofErr w:type="spellStart"/>
        <w:r w:rsidRPr="00C427F7">
          <w:rPr>
            <w:bCs/>
          </w:rPr>
          <w:t>khác</w:t>
        </w:r>
        <w:proofErr w:type="spellEnd"/>
        <w:r w:rsidRPr="00C427F7">
          <w:rPr>
            <w:bCs/>
          </w:rPr>
          <w:t xml:space="preserve"> </w:t>
        </w:r>
        <w:proofErr w:type="spellStart"/>
        <w:r w:rsidRPr="00C427F7">
          <w:rPr>
            <w:bCs/>
          </w:rPr>
          <w:t>nhau</w:t>
        </w:r>
        <w:proofErr w:type="spellEnd"/>
        <w:r w:rsidRPr="00C427F7">
          <w:rPr>
            <w:bCs/>
          </w:rPr>
          <w:t xml:space="preserve"> </w:t>
        </w:r>
        <w:proofErr w:type="spellStart"/>
        <w:r w:rsidRPr="00C427F7">
          <w:rPr>
            <w:bCs/>
          </w:rPr>
          <w:t>có</w:t>
        </w:r>
        <w:proofErr w:type="spellEnd"/>
        <w:r w:rsidRPr="00C427F7">
          <w:rPr>
            <w:bCs/>
          </w:rPr>
          <w:t xml:space="preserve"> </w:t>
        </w:r>
        <w:proofErr w:type="spellStart"/>
        <w:r w:rsidRPr="00C427F7">
          <w:rPr>
            <w:bCs/>
          </w:rPr>
          <w:t>thể</w:t>
        </w:r>
        <w:proofErr w:type="spellEnd"/>
        <w:r w:rsidRPr="00C427F7">
          <w:rPr>
            <w:bCs/>
          </w:rPr>
          <w:t xml:space="preserve"> </w:t>
        </w:r>
        <w:proofErr w:type="spellStart"/>
        <w:r w:rsidRPr="00C427F7">
          <w:rPr>
            <w:b/>
            <w:rPrChange w:id="4260" w:author="Vũ Đức Thông (VinSOC-ANBM-ANBMOT)" w:date="2026-04-20T11:42:00Z">
              <w:rPr>
                <w:bCs/>
              </w:rPr>
            </w:rPrChange>
          </w:rPr>
          <w:t>dễ</w:t>
        </w:r>
        <w:proofErr w:type="spellEnd"/>
        <w:r w:rsidRPr="00C427F7">
          <w:rPr>
            <w:b/>
            <w:rPrChange w:id="4261" w:author="Vũ Đức Thông (VinSOC-ANBM-ANBMOT)" w:date="2026-04-20T11:42:00Z">
              <w:rPr>
                <w:bCs/>
              </w:rPr>
            </w:rPrChange>
          </w:rPr>
          <w:t xml:space="preserve"> </w:t>
        </w:r>
        <w:proofErr w:type="spellStart"/>
        <w:r w:rsidRPr="00C427F7">
          <w:rPr>
            <w:b/>
            <w:rPrChange w:id="4262" w:author="Vũ Đức Thông (VinSOC-ANBM-ANBMOT)" w:date="2026-04-20T11:42:00Z">
              <w:rPr>
                <w:bCs/>
              </w:rPr>
            </w:rPrChange>
          </w:rPr>
          <w:t>dàng</w:t>
        </w:r>
        <w:proofErr w:type="spellEnd"/>
        <w:r w:rsidRPr="00C427F7">
          <w:rPr>
            <w:b/>
            <w:rPrChange w:id="4263" w:author="Vũ Đức Thông (VinSOC-ANBM-ANBMOT)" w:date="2026-04-20T11:42:00Z">
              <w:rPr>
                <w:bCs/>
              </w:rPr>
            </w:rPrChange>
          </w:rPr>
          <w:t xml:space="preserve"> </w:t>
        </w:r>
        <w:proofErr w:type="spellStart"/>
        <w:r w:rsidRPr="00C427F7">
          <w:rPr>
            <w:b/>
            <w:rPrChange w:id="4264" w:author="Vũ Đức Thông (VinSOC-ANBM-ANBMOT)" w:date="2026-04-20T11:42:00Z">
              <w:rPr>
                <w:bCs/>
              </w:rPr>
            </w:rPrChange>
          </w:rPr>
          <w:t>kết</w:t>
        </w:r>
        <w:proofErr w:type="spellEnd"/>
        <w:r w:rsidRPr="00C427F7">
          <w:rPr>
            <w:b/>
            <w:rPrChange w:id="4265" w:author="Vũ Đức Thông (VinSOC-ANBM-ANBMOT)" w:date="2026-04-20T11:42:00Z">
              <w:rPr>
                <w:bCs/>
              </w:rPr>
            </w:rPrChange>
          </w:rPr>
          <w:t xml:space="preserve"> </w:t>
        </w:r>
        <w:proofErr w:type="spellStart"/>
        <w:r w:rsidRPr="00C427F7">
          <w:rPr>
            <w:b/>
            <w:rPrChange w:id="4266" w:author="Vũ Đức Thông (VinSOC-ANBM-ANBMOT)" w:date="2026-04-20T11:42:00Z">
              <w:rPr>
                <w:bCs/>
              </w:rPr>
            </w:rPrChange>
          </w:rPr>
          <w:t>nối</w:t>
        </w:r>
        <w:proofErr w:type="spellEnd"/>
        <w:r w:rsidRPr="00C427F7">
          <w:rPr>
            <w:bCs/>
          </w:rPr>
          <w:t xml:space="preserve"> </w:t>
        </w:r>
        <w:proofErr w:type="spellStart"/>
        <w:r w:rsidRPr="00C427F7">
          <w:rPr>
            <w:bCs/>
          </w:rPr>
          <w:t>và</w:t>
        </w:r>
        <w:proofErr w:type="spellEnd"/>
        <w:r w:rsidRPr="00C427F7">
          <w:rPr>
            <w:bCs/>
          </w:rPr>
          <w:t xml:space="preserve"> </w:t>
        </w:r>
        <w:proofErr w:type="spellStart"/>
        <w:r w:rsidRPr="00C427F7">
          <w:rPr>
            <w:bCs/>
          </w:rPr>
          <w:t>làm</w:t>
        </w:r>
        <w:proofErr w:type="spellEnd"/>
        <w:r w:rsidRPr="00C427F7">
          <w:rPr>
            <w:bCs/>
          </w:rPr>
          <w:t xml:space="preserve"> </w:t>
        </w:r>
        <w:proofErr w:type="spellStart"/>
        <w:r w:rsidRPr="00C427F7">
          <w:rPr>
            <w:bCs/>
          </w:rPr>
          <w:t>việc</w:t>
        </w:r>
        <w:proofErr w:type="spellEnd"/>
        <w:r w:rsidRPr="00C427F7">
          <w:rPr>
            <w:bCs/>
          </w:rPr>
          <w:t xml:space="preserve"> </w:t>
        </w:r>
        <w:proofErr w:type="spellStart"/>
        <w:r w:rsidRPr="00C427F7">
          <w:rPr>
            <w:bCs/>
          </w:rPr>
          <w:t>cùng</w:t>
        </w:r>
        <w:proofErr w:type="spellEnd"/>
        <w:r w:rsidRPr="00C427F7">
          <w:rPr>
            <w:bCs/>
          </w:rPr>
          <w:t xml:space="preserve"> </w:t>
        </w:r>
        <w:proofErr w:type="spellStart"/>
        <w:r w:rsidRPr="00C427F7">
          <w:rPr>
            <w:bCs/>
          </w:rPr>
          <w:t>nhau</w:t>
        </w:r>
        <w:proofErr w:type="spellEnd"/>
        <w:r w:rsidRPr="00C427F7">
          <w:rPr>
            <w:bCs/>
          </w:rPr>
          <w:t xml:space="preserve"> </w:t>
        </w:r>
        <w:proofErr w:type="spellStart"/>
        <w:r w:rsidRPr="00C427F7">
          <w:rPr>
            <w:bCs/>
          </w:rPr>
          <w:t>trong</w:t>
        </w:r>
        <w:proofErr w:type="spellEnd"/>
        <w:r w:rsidRPr="00C427F7">
          <w:rPr>
            <w:bCs/>
          </w:rPr>
          <w:t xml:space="preserve"> </w:t>
        </w:r>
        <w:proofErr w:type="spellStart"/>
        <w:r w:rsidRPr="00C427F7">
          <w:rPr>
            <w:bCs/>
          </w:rPr>
          <w:t>một</w:t>
        </w:r>
        <w:proofErr w:type="spellEnd"/>
        <w:r w:rsidRPr="00C427F7">
          <w:rPr>
            <w:bCs/>
          </w:rPr>
          <w:t xml:space="preserve"> </w:t>
        </w:r>
        <w:proofErr w:type="spellStart"/>
        <w:r w:rsidRPr="00C427F7">
          <w:rPr>
            <w:bCs/>
          </w:rPr>
          <w:t>nhà</w:t>
        </w:r>
        <w:proofErr w:type="spellEnd"/>
        <w:r w:rsidRPr="00C427F7">
          <w:rPr>
            <w:bCs/>
          </w:rPr>
          <w:t xml:space="preserve"> </w:t>
        </w:r>
        <w:proofErr w:type="spellStart"/>
        <w:r w:rsidRPr="00C427F7">
          <w:rPr>
            <w:bCs/>
          </w:rPr>
          <w:t>máy</w:t>
        </w:r>
        <w:proofErr w:type="spellEnd"/>
        <w:r w:rsidRPr="00C427F7">
          <w:rPr>
            <w:bCs/>
          </w:rPr>
          <w:t>.</w:t>
        </w:r>
      </w:ins>
    </w:p>
    <w:p w14:paraId="18785056" w14:textId="5AAEA13F" w:rsidR="00C427F7" w:rsidRDefault="00C427F7" w:rsidP="00C427F7">
      <w:pPr>
        <w:pStyle w:val="CTDT-Text"/>
        <w:rPr>
          <w:ins w:id="4267" w:author="Vũ Đức Thông (VinSOC-ANBM-ANBMOT)" w:date="2026-04-20T11:39:00Z"/>
        </w:rPr>
      </w:pPr>
    </w:p>
    <w:p w14:paraId="786CDBF4" w14:textId="07F1EA93" w:rsidR="00C427F7" w:rsidRDefault="00C427F7" w:rsidP="00C427F7">
      <w:pPr>
        <w:pStyle w:val="CTDT-Text"/>
        <w:rPr>
          <w:ins w:id="4268" w:author="Vũ Đức Thông (VinSOC-ANBM-ANBMOT)" w:date="2026-04-20T11:39:00Z"/>
        </w:rPr>
      </w:pPr>
      <w:ins w:id="4269" w:author="Vũ Đức Thông (VinSOC-ANBM-ANBMOT)" w:date="2026-04-20T11:39:00Z">
        <w:r w:rsidRPr="00C427F7">
          <w:drawing>
            <wp:inline distT="0" distB="0" distL="0" distR="0" wp14:anchorId="7BC65DFC" wp14:editId="04107F57">
              <wp:extent cx="5106113" cy="120031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06113" cy="1200318"/>
                      </a:xfrm>
                      <a:prstGeom prst="rect">
                        <a:avLst/>
                      </a:prstGeom>
                    </pic:spPr>
                  </pic:pic>
                </a:graphicData>
              </a:graphic>
            </wp:inline>
          </w:drawing>
        </w:r>
      </w:ins>
    </w:p>
    <w:p w14:paraId="66C0C531" w14:textId="140A6B6D" w:rsidR="00C427F7" w:rsidRDefault="00C427F7" w:rsidP="00C427F7">
      <w:pPr>
        <w:pStyle w:val="CTDT-Text"/>
        <w:rPr>
          <w:ins w:id="4270" w:author="Vũ Đức Thông (VinSOC-ANBM-ANBMOT)" w:date="2026-04-20T11:39:00Z"/>
        </w:rPr>
      </w:pPr>
    </w:p>
    <w:p w14:paraId="6EC7EFCA" w14:textId="49AF1E94" w:rsidR="00C427F7" w:rsidRDefault="00C427F7" w:rsidP="00C427F7">
      <w:pPr>
        <w:pStyle w:val="CTDT-Hinh"/>
        <w:rPr>
          <w:ins w:id="4271" w:author="Vũ Đức Thông (VinSOC-ANBM-ANBMOT)" w:date="2026-04-20T11:42:00Z"/>
        </w:rPr>
      </w:pPr>
      <w:bookmarkStart w:id="4272" w:name="_Toc227579080"/>
      <w:ins w:id="4273" w:author="Vũ Đức Thông (VinSOC-ANBM-ANBMOT)" w:date="2026-04-20T11:39:00Z">
        <w:r>
          <w:t xml:space="preserve">OPC </w:t>
        </w:r>
      </w:ins>
      <w:ins w:id="4274" w:author="Vũ Đức Thông (VinSOC-ANBM-ANBMOT)" w:date="2026-04-20T11:40:00Z">
        <w:r>
          <w:t>popular</w:t>
        </w:r>
      </w:ins>
      <w:bookmarkEnd w:id="4272"/>
    </w:p>
    <w:p w14:paraId="5E34EF7A" w14:textId="2FD401C0" w:rsidR="00C427F7" w:rsidRDefault="00C427F7" w:rsidP="00C427F7">
      <w:pPr>
        <w:pStyle w:val="CTDT-Text"/>
        <w:rPr>
          <w:ins w:id="4275" w:author="Vũ Đức Thông (VinSOC-ANBM-ANBMOT)" w:date="2026-04-20T11:42:00Z"/>
        </w:rPr>
      </w:pPr>
    </w:p>
    <w:p w14:paraId="7353E1D6" w14:textId="77777777" w:rsidR="00C427F7" w:rsidRPr="00C427F7" w:rsidRDefault="00C427F7" w:rsidP="00C427F7">
      <w:pPr>
        <w:pStyle w:val="CTDT-Text"/>
        <w:rPr>
          <w:ins w:id="4276" w:author="Vũ Đức Thông (VinSOC-ANBM-ANBMOT)" w:date="2026-04-20T11:39:00Z"/>
          <w:rPrChange w:id="4277" w:author="Vũ Đức Thông (VinSOC-ANBM-ANBMOT)" w:date="2026-04-20T11:42:00Z">
            <w:rPr>
              <w:ins w:id="4278" w:author="Vũ Đức Thông (VinSOC-ANBM-ANBMOT)" w:date="2026-04-20T11:39:00Z"/>
            </w:rPr>
          </w:rPrChange>
        </w:rPr>
        <w:pPrChange w:id="4279" w:author="Vũ Đức Thông (VinSOC-ANBM-ANBMOT)" w:date="2026-04-20T11:42:00Z">
          <w:pPr>
            <w:pStyle w:val="CTDT-Text"/>
          </w:pPr>
        </w:pPrChange>
      </w:pPr>
    </w:p>
    <w:p w14:paraId="33819B0D" w14:textId="740BCCB2" w:rsidR="00505916" w:rsidRDefault="00505916" w:rsidP="000B4E28">
      <w:pPr>
        <w:pStyle w:val="CTDT-Text"/>
        <w:rPr>
          <w:ins w:id="4280" w:author="Vũ Đức Thông (VinSOC-ANBM-ANBMOT)" w:date="2026-04-20T11:43:00Z"/>
        </w:rPr>
      </w:pPr>
    </w:p>
    <w:p w14:paraId="03B8AF8B" w14:textId="4A74BA2B" w:rsidR="00C427F7" w:rsidRDefault="00C427F7" w:rsidP="00C427F7">
      <w:pPr>
        <w:pStyle w:val="CTDT-H4"/>
        <w:rPr>
          <w:ins w:id="4281" w:author="Vũ Đức Thông (VinSOC-ANBM-ANBMOT)" w:date="2026-04-20T11:43:00Z"/>
        </w:rPr>
      </w:pPr>
      <w:ins w:id="4282" w:author="Vũ Đức Thông (VinSOC-ANBM-ANBMOT)" w:date="2026-04-20T11:43:00Z">
        <w:r>
          <w:t>OPC relationships</w:t>
        </w:r>
      </w:ins>
    </w:p>
    <w:p w14:paraId="2C1F8628" w14:textId="4531735A" w:rsidR="00C427F7" w:rsidRDefault="00C427F7" w:rsidP="00C427F7">
      <w:pPr>
        <w:pStyle w:val="CTDT-Text"/>
        <w:rPr>
          <w:ins w:id="4283" w:author="Vũ Đức Thông (VinSOC-ANBM-ANBMOT)" w:date="2026-04-20T11:44:00Z"/>
        </w:rPr>
      </w:pPr>
      <w:proofErr w:type="spellStart"/>
      <w:ins w:id="4284" w:author="Vũ Đức Thông (VinSOC-ANBM-ANBMOT)" w:date="2026-04-20T11:44:00Z">
        <w:r w:rsidRPr="00C427F7">
          <w:rPr>
            <w:b/>
            <w:bCs/>
            <w:rPrChange w:id="4285" w:author="Vũ Đức Thông (VinSOC-ANBM-ANBMOT)" w:date="2026-04-20T11:44:00Z">
              <w:rPr/>
            </w:rPrChange>
          </w:rPr>
          <w:t>Cơ</w:t>
        </w:r>
        <w:proofErr w:type="spellEnd"/>
        <w:r w:rsidRPr="00C427F7">
          <w:rPr>
            <w:b/>
            <w:bCs/>
            <w:rPrChange w:id="4286" w:author="Vũ Đức Thông (VinSOC-ANBM-ANBMOT)" w:date="2026-04-20T11:44:00Z">
              <w:rPr/>
            </w:rPrChange>
          </w:rPr>
          <w:t xml:space="preserve"> </w:t>
        </w:r>
        <w:proofErr w:type="spellStart"/>
        <w:r w:rsidRPr="00C427F7">
          <w:rPr>
            <w:b/>
            <w:bCs/>
            <w:rPrChange w:id="4287" w:author="Vũ Đức Thông (VinSOC-ANBM-ANBMOT)" w:date="2026-04-20T11:44:00Z">
              <w:rPr/>
            </w:rPrChange>
          </w:rPr>
          <w:t>chế</w:t>
        </w:r>
        <w:proofErr w:type="spellEnd"/>
        <w:r w:rsidRPr="00C427F7">
          <w:rPr>
            <w:b/>
            <w:bCs/>
            <w:rPrChange w:id="4288" w:author="Vũ Đức Thông (VinSOC-ANBM-ANBMOT)" w:date="2026-04-20T11:44:00Z">
              <w:rPr/>
            </w:rPrChange>
          </w:rPr>
          <w:t xml:space="preserve"> </w:t>
        </w:r>
        <w:proofErr w:type="spellStart"/>
        <w:r w:rsidRPr="00C427F7">
          <w:rPr>
            <w:b/>
            <w:bCs/>
            <w:rPrChange w:id="4289" w:author="Vũ Đức Thông (VinSOC-ANBM-ANBMOT)" w:date="2026-04-20T11:44:00Z">
              <w:rPr/>
            </w:rPrChange>
          </w:rPr>
          <w:t>hoạt</w:t>
        </w:r>
        <w:proofErr w:type="spellEnd"/>
        <w:r w:rsidRPr="00C427F7">
          <w:rPr>
            <w:b/>
            <w:bCs/>
            <w:rPrChange w:id="4290" w:author="Vũ Đức Thông (VinSOC-ANBM-ANBMOT)" w:date="2026-04-20T11:44:00Z">
              <w:rPr/>
            </w:rPrChange>
          </w:rPr>
          <w:t xml:space="preserve"> </w:t>
        </w:r>
        <w:proofErr w:type="spellStart"/>
        <w:r w:rsidRPr="00C427F7">
          <w:rPr>
            <w:b/>
            <w:bCs/>
            <w:rPrChange w:id="4291" w:author="Vũ Đức Thông (VinSOC-ANBM-ANBMOT)" w:date="2026-04-20T11:44:00Z">
              <w:rPr/>
            </w:rPrChange>
          </w:rPr>
          <w:t>động</w:t>
        </w:r>
        <w:proofErr w:type="spellEnd"/>
        <w:r>
          <w:t xml:space="preserve">: </w:t>
        </w:r>
        <w:proofErr w:type="spellStart"/>
        <w:r w:rsidRPr="00C427F7">
          <w:rPr>
            <w:b/>
            <w:bCs/>
            <w:rPrChange w:id="4292" w:author="Vũ Đức Thông (VinSOC-ANBM-ANBMOT)" w:date="2026-04-20T11:44:00Z">
              <w:rPr/>
            </w:rPrChange>
          </w:rPr>
          <w:t>Máy</w:t>
        </w:r>
        <w:proofErr w:type="spellEnd"/>
        <w:r w:rsidRPr="00C427F7">
          <w:rPr>
            <w:b/>
            <w:bCs/>
            <w:rPrChange w:id="4293" w:author="Vũ Đức Thông (VinSOC-ANBM-ANBMOT)" w:date="2026-04-20T11:44:00Z">
              <w:rPr/>
            </w:rPrChange>
          </w:rPr>
          <w:t xml:space="preserve"> </w:t>
        </w:r>
        <w:proofErr w:type="spellStart"/>
        <w:r w:rsidRPr="00C427F7">
          <w:rPr>
            <w:b/>
            <w:bCs/>
            <w:rPrChange w:id="4294" w:author="Vũ Đức Thông (VinSOC-ANBM-ANBMOT)" w:date="2026-04-20T11:44:00Z">
              <w:rPr/>
            </w:rPrChange>
          </w:rPr>
          <w:t>chủ</w:t>
        </w:r>
        <w:proofErr w:type="spellEnd"/>
        <w:r w:rsidRPr="00C427F7">
          <w:rPr>
            <w:b/>
            <w:bCs/>
            <w:rPrChange w:id="4295" w:author="Vũ Đức Thông (VinSOC-ANBM-ANBMOT)" w:date="2026-04-20T11:44:00Z">
              <w:rPr/>
            </w:rPrChange>
          </w:rPr>
          <w:t xml:space="preserve"> OPC</w:t>
        </w:r>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w:t>
        </w:r>
        <w:proofErr w:type="spellStart"/>
        <w:r>
          <w:t>một</w:t>
        </w:r>
        <w:proofErr w:type="spellEnd"/>
        <w:r>
          <w:t xml:space="preserve"> </w:t>
        </w:r>
        <w:proofErr w:type="spellStart"/>
        <w:r w:rsidRPr="00C427F7">
          <w:rPr>
            <w:b/>
            <w:bCs/>
            <w:rPrChange w:id="4296" w:author="Vũ Đức Thông (VinSOC-ANBM-ANBMOT)" w:date="2026-04-20T11:44:00Z">
              <w:rPr/>
            </w:rPrChange>
          </w:rPr>
          <w:t>người</w:t>
        </w:r>
        <w:proofErr w:type="spellEnd"/>
        <w:r w:rsidRPr="00C427F7">
          <w:rPr>
            <w:b/>
            <w:bCs/>
            <w:rPrChange w:id="4297" w:author="Vũ Đức Thông (VinSOC-ANBM-ANBMOT)" w:date="2026-04-20T11:44:00Z">
              <w:rPr/>
            </w:rPrChange>
          </w:rPr>
          <w:t xml:space="preserve"> </w:t>
        </w:r>
        <w:proofErr w:type="spellStart"/>
        <w:r w:rsidRPr="00C427F7">
          <w:rPr>
            <w:b/>
            <w:bCs/>
            <w:rPrChange w:id="4298" w:author="Vũ Đức Thông (VinSOC-ANBM-ANBMOT)" w:date="2026-04-20T11:44:00Z">
              <w:rPr/>
            </w:rPrChange>
          </w:rPr>
          <w:t>phiên</w:t>
        </w:r>
        <w:proofErr w:type="spellEnd"/>
        <w:r w:rsidRPr="00C427F7">
          <w:rPr>
            <w:b/>
            <w:bCs/>
            <w:rPrChange w:id="4299" w:author="Vũ Đức Thông (VinSOC-ANBM-ANBMOT)" w:date="2026-04-20T11:44:00Z">
              <w:rPr/>
            </w:rPrChange>
          </w:rPr>
          <w:t xml:space="preserve"> </w:t>
        </w:r>
        <w:proofErr w:type="spellStart"/>
        <w:r w:rsidRPr="00C427F7">
          <w:rPr>
            <w:b/>
            <w:bCs/>
            <w:rPrChange w:id="4300" w:author="Vũ Đức Thông (VinSOC-ANBM-ANBMOT)" w:date="2026-04-20T11:44:00Z">
              <w:rPr/>
            </w:rPrChange>
          </w:rPr>
          <w:t>dịch</w:t>
        </w:r>
        <w:proofErr w:type="spellEnd"/>
        <w:r>
          <w:t xml:space="preserve"> </w:t>
        </w:r>
        <w:proofErr w:type="spellStart"/>
        <w:r>
          <w:t>đa</w:t>
        </w:r>
        <w:proofErr w:type="spellEnd"/>
        <w:r>
          <w:t xml:space="preserve"> </w:t>
        </w:r>
        <w:proofErr w:type="spellStart"/>
        <w:r>
          <w:t>năng</w:t>
        </w:r>
        <w:proofErr w:type="spellEnd"/>
        <w:r>
          <w:t xml:space="preserve">. </w:t>
        </w:r>
        <w:proofErr w:type="spellStart"/>
        <w:r>
          <w:t>Nó</w:t>
        </w:r>
        <w:proofErr w:type="spellEnd"/>
        <w:r>
          <w:t xml:space="preserve"> </w:t>
        </w:r>
        <w:proofErr w:type="spellStart"/>
        <w:r w:rsidRPr="00C427F7">
          <w:rPr>
            <w:b/>
            <w:bCs/>
            <w:rPrChange w:id="4301" w:author="Vũ Đức Thông (VinSOC-ANBM-ANBMOT)" w:date="2026-04-20T11:45:00Z">
              <w:rPr/>
            </w:rPrChange>
          </w:rPr>
          <w:t>nói</w:t>
        </w:r>
        <w:proofErr w:type="spellEnd"/>
        <w:r w:rsidRPr="00C427F7">
          <w:rPr>
            <w:b/>
            <w:bCs/>
            <w:rPrChange w:id="4302" w:author="Vũ Đức Thông (VinSOC-ANBM-ANBMOT)" w:date="2026-04-20T11:45:00Z">
              <w:rPr/>
            </w:rPrChange>
          </w:rPr>
          <w:t xml:space="preserve"> </w:t>
        </w:r>
        <w:proofErr w:type="spellStart"/>
        <w:r w:rsidRPr="00C427F7">
          <w:rPr>
            <w:b/>
            <w:bCs/>
            <w:rPrChange w:id="4303" w:author="Vũ Đức Thông (VinSOC-ANBM-ANBMOT)" w:date="2026-04-20T11:45:00Z">
              <w:rPr/>
            </w:rPrChange>
          </w:rPr>
          <w:t>chuyện</w:t>
        </w:r>
        <w:proofErr w:type="spellEnd"/>
        <w:r>
          <w:t xml:space="preserve"> </w:t>
        </w:r>
        <w:proofErr w:type="spellStart"/>
        <w:r>
          <w:t>với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rsidRPr="00C427F7">
          <w:rPr>
            <w:b/>
            <w:bCs/>
            <w:rPrChange w:id="4304" w:author="Vũ Đức Thông (VinSOC-ANBM-ANBMOT)" w:date="2026-04-20T11:45:00Z">
              <w:rPr/>
            </w:rPrChange>
          </w:rPr>
          <w:t>phần</w:t>
        </w:r>
        <w:proofErr w:type="spellEnd"/>
        <w:r w:rsidRPr="00C427F7">
          <w:rPr>
            <w:b/>
            <w:bCs/>
            <w:rPrChange w:id="4305" w:author="Vũ Đức Thông (VinSOC-ANBM-ANBMOT)" w:date="2026-04-20T11:45:00Z">
              <w:rPr/>
            </w:rPrChange>
          </w:rPr>
          <w:t xml:space="preserve"> </w:t>
        </w:r>
        <w:proofErr w:type="spellStart"/>
        <w:r w:rsidRPr="00C427F7">
          <w:rPr>
            <w:b/>
            <w:bCs/>
            <w:rPrChange w:id="4306" w:author="Vũ Đức Thông (VinSOC-ANBM-ANBMOT)" w:date="2026-04-20T11:45:00Z">
              <w:rPr/>
            </w:rPrChange>
          </w:rPr>
          <w:t>cứng</w:t>
        </w:r>
        <w:proofErr w:type="spellEnd"/>
        <w:r>
          <w:t xml:space="preserve"> </w:t>
        </w:r>
        <w:proofErr w:type="spellStart"/>
        <w:r>
          <w:t>bằng</w:t>
        </w:r>
        <w:proofErr w:type="spellEnd"/>
        <w:r>
          <w:t xml:space="preserve"> </w:t>
        </w:r>
        <w:proofErr w:type="spellStart"/>
        <w:r w:rsidRPr="00C427F7">
          <w:rPr>
            <w:b/>
            <w:bCs/>
            <w:rPrChange w:id="4307" w:author="Vũ Đức Thông (VinSOC-ANBM-ANBMOT)" w:date="2026-04-20T11:45:00Z">
              <w:rPr/>
            </w:rPrChange>
          </w:rPr>
          <w:t>ngôn</w:t>
        </w:r>
        <w:proofErr w:type="spellEnd"/>
        <w:r w:rsidRPr="00C427F7">
          <w:rPr>
            <w:b/>
            <w:bCs/>
            <w:rPrChange w:id="4308" w:author="Vũ Đức Thông (VinSOC-ANBM-ANBMOT)" w:date="2026-04-20T11:45:00Z">
              <w:rPr/>
            </w:rPrChange>
          </w:rPr>
          <w:t xml:space="preserve"> </w:t>
        </w:r>
        <w:proofErr w:type="spellStart"/>
        <w:r w:rsidRPr="00C427F7">
          <w:rPr>
            <w:b/>
            <w:bCs/>
            <w:rPrChange w:id="4309" w:author="Vũ Đức Thông (VinSOC-ANBM-ANBMOT)" w:date="2026-04-20T11:45:00Z">
              <w:rPr/>
            </w:rPrChange>
          </w:rPr>
          <w:t>ngữ</w:t>
        </w:r>
        <w:proofErr w:type="spellEnd"/>
        <w:r w:rsidRPr="00C427F7">
          <w:rPr>
            <w:b/>
            <w:bCs/>
            <w:rPrChange w:id="4310" w:author="Vũ Đức Thông (VinSOC-ANBM-ANBMOT)" w:date="2026-04-20T11:45:00Z">
              <w:rPr/>
            </w:rPrChange>
          </w:rPr>
          <w:t xml:space="preserve"> </w:t>
        </w:r>
        <w:proofErr w:type="spellStart"/>
        <w:r w:rsidRPr="00C427F7">
          <w:rPr>
            <w:b/>
            <w:bCs/>
            <w:rPrChange w:id="4311" w:author="Vũ Đức Thông (VinSOC-ANBM-ANBMOT)" w:date="2026-04-20T11:45:00Z">
              <w:rPr/>
            </w:rPrChange>
          </w:rPr>
          <w:t>riêng</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bản</w:t>
        </w:r>
        <w:proofErr w:type="spellEnd"/>
        <w:r>
          <w:t xml:space="preserve"> </w:t>
        </w:r>
        <w:proofErr w:type="spellStart"/>
        <w:r>
          <w:t>địa</w:t>
        </w:r>
        <w:proofErr w:type="spellEnd"/>
        <w:r>
          <w:t xml:space="preserve">) </w:t>
        </w:r>
        <w:proofErr w:type="spellStart"/>
        <w:r w:rsidRPr="00C427F7">
          <w:rPr>
            <w:b/>
            <w:bCs/>
            <w:rPrChange w:id="4312" w:author="Vũ Đức Thông (VinSOC-ANBM-ANBMOT)" w:date="2026-04-20T11:45:00Z">
              <w:rPr/>
            </w:rPrChange>
          </w:rPr>
          <w:t>rồi</w:t>
        </w:r>
        <w:proofErr w:type="spellEnd"/>
        <w:r w:rsidRPr="00C427F7">
          <w:rPr>
            <w:b/>
            <w:bCs/>
            <w:rPrChange w:id="4313" w:author="Vũ Đức Thông (VinSOC-ANBM-ANBMOT)" w:date="2026-04-20T11:45:00Z">
              <w:rPr/>
            </w:rPrChange>
          </w:rPr>
          <w:t xml:space="preserve"> </w:t>
        </w:r>
        <w:proofErr w:type="spellStart"/>
        <w:r w:rsidRPr="00C427F7">
          <w:rPr>
            <w:b/>
            <w:bCs/>
            <w:rPrChange w:id="4314" w:author="Vũ Đức Thông (VinSOC-ANBM-ANBMOT)" w:date="2026-04-20T11:45:00Z">
              <w:rPr/>
            </w:rPrChange>
          </w:rPr>
          <w:t>chuyển</w:t>
        </w:r>
        <w:proofErr w:type="spellEnd"/>
        <w:r>
          <w:t xml:space="preserve"> </w:t>
        </w:r>
        <w:proofErr w:type="spellStart"/>
        <w:r>
          <w:t>đổi</w:t>
        </w:r>
        <w:proofErr w:type="spellEnd"/>
        <w:r>
          <w:t xml:space="preserve"> sang </w:t>
        </w:r>
        <w:proofErr w:type="spellStart"/>
        <w:r>
          <w:t>chuẩn</w:t>
        </w:r>
        <w:proofErr w:type="spellEnd"/>
        <w:r>
          <w:t xml:space="preserve"> </w:t>
        </w:r>
        <w:r w:rsidRPr="00C427F7">
          <w:rPr>
            <w:b/>
            <w:bCs/>
            <w:rPrChange w:id="4315" w:author="Vũ Đức Thông (VinSOC-ANBM-ANBMOT)" w:date="2026-04-20T11:45:00Z">
              <w:rPr/>
            </w:rPrChange>
          </w:rPr>
          <w:t xml:space="preserve">OPC </w:t>
        </w:r>
        <w:proofErr w:type="spellStart"/>
        <w:r w:rsidRPr="00C427F7">
          <w:rPr>
            <w:b/>
            <w:bCs/>
            <w:rPrChange w:id="4316" w:author="Vũ Đức Thông (VinSOC-ANBM-ANBMOT)" w:date="2026-04-20T11:45:00Z">
              <w:rPr/>
            </w:rPrChange>
          </w:rPr>
          <w:t>chung</w:t>
        </w:r>
        <w:proofErr w:type="spellEnd"/>
        <w:r w:rsidRPr="00C427F7">
          <w:rPr>
            <w:b/>
            <w:bCs/>
            <w:rPrChange w:id="4317" w:author="Vũ Đức Thông (VinSOC-ANBM-ANBMOT)" w:date="2026-04-20T11:45:00Z">
              <w:rPr/>
            </w:rPrChange>
          </w:rPr>
          <w:t xml:space="preserve"> </w:t>
        </w:r>
        <w:proofErr w:type="spellStart"/>
        <w:r>
          <w:t>để</w:t>
        </w:r>
        <w:proofErr w:type="spellEnd"/>
        <w:r>
          <w:t xml:space="preserve"> </w:t>
        </w:r>
        <w:proofErr w:type="spellStart"/>
        <w:r>
          <w:t>trả</w:t>
        </w:r>
        <w:proofErr w:type="spellEnd"/>
        <w:r>
          <w:t xml:space="preserve"> </w:t>
        </w:r>
        <w:proofErr w:type="spellStart"/>
        <w:r>
          <w:t>về</w:t>
        </w:r>
        <w:proofErr w:type="spellEnd"/>
        <w:r>
          <w:t xml:space="preserve"> </w:t>
        </w:r>
        <w:proofErr w:type="spellStart"/>
        <w:r>
          <w:t>cho</w:t>
        </w:r>
        <w:proofErr w:type="spellEnd"/>
        <w:r>
          <w:t xml:space="preserve"> </w:t>
        </w:r>
        <w:proofErr w:type="spellStart"/>
        <w:r>
          <w:t>phần</w:t>
        </w:r>
        <w:proofErr w:type="spellEnd"/>
        <w:r>
          <w:t xml:space="preserve"> </w:t>
        </w:r>
        <w:proofErr w:type="spellStart"/>
        <w:r>
          <w:t>mềm</w:t>
        </w:r>
        <w:proofErr w:type="spellEnd"/>
        <w:r>
          <w:t xml:space="preserve"> (Client).</w:t>
        </w:r>
      </w:ins>
    </w:p>
    <w:p w14:paraId="7B16D1EB" w14:textId="1F6A3670" w:rsidR="00C427F7" w:rsidRDefault="00C427F7" w:rsidP="00C427F7">
      <w:pPr>
        <w:pStyle w:val="CTDT-Text"/>
        <w:rPr>
          <w:ins w:id="4318" w:author="Vũ Đức Thông (VinSOC-ANBM-ANBMOT)" w:date="2026-04-20T11:44:00Z"/>
        </w:rPr>
      </w:pPr>
      <w:proofErr w:type="spellStart"/>
      <w:ins w:id="4319" w:author="Vũ Đức Thông (VinSOC-ANBM-ANBMOT)" w:date="2026-04-20T11:44:00Z">
        <w:r w:rsidRPr="00C427F7">
          <w:rPr>
            <w:b/>
            <w:bCs/>
            <w:rPrChange w:id="4320" w:author="Vũ Đức Thông (VinSOC-ANBM-ANBMOT)" w:date="2026-04-20T11:45:00Z">
              <w:rPr/>
            </w:rPrChange>
          </w:rPr>
          <w:t>Tính</w:t>
        </w:r>
        <w:proofErr w:type="spellEnd"/>
        <w:r w:rsidRPr="00C427F7">
          <w:rPr>
            <w:b/>
            <w:bCs/>
            <w:rPrChange w:id="4321" w:author="Vũ Đức Thông (VinSOC-ANBM-ANBMOT)" w:date="2026-04-20T11:45:00Z">
              <w:rPr/>
            </w:rPrChange>
          </w:rPr>
          <w:t xml:space="preserve"> </w:t>
        </w:r>
        <w:proofErr w:type="spellStart"/>
        <w:r w:rsidRPr="00C427F7">
          <w:rPr>
            <w:b/>
            <w:bCs/>
            <w:rPrChange w:id="4322" w:author="Vũ Đức Thông (VinSOC-ANBM-ANBMOT)" w:date="2026-04-20T11:45:00Z">
              <w:rPr/>
            </w:rPrChange>
          </w:rPr>
          <w:t>toàn</w:t>
        </w:r>
        <w:proofErr w:type="spellEnd"/>
        <w:r w:rsidRPr="00C427F7">
          <w:rPr>
            <w:b/>
            <w:bCs/>
            <w:rPrChange w:id="4323" w:author="Vũ Đức Thông (VinSOC-ANBM-ANBMOT)" w:date="2026-04-20T11:45:00Z">
              <w:rPr/>
            </w:rPrChange>
          </w:rPr>
          <w:t xml:space="preserve"> </w:t>
        </w:r>
        <w:proofErr w:type="spellStart"/>
        <w:r w:rsidRPr="00C427F7">
          <w:rPr>
            <w:b/>
            <w:bCs/>
            <w:rPrChange w:id="4324" w:author="Vũ Đức Thông (VinSOC-ANBM-ANBMOT)" w:date="2026-04-20T11:45:00Z">
              <w:rPr/>
            </w:rPrChange>
          </w:rPr>
          <w:t>diện</w:t>
        </w:r>
        <w:proofErr w:type="spellEnd"/>
        <w:r>
          <w:t xml:space="preserve">: </w:t>
        </w:r>
        <w:proofErr w:type="spellStart"/>
        <w:r>
          <w:t>Khả</w:t>
        </w:r>
        <w:proofErr w:type="spellEnd"/>
        <w:r>
          <w:t xml:space="preserve"> </w:t>
        </w:r>
        <w:proofErr w:type="spellStart"/>
        <w:r>
          <w:t>năng</w:t>
        </w:r>
        <w:proofErr w:type="spellEnd"/>
        <w:r>
          <w:t xml:space="preserve"> </w:t>
        </w:r>
        <w:proofErr w:type="spellStart"/>
        <w:r w:rsidRPr="00C427F7">
          <w:rPr>
            <w:b/>
            <w:bCs/>
            <w:rPrChange w:id="4325" w:author="Vũ Đức Thông (VinSOC-ANBM-ANBMOT)" w:date="2026-04-20T11:45:00Z">
              <w:rPr/>
            </w:rPrChange>
          </w:rPr>
          <w:t>hỗ</w:t>
        </w:r>
        <w:proofErr w:type="spellEnd"/>
        <w:r w:rsidRPr="00C427F7">
          <w:rPr>
            <w:b/>
            <w:bCs/>
            <w:rPrChange w:id="4326" w:author="Vũ Đức Thông (VinSOC-ANBM-ANBMOT)" w:date="2026-04-20T11:45:00Z">
              <w:rPr/>
            </w:rPrChange>
          </w:rPr>
          <w:t xml:space="preserve"> </w:t>
        </w:r>
        <w:proofErr w:type="spellStart"/>
        <w:r w:rsidRPr="00C427F7">
          <w:rPr>
            <w:b/>
            <w:bCs/>
            <w:rPrChange w:id="4327" w:author="Vũ Đức Thông (VinSOC-ANBM-ANBMOT)" w:date="2026-04-20T11:45:00Z">
              <w:rPr/>
            </w:rPrChange>
          </w:rPr>
          <w:t>trợ</w:t>
        </w:r>
        <w:proofErr w:type="spellEnd"/>
        <w:r w:rsidRPr="00C427F7">
          <w:rPr>
            <w:b/>
            <w:bCs/>
            <w:rPrChange w:id="4328" w:author="Vũ Đức Thông (VinSOC-ANBM-ANBMOT)" w:date="2026-04-20T11:45:00Z">
              <w:rPr/>
            </w:rPrChange>
          </w:rPr>
          <w:t xml:space="preserve"> </w:t>
        </w:r>
        <w:proofErr w:type="spellStart"/>
        <w:r w:rsidRPr="00C427F7">
          <w:rPr>
            <w:b/>
            <w:bCs/>
            <w:rPrChange w:id="4329" w:author="Vũ Đức Thông (VinSOC-ANBM-ANBMOT)" w:date="2026-04-20T11:45:00Z">
              <w:rPr/>
            </w:rPrChange>
          </w:rPr>
          <w:t>gần</w:t>
        </w:r>
        <w:proofErr w:type="spellEnd"/>
        <w:r w:rsidRPr="00C427F7">
          <w:rPr>
            <w:b/>
            <w:bCs/>
            <w:rPrChange w:id="4330" w:author="Vũ Đức Thông (VinSOC-ANBM-ANBMOT)" w:date="2026-04-20T11:45:00Z">
              <w:rPr/>
            </w:rPrChange>
          </w:rPr>
          <w:t xml:space="preserve"> </w:t>
        </w:r>
        <w:proofErr w:type="spellStart"/>
        <w:r w:rsidRPr="00C427F7">
          <w:rPr>
            <w:b/>
            <w:bCs/>
            <w:rPrChange w:id="4331" w:author="Vũ Đức Thông (VinSOC-ANBM-ANBMOT)" w:date="2026-04-20T11:45:00Z">
              <w:rPr/>
            </w:rPrChange>
          </w:rPr>
          <w:t>như</w:t>
        </w:r>
        <w:proofErr w:type="spellEnd"/>
        <w:r w:rsidRPr="00C427F7">
          <w:rPr>
            <w:b/>
            <w:bCs/>
            <w:rPrChange w:id="4332" w:author="Vũ Đức Thông (VinSOC-ANBM-ANBMOT)" w:date="2026-04-20T11:45:00Z">
              <w:rPr/>
            </w:rPrChange>
          </w:rPr>
          <w:t xml:space="preserve"> </w:t>
        </w:r>
        <w:proofErr w:type="spellStart"/>
        <w:r w:rsidRPr="00C427F7">
          <w:rPr>
            <w:b/>
            <w:bCs/>
            <w:rPrChange w:id="4333" w:author="Vũ Đức Thông (VinSOC-ANBM-ANBMOT)" w:date="2026-04-20T11:45:00Z">
              <w:rPr/>
            </w:rPrChange>
          </w:rPr>
          <w:t>tất</w:t>
        </w:r>
        <w:proofErr w:type="spellEnd"/>
        <w:r w:rsidRPr="00C427F7">
          <w:rPr>
            <w:b/>
            <w:bCs/>
            <w:rPrChange w:id="4334" w:author="Vũ Đức Thông (VinSOC-ANBM-ANBMOT)" w:date="2026-04-20T11:45:00Z">
              <w:rPr/>
            </w:rPrChange>
          </w:rPr>
          <w:t xml:space="preserve"> </w:t>
        </w:r>
        <w:proofErr w:type="spellStart"/>
        <w:r w:rsidRPr="00C427F7">
          <w:rPr>
            <w:b/>
            <w:bCs/>
            <w:rPrChange w:id="4335" w:author="Vũ Đức Thông (VinSOC-ANBM-ANBMOT)" w:date="2026-04-20T11:45:00Z">
              <w:rPr/>
            </w:rPrChange>
          </w:rPr>
          <w:t>cả</w:t>
        </w:r>
        <w:proofErr w:type="spellEnd"/>
        <w:r w:rsidRPr="00C427F7">
          <w:rPr>
            <w:b/>
            <w:bCs/>
            <w:rPrChange w:id="4336" w:author="Vũ Đức Thông (VinSOC-ANBM-ANBMOT)" w:date="2026-04-20T11:45:00Z">
              <w:rPr/>
            </w:rPrChange>
          </w:rPr>
          <w:t xml:space="preserve"> </w:t>
        </w:r>
        <w:proofErr w:type="spellStart"/>
        <w:r>
          <w:t>các</w:t>
        </w:r>
        <w:proofErr w:type="spellEnd"/>
        <w:r>
          <w:t xml:space="preserve"> </w:t>
        </w:r>
        <w:proofErr w:type="spellStart"/>
        <w:r>
          <w:t>giao</w:t>
        </w:r>
        <w:proofErr w:type="spellEnd"/>
        <w:r>
          <w:t xml:space="preserve"> </w:t>
        </w:r>
        <w:proofErr w:type="spellStart"/>
        <w:r>
          <w:t>thức</w:t>
        </w:r>
        <w:proofErr w:type="spellEnd"/>
        <w:r>
          <w:t xml:space="preserve"> </w:t>
        </w:r>
        <w:proofErr w:type="spellStart"/>
        <w:r>
          <w:t>công</w:t>
        </w:r>
        <w:proofErr w:type="spellEnd"/>
        <w:r>
          <w:t xml:space="preserve"> </w:t>
        </w:r>
        <w:proofErr w:type="spellStart"/>
        <w:r>
          <w:t>nghiệp</w:t>
        </w:r>
        <w:proofErr w:type="spellEnd"/>
        <w:r>
          <w:t xml:space="preserve"> </w:t>
        </w:r>
        <w:proofErr w:type="spellStart"/>
        <w:r>
          <w:t>giúp</w:t>
        </w:r>
        <w:proofErr w:type="spellEnd"/>
        <w:r>
          <w:t xml:space="preserve"> OPC </w:t>
        </w:r>
        <w:proofErr w:type="spellStart"/>
        <w:r>
          <w:t>trở</w:t>
        </w:r>
        <w:proofErr w:type="spellEnd"/>
        <w:r>
          <w:t xml:space="preserve"> </w:t>
        </w:r>
        <w:proofErr w:type="spellStart"/>
        <w:r>
          <w:t>thành</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để</w:t>
        </w:r>
        <w:proofErr w:type="spellEnd"/>
        <w:r>
          <w:t xml:space="preserve"> </w:t>
        </w:r>
        <w:proofErr w:type="spellStart"/>
        <w:r>
          <w:t>hợp</w:t>
        </w:r>
        <w:proofErr w:type="spellEnd"/>
        <w:r>
          <w:t xml:space="preserve"> </w:t>
        </w:r>
        <w:proofErr w:type="spellStart"/>
        <w:r>
          <w:t>nhất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về</w:t>
        </w:r>
        <w:proofErr w:type="spellEnd"/>
        <w:r>
          <w:t xml:space="preserve"> </w:t>
        </w:r>
        <w:proofErr w:type="spellStart"/>
        <w:r>
          <w:t>một</w:t>
        </w:r>
        <w:proofErr w:type="spellEnd"/>
        <w:r>
          <w:t xml:space="preserve"> </w:t>
        </w:r>
        <w:proofErr w:type="spellStart"/>
        <w:r>
          <w:t>mối</w:t>
        </w:r>
        <w:proofErr w:type="spellEnd"/>
        <w:r>
          <w:t xml:space="preserve"> </w:t>
        </w:r>
        <w:proofErr w:type="spellStart"/>
        <w:r>
          <w:t>duy</w:t>
        </w:r>
        <w:proofErr w:type="spellEnd"/>
        <w:r>
          <w:t xml:space="preserve"> </w:t>
        </w:r>
        <w:proofErr w:type="spellStart"/>
        <w:r>
          <w:t>nhất</w:t>
        </w:r>
        <w:proofErr w:type="spellEnd"/>
        <w:r>
          <w:t>.</w:t>
        </w:r>
      </w:ins>
    </w:p>
    <w:p w14:paraId="48B738A9" w14:textId="77777777" w:rsidR="00C427F7" w:rsidRDefault="00C427F7" w:rsidP="00C427F7">
      <w:pPr>
        <w:pStyle w:val="CTDT-Text"/>
        <w:rPr>
          <w:ins w:id="4337" w:author="Vũ Đức Thông (VinSOC-ANBM-ANBMOT)" w:date="2026-04-20T11:43:00Z"/>
        </w:rPr>
        <w:pPrChange w:id="4338" w:author="Vũ Đức Thông (VinSOC-ANBM-ANBMOT)" w:date="2026-04-20T11:44:00Z">
          <w:pPr>
            <w:pStyle w:val="CTDT-Text"/>
          </w:pPr>
        </w:pPrChange>
      </w:pPr>
    </w:p>
    <w:p w14:paraId="48E33A01" w14:textId="152310F3" w:rsidR="00C427F7" w:rsidRDefault="00C427F7" w:rsidP="000B4E28">
      <w:pPr>
        <w:pStyle w:val="CTDT-Text"/>
        <w:rPr>
          <w:ins w:id="4339" w:author="Vũ Đức Thông (VinSOC-ANBM-ANBMOT)" w:date="2026-04-20T11:45:00Z"/>
        </w:rPr>
      </w:pPr>
      <w:ins w:id="4340" w:author="Vũ Đức Thông (VinSOC-ANBM-ANBMOT)" w:date="2026-04-20T11:43:00Z">
        <w:r w:rsidRPr="00C427F7">
          <w:drawing>
            <wp:inline distT="0" distB="0" distL="0" distR="0" wp14:anchorId="21F8B04B" wp14:editId="5C8FF134">
              <wp:extent cx="5687219" cy="1276528"/>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87219" cy="1276528"/>
                      </a:xfrm>
                      <a:prstGeom prst="rect">
                        <a:avLst/>
                      </a:prstGeom>
                    </pic:spPr>
                  </pic:pic>
                </a:graphicData>
              </a:graphic>
            </wp:inline>
          </w:drawing>
        </w:r>
      </w:ins>
    </w:p>
    <w:p w14:paraId="7D4DF82A" w14:textId="0682DF63" w:rsidR="00C427F7" w:rsidRDefault="00C427F7" w:rsidP="00C427F7">
      <w:pPr>
        <w:pStyle w:val="CTDT-Hinh"/>
        <w:rPr>
          <w:ins w:id="4341" w:author="Vũ Đức Thông (VinSOC-ANBM-ANBMOT)" w:date="2026-04-20T11:45:00Z"/>
        </w:rPr>
      </w:pPr>
      <w:bookmarkStart w:id="4342" w:name="_Toc227579081"/>
      <w:ins w:id="4343" w:author="Vũ Đức Thông (VinSOC-ANBM-ANBMOT)" w:date="2026-04-20T11:45:00Z">
        <w:r>
          <w:t xml:space="preserve">Giao </w:t>
        </w:r>
        <w:proofErr w:type="spellStart"/>
        <w:r>
          <w:t>tiếp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phần</w:t>
        </w:r>
        <w:proofErr w:type="spellEnd"/>
        <w:r>
          <w:t xml:space="preserve"> </w:t>
        </w:r>
        <w:proofErr w:type="spellStart"/>
        <w:proofErr w:type="gramStart"/>
        <w:r>
          <w:t>cứng</w:t>
        </w:r>
        <w:proofErr w:type="spellEnd"/>
        <w:r>
          <w:t xml:space="preserve"> ,</w:t>
        </w:r>
        <w:proofErr w:type="gramEnd"/>
        <w:r>
          <w:t xml:space="preserve"> </w:t>
        </w:r>
        <w:proofErr w:type="spellStart"/>
        <w:r>
          <w:t>rồi</w:t>
        </w:r>
        <w:proofErr w:type="spellEnd"/>
        <w:r>
          <w:t xml:space="preserve"> </w:t>
        </w:r>
        <w:proofErr w:type="spellStart"/>
        <w:r>
          <w:t>dịch</w:t>
        </w:r>
        <w:proofErr w:type="spellEnd"/>
        <w:r>
          <w:t xml:space="preserve"> </w:t>
        </w:r>
        <w:proofErr w:type="spellStart"/>
        <w:r>
          <w:t>ngôn</w:t>
        </w:r>
        <w:proofErr w:type="spellEnd"/>
        <w:r>
          <w:t xml:space="preserve"> </w:t>
        </w:r>
        <w:proofErr w:type="spellStart"/>
        <w:r>
          <w:t>ngữ</w:t>
        </w:r>
        <w:bookmarkEnd w:id="4342"/>
        <w:proofErr w:type="spellEnd"/>
      </w:ins>
    </w:p>
    <w:p w14:paraId="65C089D1" w14:textId="26740140" w:rsidR="00C427F7" w:rsidRDefault="00C427F7" w:rsidP="00C427F7">
      <w:pPr>
        <w:pStyle w:val="CTDT-Text"/>
        <w:rPr>
          <w:ins w:id="4344" w:author="Vũ Đức Thông (VinSOC-ANBM-ANBMOT)" w:date="2026-04-20T11:59:00Z"/>
        </w:rPr>
      </w:pPr>
    </w:p>
    <w:p w14:paraId="4B60C46C" w14:textId="5A5C4AB6" w:rsidR="00C427F7" w:rsidRDefault="00C427F7" w:rsidP="00C427F7">
      <w:pPr>
        <w:pStyle w:val="CTDT-Text"/>
        <w:rPr>
          <w:ins w:id="4345" w:author="Vũ Đức Thông (VinSOC-ANBM-ANBMOT)" w:date="2026-04-20T11:59:00Z"/>
        </w:rPr>
      </w:pPr>
    </w:p>
    <w:p w14:paraId="21AAFC0A" w14:textId="4D72E106" w:rsidR="00C427F7" w:rsidRDefault="006D1037" w:rsidP="006D1037">
      <w:pPr>
        <w:pStyle w:val="CTDT-H1"/>
        <w:rPr>
          <w:ins w:id="4346" w:author="Vũ Đức Thông (VinSOC-ANBM-ANBMOT)" w:date="2026-04-20T11:59:00Z"/>
        </w:rPr>
      </w:pPr>
      <w:bookmarkStart w:id="4347" w:name="_Toc227579038"/>
      <w:ins w:id="4348" w:author="Vũ Đức Thông (VinSOC-ANBM-ANBMOT)" w:date="2026-04-20T11:59:00Z">
        <w:r>
          <w:t>KẾT LUẬN</w:t>
        </w:r>
        <w:bookmarkEnd w:id="4347"/>
      </w:ins>
    </w:p>
    <w:p w14:paraId="4B2F80D7" w14:textId="314A9635" w:rsidR="006D1037" w:rsidRDefault="006D1037" w:rsidP="006D1037">
      <w:pPr>
        <w:pStyle w:val="CTDT-Text"/>
        <w:rPr>
          <w:ins w:id="4349" w:author="Vũ Đức Thông (VinSOC-ANBM-ANBMOT)" w:date="2026-04-20T11:59:00Z"/>
        </w:rPr>
      </w:pPr>
      <w:proofErr w:type="spellStart"/>
      <w:ins w:id="4350" w:author="Vũ Đức Thông (VinSOC-ANBM-ANBMOT)" w:date="2026-04-20T11:59:00Z">
        <w:r>
          <w:lastRenderedPageBreak/>
          <w:t>Kết</w:t>
        </w:r>
        <w:proofErr w:type="spellEnd"/>
        <w:r>
          <w:t xml:space="preserve"> </w:t>
        </w:r>
        <w:proofErr w:type="spellStart"/>
        <w:r>
          <w:t>thúc</w:t>
        </w:r>
        <w:proofErr w:type="spellEnd"/>
        <w:r>
          <w:t xml:space="preserve"> </w:t>
        </w:r>
        <w:proofErr w:type="spellStart"/>
        <w:r>
          <w:t>khóa</w:t>
        </w:r>
        <w:proofErr w:type="spellEnd"/>
        <w:r>
          <w:t xml:space="preserve"> </w:t>
        </w:r>
        <w:proofErr w:type="spellStart"/>
        <w:proofErr w:type="gramStart"/>
        <w:r>
          <w:t>học</w:t>
        </w:r>
        <w:proofErr w:type="spellEnd"/>
        <w:r>
          <w:t xml:space="preserve"> :</w:t>
        </w:r>
        <w:proofErr w:type="gramEnd"/>
        <w:r>
          <w:t xml:space="preserve"> </w:t>
        </w:r>
        <w:proofErr w:type="spellStart"/>
        <w:r>
          <w:t>bạn</w:t>
        </w:r>
        <w:proofErr w:type="spellEnd"/>
        <w:r>
          <w:t xml:space="preserve"> </w:t>
        </w:r>
        <w:proofErr w:type="spellStart"/>
        <w:r>
          <w:t>có</w:t>
        </w:r>
        <w:proofErr w:type="spellEnd"/>
        <w:r>
          <w:t xml:space="preserve"> </w:t>
        </w:r>
        <w:proofErr w:type="spellStart"/>
        <w:r>
          <w:t>thể</w:t>
        </w:r>
        <w:proofErr w:type="spellEnd"/>
        <w:r>
          <w:t>:</w:t>
        </w:r>
      </w:ins>
    </w:p>
    <w:p w14:paraId="452C7F39" w14:textId="57198F0A" w:rsidR="006D1037" w:rsidRDefault="006D1037" w:rsidP="006D1037">
      <w:pPr>
        <w:pStyle w:val="CTDT-Text"/>
        <w:rPr>
          <w:ins w:id="4351" w:author="Vũ Đức Thông (VinSOC-ANBM-ANBMOT)" w:date="2026-04-20T11:59:00Z"/>
        </w:rPr>
      </w:pPr>
    </w:p>
    <w:p w14:paraId="1CD5C4AF" w14:textId="77777777" w:rsidR="006D1037" w:rsidRDefault="006D1037" w:rsidP="006D1037">
      <w:pPr>
        <w:pStyle w:val="CTDT-Text"/>
        <w:ind w:left="454"/>
        <w:rPr>
          <w:ins w:id="4352" w:author="Vũ Đức Thông (VinSOC-ANBM-ANBMOT)" w:date="2026-04-20T11:59:00Z"/>
        </w:rPr>
        <w:pPrChange w:id="4353" w:author="Vũ Đức Thông (VinSOC-ANBM-ANBMOT)" w:date="2026-04-20T11:59:00Z">
          <w:pPr>
            <w:pStyle w:val="CTDT-Text"/>
          </w:pPr>
        </w:pPrChange>
      </w:pPr>
      <w:proofErr w:type="spellStart"/>
      <w:ins w:id="4354" w:author="Vũ Đức Thông (VinSOC-ANBM-ANBMOT)" w:date="2026-04-20T11:59:00Z">
        <w:r w:rsidRPr="006D1037">
          <w:rPr>
            <w:b/>
            <w:bCs/>
            <w:rPrChange w:id="4355" w:author="Vũ Đức Thông (VinSOC-ANBM-ANBMOT)" w:date="2026-04-20T11:59:00Z">
              <w:rPr/>
            </w:rPrChange>
          </w:rPr>
          <w:t>Mô</w:t>
        </w:r>
        <w:proofErr w:type="spellEnd"/>
        <w:r w:rsidRPr="006D1037">
          <w:rPr>
            <w:b/>
            <w:bCs/>
            <w:rPrChange w:id="4356" w:author="Vũ Đức Thông (VinSOC-ANBM-ANBMOT)" w:date="2026-04-20T11:59:00Z">
              <w:rPr/>
            </w:rPrChange>
          </w:rPr>
          <w:t xml:space="preserve"> </w:t>
        </w:r>
        <w:proofErr w:type="spellStart"/>
        <w:r w:rsidRPr="006D1037">
          <w:rPr>
            <w:b/>
            <w:bCs/>
            <w:rPrChange w:id="4357" w:author="Vũ Đức Thông (VinSOC-ANBM-ANBMOT)" w:date="2026-04-20T11:59:00Z">
              <w:rPr/>
            </w:rPrChange>
          </w:rPr>
          <w:t>tả</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rsidRPr="006D1037">
          <w:rPr>
            <w:b/>
            <w:bCs/>
            <w:rPrChange w:id="4358" w:author="Vũ Đức Thông (VinSOC-ANBM-ANBMOT)" w:date="2026-04-20T12:00:00Z">
              <w:rPr/>
            </w:rPrChange>
          </w:rPr>
          <w:t>thành</w:t>
        </w:r>
        <w:proofErr w:type="spellEnd"/>
        <w:r w:rsidRPr="006D1037">
          <w:rPr>
            <w:b/>
            <w:bCs/>
            <w:rPrChange w:id="4359" w:author="Vũ Đức Thông (VinSOC-ANBM-ANBMOT)" w:date="2026-04-20T12:00:00Z">
              <w:rPr/>
            </w:rPrChange>
          </w:rPr>
          <w:t xml:space="preserve"> </w:t>
        </w:r>
        <w:proofErr w:type="spellStart"/>
        <w:r w:rsidRPr="006D1037">
          <w:rPr>
            <w:b/>
            <w:bCs/>
            <w:rPrChange w:id="4360" w:author="Vũ Đức Thông (VinSOC-ANBM-ANBMOT)" w:date="2026-04-20T12:00:00Z">
              <w:rPr/>
            </w:rPrChange>
          </w:rPr>
          <w:t>phần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ICS.</w:t>
        </w:r>
      </w:ins>
    </w:p>
    <w:p w14:paraId="4FE741F1" w14:textId="77777777" w:rsidR="006D1037" w:rsidRDefault="006D1037" w:rsidP="006D1037">
      <w:pPr>
        <w:pStyle w:val="CTDT-Text"/>
        <w:ind w:left="454"/>
        <w:rPr>
          <w:ins w:id="4361" w:author="Vũ Đức Thông (VinSOC-ANBM-ANBMOT)" w:date="2026-04-20T11:59:00Z"/>
        </w:rPr>
        <w:pPrChange w:id="4362" w:author="Vũ Đức Thông (VinSOC-ANBM-ANBMOT)" w:date="2026-04-20T11:59:00Z">
          <w:pPr>
            <w:pStyle w:val="CTDT-Text"/>
          </w:pPr>
        </w:pPrChange>
      </w:pPr>
      <w:proofErr w:type="spellStart"/>
      <w:ins w:id="4363" w:author="Vũ Đức Thông (VinSOC-ANBM-ANBMOT)" w:date="2026-04-20T11:59:00Z">
        <w:r w:rsidRPr="006D1037">
          <w:rPr>
            <w:b/>
            <w:bCs/>
            <w:rPrChange w:id="4364" w:author="Vũ Đức Thông (VinSOC-ANBM-ANBMOT)" w:date="2026-04-20T11:59:00Z">
              <w:rPr/>
            </w:rPrChange>
          </w:rPr>
          <w:t>Nhận</w:t>
        </w:r>
        <w:proofErr w:type="spellEnd"/>
        <w:r w:rsidRPr="006D1037">
          <w:rPr>
            <w:b/>
            <w:bCs/>
            <w:rPrChange w:id="4365" w:author="Vũ Đức Thông (VinSOC-ANBM-ANBMOT)" w:date="2026-04-20T11:59:00Z">
              <w:rPr/>
            </w:rPrChange>
          </w:rPr>
          <w:t xml:space="preserve"> </w:t>
        </w:r>
        <w:proofErr w:type="spellStart"/>
        <w:r w:rsidRPr="006D1037">
          <w:rPr>
            <w:b/>
            <w:bCs/>
            <w:rPrChange w:id="4366" w:author="Vũ Đức Thông (VinSOC-ANBM-ANBMOT)" w:date="2026-04-20T11:59:00Z">
              <w:rPr/>
            </w:rPrChange>
          </w:rPr>
          <w:t>diện</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rsidRPr="006D1037">
          <w:rPr>
            <w:b/>
            <w:bCs/>
            <w:rPrChange w:id="4367" w:author="Vũ Đức Thông (VinSOC-ANBM-ANBMOT)" w:date="2026-04-20T12:00:00Z">
              <w:rPr/>
            </w:rPrChange>
          </w:rPr>
          <w:t>loại</w:t>
        </w:r>
        <w:proofErr w:type="spellEnd"/>
        <w:r w:rsidRPr="006D1037">
          <w:rPr>
            <w:b/>
            <w:bCs/>
            <w:rPrChange w:id="4368" w:author="Vũ Đức Thông (VinSOC-ANBM-ANBMOT)" w:date="2026-04-20T12:00:00Z">
              <w:rPr/>
            </w:rPrChange>
          </w:rPr>
          <w:t xml:space="preserve"> </w:t>
        </w:r>
        <w:proofErr w:type="spellStart"/>
        <w:r w:rsidRPr="006D1037">
          <w:rPr>
            <w:b/>
            <w:bCs/>
            <w:rPrChange w:id="4369" w:author="Vũ Đức Thông (VinSOC-ANBM-ANBMOT)" w:date="2026-04-20T12:00:00Z">
              <w:rPr/>
            </w:rPrChange>
          </w:rPr>
          <w:t>hình</w:t>
        </w:r>
        <w:proofErr w:type="spellEnd"/>
        <w:r w:rsidRPr="006D1037">
          <w:rPr>
            <w:b/>
            <w:bCs/>
            <w:rPrChange w:id="4370" w:author="Vũ Đức Thông (VinSOC-ANBM-ANBMOT)" w:date="2026-04-20T12:00:00Z">
              <w:rPr/>
            </w:rPrChange>
          </w:rPr>
          <w:t xml:space="preserve"> ICS</w:t>
        </w:r>
        <w:r>
          <w:t xml:space="preserve"> </w:t>
        </w:r>
        <w:proofErr w:type="spellStart"/>
        <w:r>
          <w:t>khác</w:t>
        </w:r>
        <w:proofErr w:type="spellEnd"/>
        <w:r>
          <w:t xml:space="preserve"> </w:t>
        </w:r>
        <w:proofErr w:type="spellStart"/>
        <w:r>
          <w:t>nhau</w:t>
        </w:r>
        <w:proofErr w:type="spellEnd"/>
        <w:r>
          <w:t>.</w:t>
        </w:r>
      </w:ins>
    </w:p>
    <w:p w14:paraId="75D9A89E" w14:textId="77777777" w:rsidR="006D1037" w:rsidRDefault="006D1037" w:rsidP="006D1037">
      <w:pPr>
        <w:pStyle w:val="CTDT-Text"/>
        <w:ind w:left="454"/>
        <w:rPr>
          <w:ins w:id="4371" w:author="Vũ Đức Thông (VinSOC-ANBM-ANBMOT)" w:date="2026-04-20T11:59:00Z"/>
        </w:rPr>
        <w:pPrChange w:id="4372" w:author="Vũ Đức Thông (VinSOC-ANBM-ANBMOT)" w:date="2026-04-20T11:59:00Z">
          <w:pPr>
            <w:pStyle w:val="CTDT-Text"/>
          </w:pPr>
        </w:pPrChange>
      </w:pPr>
      <w:proofErr w:type="spellStart"/>
      <w:ins w:id="4373" w:author="Vũ Đức Thông (VinSOC-ANBM-ANBMOT)" w:date="2026-04-20T11:59:00Z">
        <w:r w:rsidRPr="006D1037">
          <w:rPr>
            <w:b/>
            <w:bCs/>
            <w:rPrChange w:id="4374" w:author="Vũ Đức Thông (VinSOC-ANBM-ANBMOT)" w:date="2026-04-20T12:00:00Z">
              <w:rPr/>
            </w:rPrChange>
          </w:rPr>
          <w:t>Thảo</w:t>
        </w:r>
        <w:proofErr w:type="spellEnd"/>
        <w:r w:rsidRPr="006D1037">
          <w:rPr>
            <w:b/>
            <w:bCs/>
            <w:rPrChange w:id="4375" w:author="Vũ Đức Thông (VinSOC-ANBM-ANBMOT)" w:date="2026-04-20T12:00:00Z">
              <w:rPr/>
            </w:rPrChange>
          </w:rPr>
          <w:t xml:space="preserve"> </w:t>
        </w:r>
        <w:proofErr w:type="spellStart"/>
        <w:r w:rsidRPr="006D1037">
          <w:rPr>
            <w:b/>
            <w:bCs/>
            <w:rPrChange w:id="4376" w:author="Vũ Đức Thông (VinSOC-ANBM-ANBMOT)" w:date="2026-04-20T12:00:00Z">
              <w:rPr/>
            </w:rPrChange>
          </w:rPr>
          <w:t>luận</w:t>
        </w:r>
        <w:proofErr w:type="spellEnd"/>
        <w:r>
          <w:t xml:space="preserve"> </w:t>
        </w:r>
        <w:proofErr w:type="spellStart"/>
        <w:r>
          <w:t>về</w:t>
        </w:r>
        <w:proofErr w:type="spellEnd"/>
        <w:r>
          <w:t xml:space="preserve"> </w:t>
        </w:r>
        <w:proofErr w:type="spellStart"/>
        <w:r w:rsidRPr="006D1037">
          <w:rPr>
            <w:b/>
            <w:bCs/>
            <w:rPrChange w:id="4377" w:author="Vũ Đức Thông (VinSOC-ANBM-ANBMOT)" w:date="2026-04-20T12:00:00Z">
              <w:rPr/>
            </w:rPrChange>
          </w:rPr>
          <w:t>luồng</w:t>
        </w:r>
        <w:proofErr w:type="spellEnd"/>
        <w:r w:rsidRPr="006D1037">
          <w:rPr>
            <w:b/>
            <w:bCs/>
            <w:rPrChange w:id="4378" w:author="Vũ Đức Thông (VinSOC-ANBM-ANBMOT)" w:date="2026-04-20T12:00:00Z">
              <w:rPr/>
            </w:rPrChange>
          </w:rPr>
          <w:t xml:space="preserve"> </w:t>
        </w:r>
        <w:proofErr w:type="spellStart"/>
        <w:r w:rsidRPr="006D1037">
          <w:rPr>
            <w:b/>
            <w:bCs/>
            <w:rPrChange w:id="4379" w:author="Vũ Đức Thông (VinSOC-ANBM-ANBMOT)" w:date="2026-04-20T12:00:00Z">
              <w:rPr/>
            </w:rPrChange>
          </w:rPr>
          <w:t>dữ</w:t>
        </w:r>
        <w:proofErr w:type="spellEnd"/>
        <w:r w:rsidRPr="006D1037">
          <w:rPr>
            <w:b/>
            <w:bCs/>
            <w:rPrChange w:id="4380" w:author="Vũ Đức Thông (VinSOC-ANBM-ANBMOT)" w:date="2026-04-20T12:00:00Z">
              <w:rPr/>
            </w:rPrChange>
          </w:rPr>
          <w:t xml:space="preserve"> </w:t>
        </w:r>
        <w:proofErr w:type="spellStart"/>
        <w:r w:rsidRPr="006D1037">
          <w:rPr>
            <w:b/>
            <w:bCs/>
            <w:rPrChange w:id="4381" w:author="Vũ Đức Thông (VinSOC-ANBM-ANBMOT)" w:date="2026-04-20T12:00:00Z">
              <w:rPr/>
            </w:rPrChange>
          </w:rPr>
          <w:t>liệu</w:t>
        </w:r>
        <w:proofErr w:type="spellEnd"/>
        <w:r>
          <w:t xml:space="preserve"> </w:t>
        </w:r>
        <w:proofErr w:type="spellStart"/>
        <w:r>
          <w:t>bên</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ICS.</w:t>
        </w:r>
      </w:ins>
    </w:p>
    <w:p w14:paraId="3A26AF15" w14:textId="77777777" w:rsidR="006D1037" w:rsidRDefault="006D1037" w:rsidP="006D1037">
      <w:pPr>
        <w:pStyle w:val="CTDT-Text"/>
        <w:ind w:left="454"/>
        <w:rPr>
          <w:ins w:id="4382" w:author="Vũ Đức Thông (VinSOC-ANBM-ANBMOT)" w:date="2026-04-20T11:59:00Z"/>
        </w:rPr>
        <w:pPrChange w:id="4383" w:author="Vũ Đức Thông (VinSOC-ANBM-ANBMOT)" w:date="2026-04-20T11:59:00Z">
          <w:pPr>
            <w:pStyle w:val="CTDT-Text"/>
          </w:pPr>
        </w:pPrChange>
      </w:pPr>
      <w:proofErr w:type="spellStart"/>
      <w:ins w:id="4384" w:author="Vũ Đức Thông (VinSOC-ANBM-ANBMOT)" w:date="2026-04-20T11:59:00Z">
        <w:r w:rsidRPr="006D1037">
          <w:rPr>
            <w:b/>
            <w:bCs/>
            <w:rPrChange w:id="4385" w:author="Vũ Đức Thông (VinSOC-ANBM-ANBMOT)" w:date="2026-04-20T12:00:00Z">
              <w:rPr/>
            </w:rPrChange>
          </w:rPr>
          <w:t>Nhận</w:t>
        </w:r>
        <w:proofErr w:type="spellEnd"/>
        <w:r w:rsidRPr="006D1037">
          <w:rPr>
            <w:b/>
            <w:bCs/>
            <w:rPrChange w:id="4386" w:author="Vũ Đức Thông (VinSOC-ANBM-ANBMOT)" w:date="2026-04-20T12:00:00Z">
              <w:rPr/>
            </w:rPrChange>
          </w:rPr>
          <w:t xml:space="preserve"> </w:t>
        </w:r>
        <w:proofErr w:type="spellStart"/>
        <w:r w:rsidRPr="006D1037">
          <w:rPr>
            <w:b/>
            <w:bCs/>
            <w:rPrChange w:id="4387" w:author="Vũ Đức Thông (VinSOC-ANBM-ANBMOT)" w:date="2026-04-20T12:00:00Z">
              <w:rPr/>
            </w:rPrChange>
          </w:rPr>
          <w:t>biết</w:t>
        </w:r>
        <w:proofErr w:type="spellEnd"/>
        <w:r>
          <w:t xml:space="preserve"> </w:t>
        </w:r>
        <w:proofErr w:type="spellStart"/>
        <w:r>
          <w:t>các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rsidRPr="006D1037">
          <w:rPr>
            <w:b/>
            <w:bCs/>
            <w:rPrChange w:id="4388" w:author="Vũ Đức Thông (VinSOC-ANBM-ANBMOT)" w:date="2026-04-20T12:00:00Z">
              <w:rPr/>
            </w:rPrChange>
          </w:rPr>
          <w:t>mạng</w:t>
        </w:r>
        <w:proofErr w:type="spellEnd"/>
        <w:r w:rsidRPr="006D1037">
          <w:rPr>
            <w:b/>
            <w:bCs/>
            <w:rPrChange w:id="4389" w:author="Vũ Đức Thông (VinSOC-ANBM-ANBMOT)" w:date="2026-04-20T12:00:00Z">
              <w:rPr/>
            </w:rPrChange>
          </w:rPr>
          <w:t xml:space="preserve"> (topologies)</w:t>
        </w:r>
        <w:r>
          <w:t xml:space="preserve">, </w:t>
        </w:r>
        <w:proofErr w:type="spellStart"/>
        <w:r w:rsidRPr="006D1037">
          <w:rPr>
            <w:b/>
            <w:bCs/>
            <w:rPrChange w:id="4390" w:author="Vũ Đức Thông (VinSOC-ANBM-ANBMOT)" w:date="2026-04-20T12:00:00Z">
              <w:rPr/>
            </w:rPrChange>
          </w:rPr>
          <w:t>phương</w:t>
        </w:r>
        <w:proofErr w:type="spellEnd"/>
        <w:r w:rsidRPr="006D1037">
          <w:rPr>
            <w:b/>
            <w:bCs/>
            <w:rPrChange w:id="4391" w:author="Vũ Đức Thông (VinSOC-ANBM-ANBMOT)" w:date="2026-04-20T12:00:00Z">
              <w:rPr/>
            </w:rPrChange>
          </w:rPr>
          <w:t xml:space="preserve"> </w:t>
        </w:r>
        <w:proofErr w:type="spellStart"/>
        <w:r w:rsidRPr="006D1037">
          <w:rPr>
            <w:b/>
            <w:bCs/>
            <w:rPrChange w:id="4392" w:author="Vũ Đức Thông (VinSOC-ANBM-ANBMOT)" w:date="2026-04-20T12:00:00Z">
              <w:rPr/>
            </w:rPrChange>
          </w:rPr>
          <w:t>thức</w:t>
        </w:r>
        <w:proofErr w:type="spellEnd"/>
        <w:r w:rsidRPr="006D1037">
          <w:rPr>
            <w:b/>
            <w:bCs/>
            <w:rPrChange w:id="4393" w:author="Vũ Đức Thông (VinSOC-ANBM-ANBMOT)" w:date="2026-04-20T12:00:00Z">
              <w:rPr/>
            </w:rPrChange>
          </w:rPr>
          <w:t xml:space="preserve"> </w:t>
        </w:r>
        <w:proofErr w:type="spellStart"/>
        <w:r w:rsidRPr="006D1037">
          <w:rPr>
            <w:b/>
            <w:bCs/>
            <w:rPrChange w:id="4394" w:author="Vũ Đức Thông (VinSOC-ANBM-ANBMOT)" w:date="2026-04-20T12:00:00Z">
              <w:rPr/>
            </w:rPrChange>
          </w:rPr>
          <w:t>truyền</w:t>
        </w:r>
        <w:proofErr w:type="spellEnd"/>
        <w:r w:rsidRPr="006D1037">
          <w:rPr>
            <w:b/>
            <w:bCs/>
            <w:rPrChange w:id="4395" w:author="Vũ Đức Thông (VinSOC-ANBM-ANBMOT)" w:date="2026-04-20T12:00:00Z">
              <w:rPr/>
            </w:rPrChange>
          </w:rPr>
          <w:t xml:space="preserve"> </w:t>
        </w:r>
        <w:proofErr w:type="spellStart"/>
        <w:r w:rsidRPr="006D1037">
          <w:rPr>
            <w:b/>
            <w:bCs/>
            <w:rPrChange w:id="4396" w:author="Vũ Đức Thông (VinSOC-ANBM-ANBMOT)" w:date="2026-04-20T12:00:00Z">
              <w:rPr/>
            </w:rPrChange>
          </w:rPr>
          <w:t>thông</w:t>
        </w:r>
        <w:proofErr w:type="spellEnd"/>
        <w:r>
          <w:t xml:space="preserve"> </w:t>
        </w:r>
        <w:proofErr w:type="spellStart"/>
        <w:r>
          <w:t>và</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phương</w:t>
        </w:r>
        <w:proofErr w:type="spellEnd"/>
        <w:r>
          <w:t xml:space="preserve"> </w:t>
        </w:r>
        <w:proofErr w:type="spellStart"/>
        <w:r>
          <w:t>tiện</w:t>
        </w:r>
        <w:proofErr w:type="spellEnd"/>
        <w:r>
          <w:t xml:space="preserve"> </w:t>
        </w:r>
        <w:proofErr w:type="spellStart"/>
        <w:r>
          <w:t>vật</w:t>
        </w:r>
        <w:proofErr w:type="spellEnd"/>
        <w:r>
          <w:t xml:space="preserve"> </w:t>
        </w:r>
        <w:proofErr w:type="spellStart"/>
        <w:r>
          <w:t>lý</w:t>
        </w:r>
        <w:proofErr w:type="spellEnd"/>
        <w:r>
          <w:t xml:space="preserve"> </w:t>
        </w:r>
        <w:proofErr w:type="spellStart"/>
        <w:r>
          <w:t>của</w:t>
        </w:r>
        <w:proofErr w:type="spellEnd"/>
        <w:r>
          <w:t xml:space="preserve"> ICS.</w:t>
        </w:r>
      </w:ins>
    </w:p>
    <w:p w14:paraId="0A914A9A" w14:textId="0622CC62" w:rsidR="006D1037" w:rsidRDefault="006D1037" w:rsidP="006D1037">
      <w:pPr>
        <w:pStyle w:val="CTDT-Text"/>
        <w:ind w:left="454"/>
        <w:rPr>
          <w:ins w:id="4397" w:author="Vũ Đức Thông (VinSOC-ANBM-ANBMOT)" w:date="2026-04-20T12:00:00Z"/>
        </w:rPr>
      </w:pPr>
      <w:proofErr w:type="spellStart"/>
      <w:ins w:id="4398" w:author="Vũ Đức Thông (VinSOC-ANBM-ANBMOT)" w:date="2026-04-20T11:59:00Z">
        <w:r w:rsidRPr="006D1037">
          <w:rPr>
            <w:b/>
            <w:bCs/>
            <w:rPrChange w:id="4399" w:author="Vũ Đức Thông (VinSOC-ANBM-ANBMOT)" w:date="2026-04-20T12:00:00Z">
              <w:rPr/>
            </w:rPrChange>
          </w:rPr>
          <w:t>Thảo</w:t>
        </w:r>
        <w:proofErr w:type="spellEnd"/>
        <w:r w:rsidRPr="006D1037">
          <w:rPr>
            <w:b/>
            <w:bCs/>
            <w:rPrChange w:id="4400" w:author="Vũ Đức Thông (VinSOC-ANBM-ANBMOT)" w:date="2026-04-20T12:00:00Z">
              <w:rPr/>
            </w:rPrChange>
          </w:rPr>
          <w:t xml:space="preserve"> </w:t>
        </w:r>
        <w:proofErr w:type="spellStart"/>
        <w:r w:rsidRPr="006D1037">
          <w:rPr>
            <w:b/>
            <w:bCs/>
            <w:rPrChange w:id="4401" w:author="Vũ Đức Thông (VinSOC-ANBM-ANBMOT)" w:date="2026-04-20T12:00:00Z">
              <w:rPr/>
            </w:rPrChange>
          </w:rPr>
          <w:t>luận</w:t>
        </w:r>
        <w:proofErr w:type="spellEnd"/>
        <w:r>
          <w:t xml:space="preserve"> </w:t>
        </w:r>
        <w:proofErr w:type="spellStart"/>
        <w:r>
          <w:t>về</w:t>
        </w:r>
        <w:proofErr w:type="spellEnd"/>
        <w:r>
          <w:t xml:space="preserve"> </w:t>
        </w:r>
        <w:proofErr w:type="spellStart"/>
        <w:r>
          <w:t>các</w:t>
        </w:r>
        <w:proofErr w:type="spellEnd"/>
        <w:r>
          <w:t xml:space="preserve"> </w:t>
        </w:r>
        <w:proofErr w:type="spellStart"/>
        <w:r w:rsidRPr="006D1037">
          <w:rPr>
            <w:b/>
            <w:bCs/>
            <w:rPrChange w:id="4402" w:author="Vũ Đức Thông (VinSOC-ANBM-ANBMOT)" w:date="2026-04-20T12:00:00Z">
              <w:rPr/>
            </w:rPrChange>
          </w:rPr>
          <w:t>giao</w:t>
        </w:r>
        <w:proofErr w:type="spellEnd"/>
        <w:r w:rsidRPr="006D1037">
          <w:rPr>
            <w:b/>
            <w:bCs/>
            <w:rPrChange w:id="4403" w:author="Vũ Đức Thông (VinSOC-ANBM-ANBMOT)" w:date="2026-04-20T12:00:00Z">
              <w:rPr/>
            </w:rPrChange>
          </w:rPr>
          <w:t xml:space="preserve"> </w:t>
        </w:r>
        <w:proofErr w:type="spellStart"/>
        <w:r w:rsidRPr="006D1037">
          <w:rPr>
            <w:b/>
            <w:bCs/>
            <w:rPrChange w:id="4404" w:author="Vũ Đức Thông (VinSOC-ANBM-ANBMOT)" w:date="2026-04-20T12:00:00Z">
              <w:rPr/>
            </w:rPrChange>
          </w:rPr>
          <w:t>thức</w:t>
        </w:r>
        <w:proofErr w:type="spellEnd"/>
        <w:r w:rsidRPr="006D1037">
          <w:rPr>
            <w:b/>
            <w:bCs/>
            <w:rPrChange w:id="4405" w:author="Vũ Đức Thông (VinSOC-ANBM-ANBMOT)" w:date="2026-04-20T12:00:00Z">
              <w:rPr/>
            </w:rPrChange>
          </w:rPr>
          <w:t xml:space="preserve"> </w:t>
        </w:r>
        <w:proofErr w:type="spellStart"/>
        <w:r w:rsidRPr="006D1037">
          <w:rPr>
            <w:b/>
            <w:bCs/>
            <w:rPrChange w:id="4406" w:author="Vũ Đức Thông (VinSOC-ANBM-ANBMOT)" w:date="2026-04-20T12:00:00Z">
              <w:rPr/>
            </w:rPrChange>
          </w:rPr>
          <w:t>phổ</w:t>
        </w:r>
        <w:proofErr w:type="spellEnd"/>
        <w:r w:rsidRPr="006D1037">
          <w:rPr>
            <w:b/>
            <w:bCs/>
            <w:rPrChange w:id="4407" w:author="Vũ Đức Thông (VinSOC-ANBM-ANBMOT)" w:date="2026-04-20T12:00:00Z">
              <w:rPr/>
            </w:rPrChange>
          </w:rPr>
          <w:t xml:space="preserve"> </w:t>
        </w:r>
        <w:proofErr w:type="spellStart"/>
        <w:r w:rsidRPr="006D1037">
          <w:rPr>
            <w:b/>
            <w:bCs/>
            <w:rPrChange w:id="4408" w:author="Vũ Đức Thông (VinSOC-ANBM-ANBMOT)" w:date="2026-04-20T12:00:00Z">
              <w:rPr/>
            </w:rPrChange>
          </w:rPr>
          <w:t>biến</w:t>
        </w:r>
        <w:proofErr w:type="spellEnd"/>
        <w:r>
          <w:t xml:space="preserve">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ICS.</w:t>
        </w:r>
      </w:ins>
    </w:p>
    <w:p w14:paraId="00077005" w14:textId="38612DEF" w:rsidR="006D1037" w:rsidRDefault="006D1037" w:rsidP="006D1037">
      <w:pPr>
        <w:pStyle w:val="CTDT-Text"/>
        <w:ind w:left="454"/>
        <w:rPr>
          <w:ins w:id="4409" w:author="Vũ Đức Thông (VinSOC-ANBM-ANBMOT)" w:date="2026-04-20T12:00:00Z"/>
        </w:rPr>
      </w:pPr>
    </w:p>
    <w:p w14:paraId="032BF38F" w14:textId="77777777" w:rsidR="006D1037" w:rsidRPr="00C427F7" w:rsidRDefault="006D1037" w:rsidP="006D1037">
      <w:pPr>
        <w:pStyle w:val="CTDT-Text"/>
        <w:ind w:left="454"/>
        <w:rPr>
          <w:ins w:id="4410" w:author="Vũ Đức Thông (VinSOC-ANBM-ANBMOT)" w:date="2026-04-19T21:37:00Z"/>
          <w:rPrChange w:id="4411" w:author="Vũ Đức Thông (VinSOC-ANBM-ANBMOT)" w:date="2026-04-20T11:45:00Z">
            <w:rPr>
              <w:ins w:id="4412" w:author="Vũ Đức Thông (VinSOC-ANBM-ANBMOT)" w:date="2026-04-19T21:37:00Z"/>
            </w:rPr>
          </w:rPrChange>
        </w:rPr>
        <w:pPrChange w:id="4413" w:author="Vũ Đức Thông (VinSOC-ANBM-ANBMOT)" w:date="2026-04-20T11:59:00Z">
          <w:pPr>
            <w:pStyle w:val="CTDT-Text"/>
          </w:pPr>
        </w:pPrChange>
      </w:pPr>
    </w:p>
    <w:p w14:paraId="05ED207D" w14:textId="3D80B61C" w:rsidR="00A35DBC" w:rsidRPr="00A35DBC" w:rsidDel="00A35DBC" w:rsidRDefault="00A35DBC">
      <w:pPr>
        <w:pStyle w:val="CTDT-Text"/>
        <w:rPr>
          <w:del w:id="4414" w:author="Vũ Đức Thông (VinSOC-ANBM-ANBMOT)" w:date="2026-04-19T21:38:00Z"/>
        </w:rPr>
      </w:pPr>
    </w:p>
    <w:p w14:paraId="39F16FC3" w14:textId="482B6BDF" w:rsidR="00371D79" w:rsidRDefault="00371D79" w:rsidP="00371D79">
      <w:pPr>
        <w:pStyle w:val="CTDT-Text"/>
      </w:pPr>
      <w:del w:id="4415" w:author="Vũ Đức Thông (VinSOC-ANBM-ANBMOT)" w:date="2026-04-20T12:00:00Z">
        <w:r w:rsidDel="006D1037">
          <w:rPr>
            <w:noProof/>
          </w:rPr>
          <w:drawing>
            <wp:inline distT="0" distB="0" distL="0" distR="0" wp14:anchorId="655C1D11" wp14:editId="44D62953">
              <wp:extent cx="6012180" cy="3340100"/>
              <wp:effectExtent l="0" t="0" r="7620" b="0"/>
              <wp:docPr id="1" name="Picture 1" descr="hệ thống điều khiển công nghiệp I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ệ thống điều khiển công nghiệp IS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012180" cy="3340100"/>
                      </a:xfrm>
                      <a:prstGeom prst="rect">
                        <a:avLst/>
                      </a:prstGeom>
                      <a:noFill/>
                      <a:ln>
                        <a:noFill/>
                      </a:ln>
                    </pic:spPr>
                  </pic:pic>
                </a:graphicData>
              </a:graphic>
            </wp:inline>
          </w:drawing>
        </w:r>
      </w:del>
    </w:p>
    <w:p w14:paraId="16F0105B" w14:textId="77777777" w:rsidR="00371D79" w:rsidRDefault="00371D79" w:rsidP="00371D79">
      <w:pPr>
        <w:pStyle w:val="CTDT-Text"/>
      </w:pPr>
    </w:p>
    <w:sectPr w:rsidR="00371D79" w:rsidSect="00B03F2E">
      <w:footerReference w:type="default" r:id="rId56"/>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6C2BC" w14:textId="77777777" w:rsidR="00335B2A" w:rsidRDefault="00335B2A" w:rsidP="00A16434">
      <w:pPr>
        <w:spacing w:after="0" w:line="240" w:lineRule="auto"/>
      </w:pPr>
      <w:r>
        <w:separator/>
      </w:r>
    </w:p>
  </w:endnote>
  <w:endnote w:type="continuationSeparator" w:id="0">
    <w:p w14:paraId="3AAED7E3" w14:textId="77777777" w:rsidR="00335B2A" w:rsidRDefault="00335B2A"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34670" w14:textId="77777777" w:rsidR="00335B2A" w:rsidRDefault="00335B2A" w:rsidP="00A16434">
      <w:pPr>
        <w:spacing w:after="0" w:line="240" w:lineRule="auto"/>
      </w:pPr>
      <w:r>
        <w:separator/>
      </w:r>
    </w:p>
  </w:footnote>
  <w:footnote w:type="continuationSeparator" w:id="0">
    <w:p w14:paraId="5D62DEC8" w14:textId="77777777" w:rsidR="00335B2A" w:rsidRDefault="00335B2A"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55A21DC"/>
    <w:multiLevelType w:val="multilevel"/>
    <w:tmpl w:val="3B96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4ED7A2C"/>
    <w:multiLevelType w:val="multilevel"/>
    <w:tmpl w:val="9BF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7A670DD"/>
    <w:multiLevelType w:val="multilevel"/>
    <w:tmpl w:val="2B46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03946E8"/>
    <w:multiLevelType w:val="multilevel"/>
    <w:tmpl w:val="4F02792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AF21A18"/>
    <w:multiLevelType w:val="hybridMultilevel"/>
    <w:tmpl w:val="8C5AFDEC"/>
    <w:lvl w:ilvl="0" w:tplc="4686E5EE">
      <w:start w:val="4"/>
      <w:numFmt w:val="bullet"/>
      <w:lvlText w:val=""/>
      <w:lvlJc w:val="left"/>
      <w:pPr>
        <w:ind w:left="814" w:hanging="360"/>
      </w:pPr>
      <w:rPr>
        <w:rFonts w:ascii="Wingdings" w:eastAsiaTheme="minorHAnsi" w:hAnsi="Wingdings" w:cstheme="minorBidi"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2" w15:restartNumberingAfterBreak="0">
    <w:nsid w:val="72F8694C"/>
    <w:multiLevelType w:val="multilevel"/>
    <w:tmpl w:val="B344E422"/>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0"/>
  </w:num>
  <w:num w:numId="2">
    <w:abstractNumId w:val="5"/>
  </w:num>
  <w:num w:numId="3">
    <w:abstractNumId w:val="7"/>
  </w:num>
  <w:num w:numId="4">
    <w:abstractNumId w:val="10"/>
  </w:num>
  <w:num w:numId="5">
    <w:abstractNumId w:val="2"/>
  </w:num>
  <w:num w:numId="6">
    <w:abstractNumId w:val="8"/>
  </w:num>
  <w:num w:numId="7">
    <w:abstractNumId w:val="3"/>
  </w:num>
  <w:num w:numId="8">
    <w:abstractNumId w:val="13"/>
  </w:num>
  <w:num w:numId="9">
    <w:abstractNumId w:val="4"/>
  </w:num>
  <w:num w:numId="10">
    <w:abstractNumId w:val="1"/>
  </w:num>
  <w:num w:numId="11">
    <w:abstractNumId w:val="6"/>
  </w:num>
  <w:num w:numId="12">
    <w:abstractNumId w:val="9"/>
  </w:num>
  <w:num w:numId="13">
    <w:abstractNumId w:val="12"/>
  </w:num>
  <w:num w:numId="14">
    <w:abstractNumId w:val="11"/>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ũ Đức Thông (VinSOC-ANBM-ANBMOT)">
    <w15:presenceInfo w15:providerId="AD" w15:userId="S::thongvd2@vingroup.net::ad673ee5-26d4-4672-b829-2469c43116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23AA"/>
    <w:rsid w:val="000043B2"/>
    <w:rsid w:val="00011D65"/>
    <w:rsid w:val="00011DC2"/>
    <w:rsid w:val="0002204D"/>
    <w:rsid w:val="00024839"/>
    <w:rsid w:val="00027089"/>
    <w:rsid w:val="00027AEE"/>
    <w:rsid w:val="00030033"/>
    <w:rsid w:val="00030B7F"/>
    <w:rsid w:val="00032BA1"/>
    <w:rsid w:val="0003398C"/>
    <w:rsid w:val="00040988"/>
    <w:rsid w:val="00040C79"/>
    <w:rsid w:val="00042673"/>
    <w:rsid w:val="0004300B"/>
    <w:rsid w:val="000430CD"/>
    <w:rsid w:val="00051723"/>
    <w:rsid w:val="000523CA"/>
    <w:rsid w:val="00053898"/>
    <w:rsid w:val="000545B6"/>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4E28"/>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BE7"/>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2CC"/>
    <w:rsid w:val="00143EA3"/>
    <w:rsid w:val="00150D98"/>
    <w:rsid w:val="0015133D"/>
    <w:rsid w:val="00154AE8"/>
    <w:rsid w:val="001552F2"/>
    <w:rsid w:val="00156F92"/>
    <w:rsid w:val="00160D78"/>
    <w:rsid w:val="0016218E"/>
    <w:rsid w:val="00162235"/>
    <w:rsid w:val="00162308"/>
    <w:rsid w:val="001633C1"/>
    <w:rsid w:val="00163C03"/>
    <w:rsid w:val="00164A69"/>
    <w:rsid w:val="001724A1"/>
    <w:rsid w:val="001738F3"/>
    <w:rsid w:val="001752CF"/>
    <w:rsid w:val="001761C1"/>
    <w:rsid w:val="001776C5"/>
    <w:rsid w:val="00177C43"/>
    <w:rsid w:val="00180445"/>
    <w:rsid w:val="00186891"/>
    <w:rsid w:val="001873CF"/>
    <w:rsid w:val="00187C76"/>
    <w:rsid w:val="00191626"/>
    <w:rsid w:val="00195D66"/>
    <w:rsid w:val="001A136C"/>
    <w:rsid w:val="001A3927"/>
    <w:rsid w:val="001B13DE"/>
    <w:rsid w:val="001B38C4"/>
    <w:rsid w:val="001B6469"/>
    <w:rsid w:val="001B660F"/>
    <w:rsid w:val="001C1144"/>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304A"/>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5BC0"/>
    <w:rsid w:val="003274FF"/>
    <w:rsid w:val="00327699"/>
    <w:rsid w:val="00333941"/>
    <w:rsid w:val="003347E9"/>
    <w:rsid w:val="00334ADC"/>
    <w:rsid w:val="00335B2A"/>
    <w:rsid w:val="003363EF"/>
    <w:rsid w:val="00336C5A"/>
    <w:rsid w:val="003375F7"/>
    <w:rsid w:val="00344572"/>
    <w:rsid w:val="00345363"/>
    <w:rsid w:val="0034580F"/>
    <w:rsid w:val="00345840"/>
    <w:rsid w:val="00346BE4"/>
    <w:rsid w:val="0034711E"/>
    <w:rsid w:val="00355B67"/>
    <w:rsid w:val="003563E0"/>
    <w:rsid w:val="00362500"/>
    <w:rsid w:val="003625A4"/>
    <w:rsid w:val="00364CC1"/>
    <w:rsid w:val="00365318"/>
    <w:rsid w:val="003705DB"/>
    <w:rsid w:val="00371D79"/>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60A3"/>
    <w:rsid w:val="003B7ECF"/>
    <w:rsid w:val="003C099F"/>
    <w:rsid w:val="003C54DA"/>
    <w:rsid w:val="003C683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D56F4"/>
    <w:rsid w:val="004E0131"/>
    <w:rsid w:val="004E0DD7"/>
    <w:rsid w:val="004E2AD6"/>
    <w:rsid w:val="004E49E1"/>
    <w:rsid w:val="004E54F9"/>
    <w:rsid w:val="004E6D42"/>
    <w:rsid w:val="004F1055"/>
    <w:rsid w:val="004F13B0"/>
    <w:rsid w:val="004F1D08"/>
    <w:rsid w:val="004F7EAC"/>
    <w:rsid w:val="00500FC5"/>
    <w:rsid w:val="00505735"/>
    <w:rsid w:val="00505916"/>
    <w:rsid w:val="00506100"/>
    <w:rsid w:val="00507F47"/>
    <w:rsid w:val="0051063E"/>
    <w:rsid w:val="00514A07"/>
    <w:rsid w:val="00516961"/>
    <w:rsid w:val="00516A6C"/>
    <w:rsid w:val="005175BE"/>
    <w:rsid w:val="0052070B"/>
    <w:rsid w:val="00527793"/>
    <w:rsid w:val="00527A49"/>
    <w:rsid w:val="00530A90"/>
    <w:rsid w:val="00532814"/>
    <w:rsid w:val="0053495B"/>
    <w:rsid w:val="00535CBE"/>
    <w:rsid w:val="00535F03"/>
    <w:rsid w:val="0053740C"/>
    <w:rsid w:val="00541E1E"/>
    <w:rsid w:val="00542A1D"/>
    <w:rsid w:val="005436CB"/>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1037"/>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6C64"/>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05B7"/>
    <w:rsid w:val="00832355"/>
    <w:rsid w:val="008334C5"/>
    <w:rsid w:val="00833C69"/>
    <w:rsid w:val="00834B3E"/>
    <w:rsid w:val="00835BBD"/>
    <w:rsid w:val="00837053"/>
    <w:rsid w:val="008378E1"/>
    <w:rsid w:val="00840A06"/>
    <w:rsid w:val="00842318"/>
    <w:rsid w:val="00842E33"/>
    <w:rsid w:val="008450C8"/>
    <w:rsid w:val="00846803"/>
    <w:rsid w:val="008519E2"/>
    <w:rsid w:val="00855C5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66A61"/>
    <w:rsid w:val="00972DC3"/>
    <w:rsid w:val="00973D9A"/>
    <w:rsid w:val="0098045A"/>
    <w:rsid w:val="009812BD"/>
    <w:rsid w:val="00982371"/>
    <w:rsid w:val="009823B5"/>
    <w:rsid w:val="009827A5"/>
    <w:rsid w:val="0098409A"/>
    <w:rsid w:val="009927F8"/>
    <w:rsid w:val="009950E2"/>
    <w:rsid w:val="00997ADC"/>
    <w:rsid w:val="00997F39"/>
    <w:rsid w:val="009A4E75"/>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1B64"/>
    <w:rsid w:val="00A32A8A"/>
    <w:rsid w:val="00A33083"/>
    <w:rsid w:val="00A335C7"/>
    <w:rsid w:val="00A35DBC"/>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3735"/>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5B9B"/>
    <w:rsid w:val="00BA6127"/>
    <w:rsid w:val="00BA6221"/>
    <w:rsid w:val="00BA7D8F"/>
    <w:rsid w:val="00BB0F55"/>
    <w:rsid w:val="00BB25FA"/>
    <w:rsid w:val="00BB2848"/>
    <w:rsid w:val="00BB70B5"/>
    <w:rsid w:val="00BC1F0C"/>
    <w:rsid w:val="00BC2590"/>
    <w:rsid w:val="00BC2D67"/>
    <w:rsid w:val="00BC3289"/>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27F7"/>
    <w:rsid w:val="00C474DF"/>
    <w:rsid w:val="00C51FE5"/>
    <w:rsid w:val="00C54892"/>
    <w:rsid w:val="00C600BD"/>
    <w:rsid w:val="00C62600"/>
    <w:rsid w:val="00C66D66"/>
    <w:rsid w:val="00C735EC"/>
    <w:rsid w:val="00C80782"/>
    <w:rsid w:val="00C80A8E"/>
    <w:rsid w:val="00C838ED"/>
    <w:rsid w:val="00C934C8"/>
    <w:rsid w:val="00C95F4C"/>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15C3B"/>
    <w:rsid w:val="00D217B2"/>
    <w:rsid w:val="00D23CEF"/>
    <w:rsid w:val="00D2674E"/>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447"/>
    <w:rsid w:val="00DB7A1C"/>
    <w:rsid w:val="00DC01FE"/>
    <w:rsid w:val="00DC19CE"/>
    <w:rsid w:val="00DC4672"/>
    <w:rsid w:val="00DC6839"/>
    <w:rsid w:val="00DC71E3"/>
    <w:rsid w:val="00DD14F7"/>
    <w:rsid w:val="00DD16A2"/>
    <w:rsid w:val="00DD40FB"/>
    <w:rsid w:val="00DD5402"/>
    <w:rsid w:val="00DD6C18"/>
    <w:rsid w:val="00DD764E"/>
    <w:rsid w:val="00DD7DE3"/>
    <w:rsid w:val="00DE45E9"/>
    <w:rsid w:val="00DE6BE6"/>
    <w:rsid w:val="00DF481D"/>
    <w:rsid w:val="00DF60F3"/>
    <w:rsid w:val="00DF648B"/>
    <w:rsid w:val="00DF76DB"/>
    <w:rsid w:val="00DF7F3C"/>
    <w:rsid w:val="00E03567"/>
    <w:rsid w:val="00E0390D"/>
    <w:rsid w:val="00E0494E"/>
    <w:rsid w:val="00E07072"/>
    <w:rsid w:val="00E10AD7"/>
    <w:rsid w:val="00E1188E"/>
    <w:rsid w:val="00E11EE7"/>
    <w:rsid w:val="00E16090"/>
    <w:rsid w:val="00E2053A"/>
    <w:rsid w:val="00E205B1"/>
    <w:rsid w:val="00E272BC"/>
    <w:rsid w:val="00E27A6E"/>
    <w:rsid w:val="00E329B2"/>
    <w:rsid w:val="00E34B17"/>
    <w:rsid w:val="00E424EB"/>
    <w:rsid w:val="00E4515B"/>
    <w:rsid w:val="00E46861"/>
    <w:rsid w:val="00E47A1C"/>
    <w:rsid w:val="00E534B1"/>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61C"/>
    <w:rsid w:val="00E96B71"/>
    <w:rsid w:val="00E96D65"/>
    <w:rsid w:val="00E97517"/>
    <w:rsid w:val="00E97C0F"/>
    <w:rsid w:val="00EA1A1C"/>
    <w:rsid w:val="00EA1CC1"/>
    <w:rsid w:val="00EA21E2"/>
    <w:rsid w:val="00EA2BF2"/>
    <w:rsid w:val="00EA4DB5"/>
    <w:rsid w:val="00EA4E57"/>
    <w:rsid w:val="00EB06E2"/>
    <w:rsid w:val="00EB171A"/>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A6683"/>
    <w:rsid w:val="00FB4622"/>
    <w:rsid w:val="00FB707B"/>
    <w:rsid w:val="00FC2D11"/>
    <w:rsid w:val="00FC4779"/>
    <w:rsid w:val="00FC4B34"/>
    <w:rsid w:val="00FC7B8E"/>
    <w:rsid w:val="00FD1067"/>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NoSpacing">
    <w:name w:val="No Spacing"/>
    <w:uiPriority w:val="1"/>
    <w:qFormat/>
    <w:rsid w:val="009A4E75"/>
    <w:pPr>
      <w:spacing w:after="0" w:line="240" w:lineRule="auto"/>
      <w:jc w:val="both"/>
    </w:pPr>
    <w:rPr>
      <w:rFonts w:ascii="Times New Roman" w:hAnsi="Times New Roman"/>
      <w:sz w:val="24"/>
    </w:rPr>
  </w:style>
  <w:style w:type="character" w:styleId="Strong">
    <w:name w:val="Strong"/>
    <w:basedOn w:val="DefaultParagraphFont"/>
    <w:uiPriority w:val="22"/>
    <w:qFormat/>
    <w:rsid w:val="009A4E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9470">
      <w:bodyDiv w:val="1"/>
      <w:marLeft w:val="0"/>
      <w:marRight w:val="0"/>
      <w:marTop w:val="0"/>
      <w:marBottom w:val="0"/>
      <w:divBdr>
        <w:top w:val="none" w:sz="0" w:space="0" w:color="auto"/>
        <w:left w:val="none" w:sz="0" w:space="0" w:color="auto"/>
        <w:bottom w:val="none" w:sz="0" w:space="0" w:color="auto"/>
        <w:right w:val="none" w:sz="0" w:space="0" w:color="auto"/>
      </w:divBdr>
    </w:div>
    <w:div w:id="72049753">
      <w:bodyDiv w:val="1"/>
      <w:marLeft w:val="0"/>
      <w:marRight w:val="0"/>
      <w:marTop w:val="0"/>
      <w:marBottom w:val="0"/>
      <w:divBdr>
        <w:top w:val="none" w:sz="0" w:space="0" w:color="auto"/>
        <w:left w:val="none" w:sz="0" w:space="0" w:color="auto"/>
        <w:bottom w:val="none" w:sz="0" w:space="0" w:color="auto"/>
        <w:right w:val="none" w:sz="0" w:space="0" w:color="auto"/>
      </w:divBdr>
    </w:div>
    <w:div w:id="105975464">
      <w:bodyDiv w:val="1"/>
      <w:marLeft w:val="0"/>
      <w:marRight w:val="0"/>
      <w:marTop w:val="0"/>
      <w:marBottom w:val="0"/>
      <w:divBdr>
        <w:top w:val="none" w:sz="0" w:space="0" w:color="auto"/>
        <w:left w:val="none" w:sz="0" w:space="0" w:color="auto"/>
        <w:bottom w:val="none" w:sz="0" w:space="0" w:color="auto"/>
        <w:right w:val="none" w:sz="0" w:space="0" w:color="auto"/>
      </w:divBdr>
    </w:div>
    <w:div w:id="153839056">
      <w:bodyDiv w:val="1"/>
      <w:marLeft w:val="0"/>
      <w:marRight w:val="0"/>
      <w:marTop w:val="0"/>
      <w:marBottom w:val="0"/>
      <w:divBdr>
        <w:top w:val="none" w:sz="0" w:space="0" w:color="auto"/>
        <w:left w:val="none" w:sz="0" w:space="0" w:color="auto"/>
        <w:bottom w:val="none" w:sz="0" w:space="0" w:color="auto"/>
        <w:right w:val="none" w:sz="0" w:space="0" w:color="auto"/>
      </w:divBdr>
    </w:div>
    <w:div w:id="266741874">
      <w:bodyDiv w:val="1"/>
      <w:marLeft w:val="0"/>
      <w:marRight w:val="0"/>
      <w:marTop w:val="0"/>
      <w:marBottom w:val="0"/>
      <w:divBdr>
        <w:top w:val="none" w:sz="0" w:space="0" w:color="auto"/>
        <w:left w:val="none" w:sz="0" w:space="0" w:color="auto"/>
        <w:bottom w:val="none" w:sz="0" w:space="0" w:color="auto"/>
        <w:right w:val="none" w:sz="0" w:space="0" w:color="auto"/>
      </w:divBdr>
    </w:div>
    <w:div w:id="321814196">
      <w:bodyDiv w:val="1"/>
      <w:marLeft w:val="0"/>
      <w:marRight w:val="0"/>
      <w:marTop w:val="0"/>
      <w:marBottom w:val="0"/>
      <w:divBdr>
        <w:top w:val="none" w:sz="0" w:space="0" w:color="auto"/>
        <w:left w:val="none" w:sz="0" w:space="0" w:color="auto"/>
        <w:bottom w:val="none" w:sz="0" w:space="0" w:color="auto"/>
        <w:right w:val="none" w:sz="0" w:space="0" w:color="auto"/>
      </w:divBdr>
    </w:div>
    <w:div w:id="340279892">
      <w:bodyDiv w:val="1"/>
      <w:marLeft w:val="0"/>
      <w:marRight w:val="0"/>
      <w:marTop w:val="0"/>
      <w:marBottom w:val="0"/>
      <w:divBdr>
        <w:top w:val="none" w:sz="0" w:space="0" w:color="auto"/>
        <w:left w:val="none" w:sz="0" w:space="0" w:color="auto"/>
        <w:bottom w:val="none" w:sz="0" w:space="0" w:color="auto"/>
        <w:right w:val="none" w:sz="0" w:space="0" w:color="auto"/>
      </w:divBdr>
    </w:div>
    <w:div w:id="382170881">
      <w:bodyDiv w:val="1"/>
      <w:marLeft w:val="0"/>
      <w:marRight w:val="0"/>
      <w:marTop w:val="0"/>
      <w:marBottom w:val="0"/>
      <w:divBdr>
        <w:top w:val="none" w:sz="0" w:space="0" w:color="auto"/>
        <w:left w:val="none" w:sz="0" w:space="0" w:color="auto"/>
        <w:bottom w:val="none" w:sz="0" w:space="0" w:color="auto"/>
        <w:right w:val="none" w:sz="0" w:space="0" w:color="auto"/>
      </w:divBdr>
    </w:div>
    <w:div w:id="408308762">
      <w:bodyDiv w:val="1"/>
      <w:marLeft w:val="0"/>
      <w:marRight w:val="0"/>
      <w:marTop w:val="0"/>
      <w:marBottom w:val="0"/>
      <w:divBdr>
        <w:top w:val="none" w:sz="0" w:space="0" w:color="auto"/>
        <w:left w:val="none" w:sz="0" w:space="0" w:color="auto"/>
        <w:bottom w:val="none" w:sz="0" w:space="0" w:color="auto"/>
        <w:right w:val="none" w:sz="0" w:space="0" w:color="auto"/>
      </w:divBdr>
    </w:div>
    <w:div w:id="430205985">
      <w:bodyDiv w:val="1"/>
      <w:marLeft w:val="0"/>
      <w:marRight w:val="0"/>
      <w:marTop w:val="0"/>
      <w:marBottom w:val="0"/>
      <w:divBdr>
        <w:top w:val="none" w:sz="0" w:space="0" w:color="auto"/>
        <w:left w:val="none" w:sz="0" w:space="0" w:color="auto"/>
        <w:bottom w:val="none" w:sz="0" w:space="0" w:color="auto"/>
        <w:right w:val="none" w:sz="0" w:space="0" w:color="auto"/>
      </w:divBdr>
    </w:div>
    <w:div w:id="459423699">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38012452">
      <w:bodyDiv w:val="1"/>
      <w:marLeft w:val="0"/>
      <w:marRight w:val="0"/>
      <w:marTop w:val="0"/>
      <w:marBottom w:val="0"/>
      <w:divBdr>
        <w:top w:val="none" w:sz="0" w:space="0" w:color="auto"/>
        <w:left w:val="none" w:sz="0" w:space="0" w:color="auto"/>
        <w:bottom w:val="none" w:sz="0" w:space="0" w:color="auto"/>
        <w:right w:val="none" w:sz="0" w:space="0" w:color="auto"/>
      </w:divBdr>
      <w:divsChild>
        <w:div w:id="365839289">
          <w:marLeft w:val="0"/>
          <w:marRight w:val="0"/>
          <w:marTop w:val="0"/>
          <w:marBottom w:val="0"/>
          <w:divBdr>
            <w:top w:val="none" w:sz="0" w:space="0" w:color="auto"/>
            <w:left w:val="none" w:sz="0" w:space="0" w:color="auto"/>
            <w:bottom w:val="none" w:sz="0" w:space="0" w:color="auto"/>
            <w:right w:val="none" w:sz="0" w:space="0" w:color="auto"/>
          </w:divBdr>
        </w:div>
      </w:divsChild>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73928775">
      <w:bodyDiv w:val="1"/>
      <w:marLeft w:val="0"/>
      <w:marRight w:val="0"/>
      <w:marTop w:val="0"/>
      <w:marBottom w:val="0"/>
      <w:divBdr>
        <w:top w:val="none" w:sz="0" w:space="0" w:color="auto"/>
        <w:left w:val="none" w:sz="0" w:space="0" w:color="auto"/>
        <w:bottom w:val="none" w:sz="0" w:space="0" w:color="auto"/>
        <w:right w:val="none" w:sz="0" w:space="0" w:color="auto"/>
      </w:divBdr>
    </w:div>
    <w:div w:id="608853858">
      <w:bodyDiv w:val="1"/>
      <w:marLeft w:val="0"/>
      <w:marRight w:val="0"/>
      <w:marTop w:val="0"/>
      <w:marBottom w:val="0"/>
      <w:divBdr>
        <w:top w:val="none" w:sz="0" w:space="0" w:color="auto"/>
        <w:left w:val="none" w:sz="0" w:space="0" w:color="auto"/>
        <w:bottom w:val="none" w:sz="0" w:space="0" w:color="auto"/>
        <w:right w:val="none" w:sz="0" w:space="0" w:color="auto"/>
      </w:divBdr>
      <w:divsChild>
        <w:div w:id="1487281185">
          <w:marLeft w:val="0"/>
          <w:marRight w:val="0"/>
          <w:marTop w:val="0"/>
          <w:marBottom w:val="0"/>
          <w:divBdr>
            <w:top w:val="single" w:sz="6" w:space="0" w:color="auto"/>
            <w:left w:val="single" w:sz="6" w:space="0" w:color="auto"/>
            <w:bottom w:val="single" w:sz="6" w:space="0" w:color="auto"/>
            <w:right w:val="single" w:sz="6" w:space="0" w:color="auto"/>
          </w:divBdr>
        </w:div>
      </w:divsChild>
    </w:div>
    <w:div w:id="629867370">
      <w:bodyDiv w:val="1"/>
      <w:marLeft w:val="0"/>
      <w:marRight w:val="0"/>
      <w:marTop w:val="0"/>
      <w:marBottom w:val="0"/>
      <w:divBdr>
        <w:top w:val="none" w:sz="0" w:space="0" w:color="auto"/>
        <w:left w:val="none" w:sz="0" w:space="0" w:color="auto"/>
        <w:bottom w:val="none" w:sz="0" w:space="0" w:color="auto"/>
        <w:right w:val="none" w:sz="0" w:space="0" w:color="auto"/>
      </w:divBdr>
    </w:div>
    <w:div w:id="632101343">
      <w:bodyDiv w:val="1"/>
      <w:marLeft w:val="0"/>
      <w:marRight w:val="0"/>
      <w:marTop w:val="0"/>
      <w:marBottom w:val="0"/>
      <w:divBdr>
        <w:top w:val="none" w:sz="0" w:space="0" w:color="auto"/>
        <w:left w:val="none" w:sz="0" w:space="0" w:color="auto"/>
        <w:bottom w:val="none" w:sz="0" w:space="0" w:color="auto"/>
        <w:right w:val="none" w:sz="0" w:space="0" w:color="auto"/>
      </w:divBdr>
    </w:div>
    <w:div w:id="821579965">
      <w:bodyDiv w:val="1"/>
      <w:marLeft w:val="0"/>
      <w:marRight w:val="0"/>
      <w:marTop w:val="0"/>
      <w:marBottom w:val="0"/>
      <w:divBdr>
        <w:top w:val="none" w:sz="0" w:space="0" w:color="auto"/>
        <w:left w:val="none" w:sz="0" w:space="0" w:color="auto"/>
        <w:bottom w:val="none" w:sz="0" w:space="0" w:color="auto"/>
        <w:right w:val="none" w:sz="0" w:space="0" w:color="auto"/>
      </w:divBdr>
    </w:div>
    <w:div w:id="1049962240">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96946420">
      <w:bodyDiv w:val="1"/>
      <w:marLeft w:val="0"/>
      <w:marRight w:val="0"/>
      <w:marTop w:val="0"/>
      <w:marBottom w:val="0"/>
      <w:divBdr>
        <w:top w:val="none" w:sz="0" w:space="0" w:color="auto"/>
        <w:left w:val="none" w:sz="0" w:space="0" w:color="auto"/>
        <w:bottom w:val="none" w:sz="0" w:space="0" w:color="auto"/>
        <w:right w:val="none" w:sz="0" w:space="0" w:color="auto"/>
      </w:divBdr>
    </w:div>
    <w:div w:id="1184051776">
      <w:bodyDiv w:val="1"/>
      <w:marLeft w:val="0"/>
      <w:marRight w:val="0"/>
      <w:marTop w:val="0"/>
      <w:marBottom w:val="0"/>
      <w:divBdr>
        <w:top w:val="none" w:sz="0" w:space="0" w:color="auto"/>
        <w:left w:val="none" w:sz="0" w:space="0" w:color="auto"/>
        <w:bottom w:val="none" w:sz="0" w:space="0" w:color="auto"/>
        <w:right w:val="none" w:sz="0" w:space="0" w:color="auto"/>
      </w:divBdr>
    </w:div>
    <w:div w:id="1325163841">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08071497">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609386241">
      <w:bodyDiv w:val="1"/>
      <w:marLeft w:val="0"/>
      <w:marRight w:val="0"/>
      <w:marTop w:val="0"/>
      <w:marBottom w:val="0"/>
      <w:divBdr>
        <w:top w:val="none" w:sz="0" w:space="0" w:color="auto"/>
        <w:left w:val="none" w:sz="0" w:space="0" w:color="auto"/>
        <w:bottom w:val="none" w:sz="0" w:space="0" w:color="auto"/>
        <w:right w:val="none" w:sz="0" w:space="0" w:color="auto"/>
      </w:divBdr>
    </w:div>
    <w:div w:id="1705715177">
      <w:bodyDiv w:val="1"/>
      <w:marLeft w:val="0"/>
      <w:marRight w:val="0"/>
      <w:marTop w:val="0"/>
      <w:marBottom w:val="0"/>
      <w:divBdr>
        <w:top w:val="none" w:sz="0" w:space="0" w:color="auto"/>
        <w:left w:val="none" w:sz="0" w:space="0" w:color="auto"/>
        <w:bottom w:val="none" w:sz="0" w:space="0" w:color="auto"/>
        <w:right w:val="none" w:sz="0" w:space="0" w:color="auto"/>
      </w:divBdr>
    </w:div>
    <w:div w:id="1806001046">
      <w:bodyDiv w:val="1"/>
      <w:marLeft w:val="0"/>
      <w:marRight w:val="0"/>
      <w:marTop w:val="0"/>
      <w:marBottom w:val="0"/>
      <w:divBdr>
        <w:top w:val="none" w:sz="0" w:space="0" w:color="auto"/>
        <w:left w:val="none" w:sz="0" w:space="0" w:color="auto"/>
        <w:bottom w:val="none" w:sz="0" w:space="0" w:color="auto"/>
        <w:right w:val="none" w:sz="0" w:space="0" w:color="auto"/>
      </w:divBdr>
    </w:div>
    <w:div w:id="1875119830">
      <w:bodyDiv w:val="1"/>
      <w:marLeft w:val="0"/>
      <w:marRight w:val="0"/>
      <w:marTop w:val="0"/>
      <w:marBottom w:val="0"/>
      <w:divBdr>
        <w:top w:val="none" w:sz="0" w:space="0" w:color="auto"/>
        <w:left w:val="none" w:sz="0" w:space="0" w:color="auto"/>
        <w:bottom w:val="none" w:sz="0" w:space="0" w:color="auto"/>
        <w:right w:val="none" w:sz="0" w:space="0" w:color="auto"/>
      </w:divBdr>
      <w:divsChild>
        <w:div w:id="70928502">
          <w:marLeft w:val="0"/>
          <w:marRight w:val="0"/>
          <w:marTop w:val="0"/>
          <w:marBottom w:val="0"/>
          <w:divBdr>
            <w:top w:val="single" w:sz="6" w:space="0" w:color="auto"/>
            <w:left w:val="single" w:sz="6" w:space="0" w:color="auto"/>
            <w:bottom w:val="single" w:sz="6" w:space="0" w:color="auto"/>
            <w:right w:val="single" w:sz="6" w:space="0" w:color="auto"/>
          </w:divBdr>
        </w:div>
      </w:divsChild>
    </w:div>
    <w:div w:id="1925995311">
      <w:bodyDiv w:val="1"/>
      <w:marLeft w:val="0"/>
      <w:marRight w:val="0"/>
      <w:marTop w:val="0"/>
      <w:marBottom w:val="0"/>
      <w:divBdr>
        <w:top w:val="none" w:sz="0" w:space="0" w:color="auto"/>
        <w:left w:val="none" w:sz="0" w:space="0" w:color="auto"/>
        <w:bottom w:val="none" w:sz="0" w:space="0" w:color="auto"/>
        <w:right w:val="none" w:sz="0" w:space="0" w:color="auto"/>
      </w:divBdr>
    </w:div>
    <w:div w:id="1955600280">
      <w:bodyDiv w:val="1"/>
      <w:marLeft w:val="0"/>
      <w:marRight w:val="0"/>
      <w:marTop w:val="0"/>
      <w:marBottom w:val="0"/>
      <w:divBdr>
        <w:top w:val="none" w:sz="0" w:space="0" w:color="auto"/>
        <w:left w:val="none" w:sz="0" w:space="0" w:color="auto"/>
        <w:bottom w:val="none" w:sz="0" w:space="0" w:color="auto"/>
        <w:right w:val="none" w:sz="0" w:space="0" w:color="auto"/>
      </w:divBdr>
    </w:div>
    <w:div w:id="1977906279">
      <w:bodyDiv w:val="1"/>
      <w:marLeft w:val="0"/>
      <w:marRight w:val="0"/>
      <w:marTop w:val="0"/>
      <w:marBottom w:val="0"/>
      <w:divBdr>
        <w:top w:val="none" w:sz="0" w:space="0" w:color="auto"/>
        <w:left w:val="none" w:sz="0" w:space="0" w:color="auto"/>
        <w:bottom w:val="none" w:sz="0" w:space="0" w:color="auto"/>
        <w:right w:val="none" w:sz="0" w:space="0" w:color="auto"/>
      </w:divBdr>
    </w:div>
    <w:div w:id="2124108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2.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7BDD3-0B46-4194-A9CC-CFF2835DE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45</Pages>
  <Words>7796</Words>
  <Characters>44440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Vũ Đức Thông (VinSOC-ANBM-ANBMOT)</cp:lastModifiedBy>
  <cp:revision>19</cp:revision>
  <cp:lastPrinted>2024-01-16T03:18:00Z</cp:lastPrinted>
  <dcterms:created xsi:type="dcterms:W3CDTF">2024-11-12T01:22:00Z</dcterms:created>
  <dcterms:modified xsi:type="dcterms:W3CDTF">2026-04-20T07:04:00Z</dcterms:modified>
</cp:coreProperties>
</file>